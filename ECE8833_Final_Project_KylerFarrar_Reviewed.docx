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A371F" w14:textId="77777777" w:rsidR="0058488E" w:rsidRPr="0058488E" w:rsidRDefault="0058488E" w:rsidP="00147EFC">
      <w:pPr>
        <w:jc w:val="both"/>
        <w:rPr>
          <w:sz w:val="28"/>
          <w:szCs w:val="28"/>
        </w:rPr>
      </w:pPr>
    </w:p>
    <w:p w14:paraId="09C1874B" w14:textId="77777777" w:rsidR="0058488E" w:rsidRPr="0058488E" w:rsidRDefault="0058488E" w:rsidP="00147EFC">
      <w:pPr>
        <w:jc w:val="both"/>
        <w:rPr>
          <w:sz w:val="28"/>
          <w:szCs w:val="28"/>
        </w:rPr>
      </w:pPr>
    </w:p>
    <w:p w14:paraId="606FF26E" w14:textId="3E7592B4" w:rsidR="00A1063C" w:rsidRDefault="00A1063C" w:rsidP="00147EFC">
      <w:pPr>
        <w:jc w:val="center"/>
        <w:rPr>
          <w:b/>
          <w:sz w:val="32"/>
          <w:szCs w:val="32"/>
        </w:rPr>
      </w:pPr>
      <w:r w:rsidRPr="00A1063C">
        <w:rPr>
          <w:b/>
          <w:sz w:val="32"/>
          <w:szCs w:val="32"/>
        </w:rPr>
        <w:t>ECE8833 Computational Intelligence</w:t>
      </w:r>
    </w:p>
    <w:p w14:paraId="41B449EA" w14:textId="3F89C88D" w:rsidR="00A1063C" w:rsidRPr="00A1063C" w:rsidRDefault="00A1063C" w:rsidP="00147EFC">
      <w:pPr>
        <w:jc w:val="center"/>
        <w:rPr>
          <w:bCs/>
          <w:sz w:val="32"/>
          <w:szCs w:val="32"/>
        </w:rPr>
      </w:pPr>
      <w:r w:rsidRPr="00A1063C">
        <w:rPr>
          <w:bCs/>
          <w:sz w:val="32"/>
          <w:szCs w:val="32"/>
        </w:rPr>
        <w:t>Spring 2023</w:t>
      </w:r>
    </w:p>
    <w:p w14:paraId="3C847BB0" w14:textId="77777777" w:rsidR="0058488E" w:rsidRPr="0058488E" w:rsidRDefault="0058488E" w:rsidP="00147EFC">
      <w:pPr>
        <w:jc w:val="center"/>
        <w:rPr>
          <w:sz w:val="28"/>
          <w:szCs w:val="28"/>
        </w:rPr>
      </w:pPr>
    </w:p>
    <w:p w14:paraId="4189D512" w14:textId="77777777" w:rsidR="009655C5" w:rsidRPr="0058488E" w:rsidRDefault="009655C5" w:rsidP="00147EFC">
      <w:pPr>
        <w:jc w:val="center"/>
        <w:rPr>
          <w:sz w:val="28"/>
          <w:szCs w:val="28"/>
        </w:rPr>
      </w:pPr>
    </w:p>
    <w:p w14:paraId="5FBFEDFA" w14:textId="3270A305" w:rsidR="0058488E" w:rsidRPr="00F63851" w:rsidRDefault="00851EDB" w:rsidP="00147EFC">
      <w:pPr>
        <w:jc w:val="center"/>
        <w:rPr>
          <w:rFonts w:eastAsia="SimSun"/>
          <w:b/>
          <w:sz w:val="28"/>
          <w:szCs w:val="28"/>
          <w:lang w:eastAsia="zh-CN"/>
        </w:rPr>
      </w:pPr>
      <w:r>
        <w:rPr>
          <w:b/>
          <w:sz w:val="28"/>
          <w:szCs w:val="28"/>
        </w:rPr>
        <w:t>Final Project</w:t>
      </w:r>
    </w:p>
    <w:p w14:paraId="611972E0" w14:textId="77777777" w:rsidR="0058488E" w:rsidRPr="0058488E" w:rsidRDefault="0058488E" w:rsidP="00147EFC">
      <w:pPr>
        <w:jc w:val="center"/>
        <w:rPr>
          <w:sz w:val="28"/>
          <w:szCs w:val="28"/>
        </w:rPr>
      </w:pPr>
    </w:p>
    <w:p w14:paraId="2858DA29" w14:textId="77777777" w:rsidR="00A1063C" w:rsidRPr="00967B21" w:rsidRDefault="00A1063C" w:rsidP="00147EFC">
      <w:pPr>
        <w:jc w:val="center"/>
        <w:rPr>
          <w:rFonts w:eastAsia="SimSun"/>
          <w:b/>
          <w:bCs/>
          <w:color w:val="000000"/>
          <w:sz w:val="32"/>
          <w:szCs w:val="32"/>
          <w:lang w:eastAsia="en-US"/>
        </w:rPr>
      </w:pPr>
    </w:p>
    <w:p w14:paraId="2E2DDCD8" w14:textId="23DF95CD" w:rsidR="001966FD" w:rsidRPr="00F63851" w:rsidRDefault="00851EDB" w:rsidP="00147EFC">
      <w:pPr>
        <w:jc w:val="center"/>
        <w:rPr>
          <w:rFonts w:eastAsia="SimSun"/>
          <w:b/>
          <w:sz w:val="28"/>
          <w:szCs w:val="28"/>
          <w:lang w:eastAsia="zh-CN"/>
        </w:rPr>
      </w:pPr>
      <w:r>
        <w:rPr>
          <w:rFonts w:eastAsia="SimSun"/>
          <w:b/>
          <w:bCs/>
          <w:color w:val="000000"/>
          <w:sz w:val="32"/>
          <w:szCs w:val="32"/>
          <w:lang w:eastAsia="en-US"/>
        </w:rPr>
        <w:t>Multi-Waypoint Path Planning with Digital Twin Technology for Dynamic Priority-Based Waypoint Routing and Navigation</w:t>
      </w:r>
    </w:p>
    <w:p w14:paraId="307E0B22" w14:textId="77777777" w:rsidR="0058488E" w:rsidRDefault="0058488E" w:rsidP="00147EFC">
      <w:pPr>
        <w:jc w:val="center"/>
        <w:rPr>
          <w:sz w:val="28"/>
          <w:szCs w:val="28"/>
        </w:rPr>
      </w:pPr>
    </w:p>
    <w:p w14:paraId="6E7DE7D2" w14:textId="77777777" w:rsidR="001966FD" w:rsidRPr="0058488E" w:rsidRDefault="001966FD" w:rsidP="00147EFC">
      <w:pPr>
        <w:jc w:val="center"/>
        <w:rPr>
          <w:sz w:val="28"/>
          <w:szCs w:val="28"/>
        </w:rPr>
      </w:pPr>
    </w:p>
    <w:p w14:paraId="6F3366A3" w14:textId="49391BC1" w:rsidR="0058488E" w:rsidRDefault="0058488E" w:rsidP="00147EFC">
      <w:pPr>
        <w:jc w:val="center"/>
        <w:rPr>
          <w:sz w:val="28"/>
          <w:szCs w:val="28"/>
        </w:rPr>
      </w:pPr>
      <w:r w:rsidRPr="0058488E">
        <w:rPr>
          <w:sz w:val="28"/>
          <w:szCs w:val="28"/>
        </w:rPr>
        <w:t xml:space="preserve">Student: </w:t>
      </w:r>
      <w:r w:rsidR="007640E2">
        <w:rPr>
          <w:sz w:val="28"/>
          <w:szCs w:val="28"/>
        </w:rPr>
        <w:t>Kyler Farrar</w:t>
      </w:r>
    </w:p>
    <w:p w14:paraId="21F56517" w14:textId="77777777" w:rsidR="00B521B9" w:rsidRDefault="00B521B9" w:rsidP="00147EFC">
      <w:pPr>
        <w:jc w:val="center"/>
        <w:rPr>
          <w:sz w:val="28"/>
          <w:szCs w:val="28"/>
        </w:rPr>
      </w:pPr>
    </w:p>
    <w:p w14:paraId="5E33F028" w14:textId="33C623DD" w:rsidR="00B521B9" w:rsidRDefault="00B521B9" w:rsidP="00147EFC">
      <w:pPr>
        <w:jc w:val="center"/>
        <w:rPr>
          <w:sz w:val="28"/>
          <w:szCs w:val="28"/>
        </w:rPr>
      </w:pPr>
      <w:r>
        <w:rPr>
          <w:rFonts w:hint="eastAsia"/>
          <w:sz w:val="28"/>
          <w:szCs w:val="28"/>
        </w:rPr>
        <w:t xml:space="preserve">Student </w:t>
      </w:r>
      <w:r w:rsidR="003B51C3">
        <w:rPr>
          <w:sz w:val="28"/>
          <w:szCs w:val="28"/>
        </w:rPr>
        <w:t>Net</w:t>
      </w:r>
      <w:r>
        <w:rPr>
          <w:rFonts w:hint="eastAsia"/>
          <w:sz w:val="28"/>
          <w:szCs w:val="28"/>
        </w:rPr>
        <w:t xml:space="preserve">ID: </w:t>
      </w:r>
      <w:r w:rsidR="007640E2">
        <w:rPr>
          <w:sz w:val="28"/>
          <w:szCs w:val="28"/>
        </w:rPr>
        <w:t>kaf386</w:t>
      </w:r>
    </w:p>
    <w:p w14:paraId="09910F58" w14:textId="77777777" w:rsidR="00245851" w:rsidRDefault="00245851" w:rsidP="00147EFC">
      <w:pPr>
        <w:jc w:val="center"/>
        <w:rPr>
          <w:sz w:val="28"/>
          <w:szCs w:val="28"/>
        </w:rPr>
      </w:pPr>
    </w:p>
    <w:p w14:paraId="1D064A29" w14:textId="42194A62" w:rsidR="00245851" w:rsidRDefault="00245851" w:rsidP="00147EFC">
      <w:pPr>
        <w:jc w:val="center"/>
        <w:rPr>
          <w:sz w:val="28"/>
          <w:szCs w:val="28"/>
        </w:rPr>
      </w:pPr>
      <w:r>
        <w:rPr>
          <w:rFonts w:hint="eastAsia"/>
          <w:sz w:val="28"/>
          <w:szCs w:val="28"/>
        </w:rPr>
        <w:t xml:space="preserve">Student E-mail: </w:t>
      </w:r>
      <w:r w:rsidR="007640E2">
        <w:rPr>
          <w:sz w:val="28"/>
          <w:szCs w:val="28"/>
        </w:rPr>
        <w:t>kaf386@msstate.edu</w:t>
      </w:r>
    </w:p>
    <w:p w14:paraId="1557BA4C" w14:textId="77777777" w:rsidR="00D95F95" w:rsidRDefault="00D95F95" w:rsidP="00147EFC">
      <w:pPr>
        <w:jc w:val="center"/>
        <w:rPr>
          <w:sz w:val="28"/>
          <w:szCs w:val="28"/>
        </w:rPr>
      </w:pPr>
    </w:p>
    <w:p w14:paraId="6192C050" w14:textId="77777777" w:rsidR="00D95F95" w:rsidRPr="0058488E" w:rsidRDefault="00D12031" w:rsidP="00147EFC">
      <w:pPr>
        <w:jc w:val="center"/>
        <w:rPr>
          <w:sz w:val="28"/>
          <w:szCs w:val="28"/>
        </w:rPr>
      </w:pPr>
      <w:r>
        <w:rPr>
          <w:sz w:val="28"/>
          <w:szCs w:val="28"/>
        </w:rPr>
        <w:t xml:space="preserve">Instructor: </w:t>
      </w:r>
      <w:r w:rsidR="0096005B">
        <w:rPr>
          <w:sz w:val="28"/>
          <w:szCs w:val="28"/>
        </w:rPr>
        <w:t>Dr</w:t>
      </w:r>
      <w:r w:rsidR="00D95F95" w:rsidRPr="0058488E">
        <w:rPr>
          <w:sz w:val="28"/>
          <w:szCs w:val="28"/>
        </w:rPr>
        <w:t>. Chaomin Luo</w:t>
      </w:r>
    </w:p>
    <w:p w14:paraId="55E89A92" w14:textId="77777777" w:rsidR="00D95F95" w:rsidRPr="0058488E" w:rsidRDefault="00D95F95" w:rsidP="00147EFC">
      <w:pPr>
        <w:jc w:val="center"/>
        <w:rPr>
          <w:sz w:val="28"/>
          <w:szCs w:val="28"/>
        </w:rPr>
      </w:pPr>
    </w:p>
    <w:p w14:paraId="577EC740" w14:textId="77777777" w:rsidR="0058488E" w:rsidRPr="0058488E" w:rsidRDefault="0058488E" w:rsidP="00147EFC">
      <w:pPr>
        <w:jc w:val="center"/>
        <w:rPr>
          <w:sz w:val="28"/>
          <w:szCs w:val="28"/>
        </w:rPr>
      </w:pPr>
    </w:p>
    <w:p w14:paraId="35AED7E3" w14:textId="77777777" w:rsidR="0058488E" w:rsidRPr="0058488E" w:rsidRDefault="0058488E" w:rsidP="00147EFC">
      <w:pPr>
        <w:jc w:val="center"/>
        <w:rPr>
          <w:sz w:val="28"/>
          <w:szCs w:val="28"/>
        </w:rPr>
      </w:pPr>
    </w:p>
    <w:p w14:paraId="0F9D000D" w14:textId="77777777" w:rsidR="0058488E" w:rsidRPr="0058488E" w:rsidRDefault="0058488E" w:rsidP="00147EFC">
      <w:pPr>
        <w:jc w:val="center"/>
        <w:rPr>
          <w:sz w:val="28"/>
          <w:szCs w:val="28"/>
        </w:rPr>
      </w:pPr>
    </w:p>
    <w:p w14:paraId="1517AB5F" w14:textId="77777777" w:rsidR="00A84049" w:rsidRDefault="00A84049" w:rsidP="00147EFC">
      <w:pPr>
        <w:jc w:val="center"/>
        <w:rPr>
          <w:sz w:val="28"/>
          <w:szCs w:val="28"/>
        </w:rPr>
      </w:pPr>
      <w:r w:rsidRPr="00A84049">
        <w:rPr>
          <w:sz w:val="28"/>
          <w:szCs w:val="28"/>
        </w:rPr>
        <w:t>Department of Electrical and Computer Engineering</w:t>
      </w:r>
    </w:p>
    <w:p w14:paraId="48161B47" w14:textId="77777777" w:rsidR="00A84049" w:rsidRPr="00A84049" w:rsidRDefault="00A84049" w:rsidP="00147EFC">
      <w:pPr>
        <w:jc w:val="center"/>
        <w:rPr>
          <w:sz w:val="28"/>
          <w:szCs w:val="28"/>
        </w:rPr>
      </w:pPr>
      <w:r w:rsidRPr="00A84049">
        <w:rPr>
          <w:sz w:val="28"/>
          <w:szCs w:val="28"/>
        </w:rPr>
        <w:t>Bagley College of Engineering</w:t>
      </w:r>
    </w:p>
    <w:p w14:paraId="13213C60" w14:textId="77777777" w:rsidR="005A57DE" w:rsidRDefault="00A84049" w:rsidP="00147EFC">
      <w:pPr>
        <w:jc w:val="center"/>
        <w:rPr>
          <w:sz w:val="28"/>
          <w:szCs w:val="28"/>
        </w:rPr>
      </w:pPr>
      <w:r w:rsidRPr="00A84049">
        <w:rPr>
          <w:sz w:val="28"/>
          <w:szCs w:val="28"/>
        </w:rPr>
        <w:t>Mississippi State University</w:t>
      </w:r>
    </w:p>
    <w:p w14:paraId="7D15F095" w14:textId="77777777" w:rsidR="005A57DE" w:rsidRPr="005A57DE" w:rsidRDefault="005A57DE" w:rsidP="00147EFC">
      <w:pPr>
        <w:jc w:val="center"/>
        <w:rPr>
          <w:sz w:val="28"/>
          <w:szCs w:val="28"/>
        </w:rPr>
      </w:pPr>
    </w:p>
    <w:p w14:paraId="4DBB8FCB" w14:textId="5262EC05" w:rsidR="0058488E" w:rsidRDefault="00A84049" w:rsidP="00147EFC">
      <w:pPr>
        <w:jc w:val="center"/>
        <w:rPr>
          <w:sz w:val="28"/>
          <w:szCs w:val="28"/>
        </w:rPr>
      </w:pPr>
      <w:r>
        <w:rPr>
          <w:sz w:val="28"/>
          <w:szCs w:val="28"/>
        </w:rPr>
        <w:t xml:space="preserve">Date: </w:t>
      </w:r>
      <w:r w:rsidR="007640E2">
        <w:rPr>
          <w:sz w:val="28"/>
          <w:szCs w:val="28"/>
        </w:rPr>
        <w:t>April</w:t>
      </w:r>
      <w:r w:rsidR="00A1063C">
        <w:rPr>
          <w:sz w:val="28"/>
          <w:szCs w:val="28"/>
        </w:rPr>
        <w:t xml:space="preserve"> </w:t>
      </w:r>
      <w:r w:rsidR="007640E2">
        <w:rPr>
          <w:sz w:val="28"/>
          <w:szCs w:val="28"/>
        </w:rPr>
        <w:t>10</w:t>
      </w:r>
      <w:r w:rsidR="007640E2" w:rsidRPr="007640E2">
        <w:rPr>
          <w:sz w:val="28"/>
          <w:szCs w:val="28"/>
          <w:vertAlign w:val="superscript"/>
        </w:rPr>
        <w:t>th</w:t>
      </w:r>
      <w:r w:rsidR="00F63851">
        <w:rPr>
          <w:sz w:val="28"/>
          <w:szCs w:val="28"/>
        </w:rPr>
        <w:t>, 20</w:t>
      </w:r>
      <w:r w:rsidR="005D0FEE">
        <w:rPr>
          <w:sz w:val="28"/>
          <w:szCs w:val="28"/>
        </w:rPr>
        <w:t>2</w:t>
      </w:r>
      <w:r w:rsidR="00A1063C">
        <w:rPr>
          <w:sz w:val="28"/>
          <w:szCs w:val="28"/>
        </w:rPr>
        <w:t>3</w:t>
      </w:r>
    </w:p>
    <w:p w14:paraId="768272E3" w14:textId="77777777" w:rsidR="007640E2" w:rsidRDefault="007640E2" w:rsidP="00147EFC">
      <w:pPr>
        <w:jc w:val="both"/>
        <w:rPr>
          <w:sz w:val="28"/>
          <w:szCs w:val="28"/>
        </w:rPr>
      </w:pPr>
    </w:p>
    <w:p w14:paraId="319A6986" w14:textId="77777777" w:rsidR="007640E2" w:rsidRDefault="007640E2" w:rsidP="00147EFC">
      <w:pPr>
        <w:jc w:val="both"/>
        <w:rPr>
          <w:rFonts w:eastAsia="SimSun"/>
          <w:lang w:eastAsia="zh-CN"/>
        </w:rPr>
      </w:pPr>
    </w:p>
    <w:sdt>
      <w:sdtPr>
        <w:rPr>
          <w:rFonts w:ascii="Times New Roman" w:eastAsia="PMingLiU" w:hAnsi="Times New Roman" w:cs="Times New Roman"/>
          <w:color w:val="auto"/>
          <w:kern w:val="2"/>
          <w:sz w:val="24"/>
          <w:szCs w:val="24"/>
          <w:lang w:eastAsia="zh-TW"/>
        </w:rPr>
        <w:id w:val="-1020157722"/>
        <w:docPartObj>
          <w:docPartGallery w:val="Table of Contents"/>
          <w:docPartUnique/>
        </w:docPartObj>
      </w:sdtPr>
      <w:sdtEndPr>
        <w:rPr>
          <w:b/>
          <w:bCs/>
          <w:noProof/>
        </w:rPr>
      </w:sdtEndPr>
      <w:sdtContent>
        <w:p w14:paraId="3CC041B9" w14:textId="52622E09" w:rsidR="007640E2" w:rsidRPr="007640E2" w:rsidRDefault="007640E2" w:rsidP="00147EFC">
          <w:pPr>
            <w:pStyle w:val="TOCHeading"/>
            <w:jc w:val="both"/>
            <w:rPr>
              <w:rStyle w:val="Heading1Char"/>
              <w:rFonts w:ascii="Times New Roman" w:hAnsi="Times New Roman" w:cs="Times New Roman"/>
              <w:color w:val="auto"/>
            </w:rPr>
          </w:pPr>
          <w:r w:rsidRPr="007640E2">
            <w:rPr>
              <w:rStyle w:val="Heading1Char"/>
              <w:rFonts w:ascii="Times New Roman" w:hAnsi="Times New Roman" w:cs="Times New Roman"/>
              <w:color w:val="auto"/>
            </w:rPr>
            <w:t>Table of Contents</w:t>
          </w:r>
        </w:p>
        <w:p w14:paraId="69C2528E" w14:textId="193FC989" w:rsidR="00EB5E9F" w:rsidRDefault="007640E2">
          <w:pPr>
            <w:pStyle w:val="TOC1"/>
            <w:tabs>
              <w:tab w:val="right" w:leader="dot" w:pos="8296"/>
            </w:tabs>
            <w:rPr>
              <w:rFonts w:asciiTheme="minorHAnsi" w:eastAsiaTheme="minorEastAsia" w:hAnsiTheme="minorHAnsi" w:cstheme="minorBidi"/>
              <w:noProof/>
              <w:sz w:val="22"/>
              <w:szCs w:val="22"/>
              <w:lang w:eastAsia="en-US"/>
              <w14:ligatures w14:val="standardContextual"/>
            </w:rPr>
          </w:pPr>
          <w:r>
            <w:fldChar w:fldCharType="begin"/>
          </w:r>
          <w:r>
            <w:instrText xml:space="preserve"> TOC \o "1-3" \h \z \u </w:instrText>
          </w:r>
          <w:r>
            <w:fldChar w:fldCharType="separate"/>
          </w:r>
          <w:hyperlink w:anchor="_Toc134584494" w:history="1">
            <w:r w:rsidR="00EB5E9F" w:rsidRPr="00BA621C">
              <w:rPr>
                <w:rStyle w:val="Hyperlink"/>
                <w:noProof/>
              </w:rPr>
              <w:t>Introduction</w:t>
            </w:r>
            <w:r w:rsidR="00EB5E9F">
              <w:rPr>
                <w:noProof/>
                <w:webHidden/>
              </w:rPr>
              <w:tab/>
            </w:r>
            <w:r w:rsidR="00EB5E9F">
              <w:rPr>
                <w:noProof/>
                <w:webHidden/>
              </w:rPr>
              <w:fldChar w:fldCharType="begin"/>
            </w:r>
            <w:r w:rsidR="00EB5E9F">
              <w:rPr>
                <w:noProof/>
                <w:webHidden/>
              </w:rPr>
              <w:instrText xml:space="preserve"> PAGEREF _Toc134584494 \h </w:instrText>
            </w:r>
            <w:r w:rsidR="00EB5E9F">
              <w:rPr>
                <w:noProof/>
                <w:webHidden/>
              </w:rPr>
            </w:r>
            <w:r w:rsidR="00EB5E9F">
              <w:rPr>
                <w:noProof/>
                <w:webHidden/>
              </w:rPr>
              <w:fldChar w:fldCharType="separate"/>
            </w:r>
            <w:r w:rsidR="00EB5E9F">
              <w:rPr>
                <w:noProof/>
                <w:webHidden/>
              </w:rPr>
              <w:t>4</w:t>
            </w:r>
            <w:r w:rsidR="00EB5E9F">
              <w:rPr>
                <w:noProof/>
                <w:webHidden/>
              </w:rPr>
              <w:fldChar w:fldCharType="end"/>
            </w:r>
          </w:hyperlink>
        </w:p>
        <w:p w14:paraId="5EE60799" w14:textId="41FA3CA4"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495" w:history="1">
            <w:r w:rsidRPr="00BA621C">
              <w:rPr>
                <w:rStyle w:val="Hyperlink"/>
                <w:noProof/>
              </w:rPr>
              <w:t>Project Description</w:t>
            </w:r>
            <w:r>
              <w:rPr>
                <w:noProof/>
                <w:webHidden/>
              </w:rPr>
              <w:tab/>
            </w:r>
            <w:r>
              <w:rPr>
                <w:noProof/>
                <w:webHidden/>
              </w:rPr>
              <w:fldChar w:fldCharType="begin"/>
            </w:r>
            <w:r>
              <w:rPr>
                <w:noProof/>
                <w:webHidden/>
              </w:rPr>
              <w:instrText xml:space="preserve"> PAGEREF _Toc134584495 \h </w:instrText>
            </w:r>
            <w:r>
              <w:rPr>
                <w:noProof/>
                <w:webHidden/>
              </w:rPr>
            </w:r>
            <w:r>
              <w:rPr>
                <w:noProof/>
                <w:webHidden/>
              </w:rPr>
              <w:fldChar w:fldCharType="separate"/>
            </w:r>
            <w:r>
              <w:rPr>
                <w:noProof/>
                <w:webHidden/>
              </w:rPr>
              <w:t>5</w:t>
            </w:r>
            <w:r>
              <w:rPr>
                <w:noProof/>
                <w:webHidden/>
              </w:rPr>
              <w:fldChar w:fldCharType="end"/>
            </w:r>
          </w:hyperlink>
        </w:p>
        <w:p w14:paraId="39BE55A5" w14:textId="3A4D6455"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496" w:history="1">
            <w:r w:rsidRPr="00BA621C">
              <w:rPr>
                <w:rStyle w:val="Hyperlink"/>
                <w:noProof/>
              </w:rPr>
              <w:t>Global Path Planning: Self-Organizing Map</w:t>
            </w:r>
            <w:r>
              <w:rPr>
                <w:noProof/>
                <w:webHidden/>
              </w:rPr>
              <w:tab/>
            </w:r>
            <w:r>
              <w:rPr>
                <w:noProof/>
                <w:webHidden/>
              </w:rPr>
              <w:fldChar w:fldCharType="begin"/>
            </w:r>
            <w:r>
              <w:rPr>
                <w:noProof/>
                <w:webHidden/>
              </w:rPr>
              <w:instrText xml:space="preserve"> PAGEREF _Toc134584496 \h </w:instrText>
            </w:r>
            <w:r>
              <w:rPr>
                <w:noProof/>
                <w:webHidden/>
              </w:rPr>
            </w:r>
            <w:r>
              <w:rPr>
                <w:noProof/>
                <w:webHidden/>
              </w:rPr>
              <w:fldChar w:fldCharType="separate"/>
            </w:r>
            <w:r>
              <w:rPr>
                <w:noProof/>
                <w:webHidden/>
              </w:rPr>
              <w:t>5</w:t>
            </w:r>
            <w:r>
              <w:rPr>
                <w:noProof/>
                <w:webHidden/>
              </w:rPr>
              <w:fldChar w:fldCharType="end"/>
            </w:r>
          </w:hyperlink>
        </w:p>
        <w:p w14:paraId="55E86558" w14:textId="1E5FD37A"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497" w:history="1">
            <w:r w:rsidRPr="00BA621C">
              <w:rPr>
                <w:rStyle w:val="Hyperlink"/>
                <w:noProof/>
              </w:rPr>
              <w:t>Point-to-Point Path Planning: Graft-RRT</w:t>
            </w:r>
            <w:r>
              <w:rPr>
                <w:noProof/>
                <w:webHidden/>
              </w:rPr>
              <w:tab/>
            </w:r>
            <w:r>
              <w:rPr>
                <w:noProof/>
                <w:webHidden/>
              </w:rPr>
              <w:fldChar w:fldCharType="begin"/>
            </w:r>
            <w:r>
              <w:rPr>
                <w:noProof/>
                <w:webHidden/>
              </w:rPr>
              <w:instrText xml:space="preserve"> PAGEREF _Toc134584497 \h </w:instrText>
            </w:r>
            <w:r>
              <w:rPr>
                <w:noProof/>
                <w:webHidden/>
              </w:rPr>
            </w:r>
            <w:r>
              <w:rPr>
                <w:noProof/>
                <w:webHidden/>
              </w:rPr>
              <w:fldChar w:fldCharType="separate"/>
            </w:r>
            <w:r>
              <w:rPr>
                <w:noProof/>
                <w:webHidden/>
              </w:rPr>
              <w:t>10</w:t>
            </w:r>
            <w:r>
              <w:rPr>
                <w:noProof/>
                <w:webHidden/>
              </w:rPr>
              <w:fldChar w:fldCharType="end"/>
            </w:r>
          </w:hyperlink>
        </w:p>
        <w:p w14:paraId="4F84C8F8" w14:textId="5721EAB5"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498" w:history="1">
            <w:r w:rsidRPr="00BA621C">
              <w:rPr>
                <w:rStyle w:val="Hyperlink"/>
                <w:noProof/>
              </w:rPr>
              <w:t>Local Navigation: VFH+</w:t>
            </w:r>
            <w:r>
              <w:rPr>
                <w:noProof/>
                <w:webHidden/>
              </w:rPr>
              <w:tab/>
            </w:r>
            <w:r>
              <w:rPr>
                <w:noProof/>
                <w:webHidden/>
              </w:rPr>
              <w:fldChar w:fldCharType="begin"/>
            </w:r>
            <w:r>
              <w:rPr>
                <w:noProof/>
                <w:webHidden/>
              </w:rPr>
              <w:instrText xml:space="preserve"> PAGEREF _Toc134584498 \h </w:instrText>
            </w:r>
            <w:r>
              <w:rPr>
                <w:noProof/>
                <w:webHidden/>
              </w:rPr>
            </w:r>
            <w:r>
              <w:rPr>
                <w:noProof/>
                <w:webHidden/>
              </w:rPr>
              <w:fldChar w:fldCharType="separate"/>
            </w:r>
            <w:r>
              <w:rPr>
                <w:noProof/>
                <w:webHidden/>
              </w:rPr>
              <w:t>18</w:t>
            </w:r>
            <w:r>
              <w:rPr>
                <w:noProof/>
                <w:webHidden/>
              </w:rPr>
              <w:fldChar w:fldCharType="end"/>
            </w:r>
          </w:hyperlink>
        </w:p>
        <w:p w14:paraId="341EB06E" w14:textId="36B51876"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499" w:history="1">
            <w:r w:rsidRPr="00BA621C">
              <w:rPr>
                <w:rStyle w:val="Hyperlink"/>
                <w:noProof/>
              </w:rPr>
              <w:t>Digital Twin Implementation</w:t>
            </w:r>
            <w:r>
              <w:rPr>
                <w:noProof/>
                <w:webHidden/>
              </w:rPr>
              <w:tab/>
            </w:r>
            <w:r>
              <w:rPr>
                <w:noProof/>
                <w:webHidden/>
              </w:rPr>
              <w:fldChar w:fldCharType="begin"/>
            </w:r>
            <w:r>
              <w:rPr>
                <w:noProof/>
                <w:webHidden/>
              </w:rPr>
              <w:instrText xml:space="preserve"> PAGEREF _Toc134584499 \h </w:instrText>
            </w:r>
            <w:r>
              <w:rPr>
                <w:noProof/>
                <w:webHidden/>
              </w:rPr>
            </w:r>
            <w:r>
              <w:rPr>
                <w:noProof/>
                <w:webHidden/>
              </w:rPr>
              <w:fldChar w:fldCharType="separate"/>
            </w:r>
            <w:r>
              <w:rPr>
                <w:noProof/>
                <w:webHidden/>
              </w:rPr>
              <w:t>26</w:t>
            </w:r>
            <w:r>
              <w:rPr>
                <w:noProof/>
                <w:webHidden/>
              </w:rPr>
              <w:fldChar w:fldCharType="end"/>
            </w:r>
          </w:hyperlink>
        </w:p>
        <w:p w14:paraId="186339BD" w14:textId="1D783D1F"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0" w:history="1">
            <w:r w:rsidRPr="00BA621C">
              <w:rPr>
                <w:rStyle w:val="Hyperlink"/>
                <w:noProof/>
              </w:rPr>
              <w:t>Priority Waypoint Transition</w:t>
            </w:r>
            <w:r>
              <w:rPr>
                <w:noProof/>
                <w:webHidden/>
              </w:rPr>
              <w:tab/>
            </w:r>
            <w:r>
              <w:rPr>
                <w:noProof/>
                <w:webHidden/>
              </w:rPr>
              <w:fldChar w:fldCharType="begin"/>
            </w:r>
            <w:r>
              <w:rPr>
                <w:noProof/>
                <w:webHidden/>
              </w:rPr>
              <w:instrText xml:space="preserve"> PAGEREF _Toc134584500 \h </w:instrText>
            </w:r>
            <w:r>
              <w:rPr>
                <w:noProof/>
                <w:webHidden/>
              </w:rPr>
            </w:r>
            <w:r>
              <w:rPr>
                <w:noProof/>
                <w:webHidden/>
              </w:rPr>
              <w:fldChar w:fldCharType="separate"/>
            </w:r>
            <w:r>
              <w:rPr>
                <w:noProof/>
                <w:webHidden/>
              </w:rPr>
              <w:t>27</w:t>
            </w:r>
            <w:r>
              <w:rPr>
                <w:noProof/>
                <w:webHidden/>
              </w:rPr>
              <w:fldChar w:fldCharType="end"/>
            </w:r>
          </w:hyperlink>
        </w:p>
        <w:p w14:paraId="31AACFF8" w14:textId="2E8E53D9"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1" w:history="1">
            <w:r w:rsidRPr="00BA621C">
              <w:rPr>
                <w:rStyle w:val="Hyperlink"/>
                <w:noProof/>
              </w:rPr>
              <w:t>Hidden Obstacle Transition</w:t>
            </w:r>
            <w:r>
              <w:rPr>
                <w:noProof/>
                <w:webHidden/>
              </w:rPr>
              <w:tab/>
            </w:r>
            <w:r>
              <w:rPr>
                <w:noProof/>
                <w:webHidden/>
              </w:rPr>
              <w:fldChar w:fldCharType="begin"/>
            </w:r>
            <w:r>
              <w:rPr>
                <w:noProof/>
                <w:webHidden/>
              </w:rPr>
              <w:instrText xml:space="preserve"> PAGEREF _Toc134584501 \h </w:instrText>
            </w:r>
            <w:r>
              <w:rPr>
                <w:noProof/>
                <w:webHidden/>
              </w:rPr>
            </w:r>
            <w:r>
              <w:rPr>
                <w:noProof/>
                <w:webHidden/>
              </w:rPr>
              <w:fldChar w:fldCharType="separate"/>
            </w:r>
            <w:r>
              <w:rPr>
                <w:noProof/>
                <w:webHidden/>
              </w:rPr>
              <w:t>29</w:t>
            </w:r>
            <w:r>
              <w:rPr>
                <w:noProof/>
                <w:webHidden/>
              </w:rPr>
              <w:fldChar w:fldCharType="end"/>
            </w:r>
          </w:hyperlink>
        </w:p>
        <w:p w14:paraId="00F91B70" w14:textId="4418168B"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2" w:history="1">
            <w:r w:rsidRPr="00BA621C">
              <w:rPr>
                <w:rStyle w:val="Hyperlink"/>
                <w:noProof/>
              </w:rPr>
              <w:t>System Flow Overview</w:t>
            </w:r>
            <w:r>
              <w:rPr>
                <w:noProof/>
                <w:webHidden/>
              </w:rPr>
              <w:tab/>
            </w:r>
            <w:r>
              <w:rPr>
                <w:noProof/>
                <w:webHidden/>
              </w:rPr>
              <w:fldChar w:fldCharType="begin"/>
            </w:r>
            <w:r>
              <w:rPr>
                <w:noProof/>
                <w:webHidden/>
              </w:rPr>
              <w:instrText xml:space="preserve"> PAGEREF _Toc134584502 \h </w:instrText>
            </w:r>
            <w:r>
              <w:rPr>
                <w:noProof/>
                <w:webHidden/>
              </w:rPr>
            </w:r>
            <w:r>
              <w:rPr>
                <w:noProof/>
                <w:webHidden/>
              </w:rPr>
              <w:fldChar w:fldCharType="separate"/>
            </w:r>
            <w:r>
              <w:rPr>
                <w:noProof/>
                <w:webHidden/>
              </w:rPr>
              <w:t>33</w:t>
            </w:r>
            <w:r>
              <w:rPr>
                <w:noProof/>
                <w:webHidden/>
              </w:rPr>
              <w:fldChar w:fldCharType="end"/>
            </w:r>
          </w:hyperlink>
        </w:p>
        <w:p w14:paraId="6F9E4FF5" w14:textId="47FA058C"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3" w:history="1">
            <w:r w:rsidRPr="00BA621C">
              <w:rPr>
                <w:rStyle w:val="Hyperlink"/>
                <w:noProof/>
              </w:rPr>
              <w:t>Results</w:t>
            </w:r>
            <w:r>
              <w:rPr>
                <w:noProof/>
                <w:webHidden/>
              </w:rPr>
              <w:tab/>
            </w:r>
            <w:r>
              <w:rPr>
                <w:noProof/>
                <w:webHidden/>
              </w:rPr>
              <w:fldChar w:fldCharType="begin"/>
            </w:r>
            <w:r>
              <w:rPr>
                <w:noProof/>
                <w:webHidden/>
              </w:rPr>
              <w:instrText xml:space="preserve"> PAGEREF _Toc134584503 \h </w:instrText>
            </w:r>
            <w:r>
              <w:rPr>
                <w:noProof/>
                <w:webHidden/>
              </w:rPr>
            </w:r>
            <w:r>
              <w:rPr>
                <w:noProof/>
                <w:webHidden/>
              </w:rPr>
              <w:fldChar w:fldCharType="separate"/>
            </w:r>
            <w:r>
              <w:rPr>
                <w:noProof/>
                <w:webHidden/>
              </w:rPr>
              <w:t>35</w:t>
            </w:r>
            <w:r>
              <w:rPr>
                <w:noProof/>
                <w:webHidden/>
              </w:rPr>
              <w:fldChar w:fldCharType="end"/>
            </w:r>
          </w:hyperlink>
        </w:p>
        <w:p w14:paraId="276E53A8" w14:textId="3C644797"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4" w:history="1">
            <w:r w:rsidRPr="00BA621C">
              <w:rPr>
                <w:rStyle w:val="Hyperlink"/>
                <w:noProof/>
              </w:rPr>
              <w:t>Conclusions and Future Work</w:t>
            </w:r>
            <w:r>
              <w:rPr>
                <w:noProof/>
                <w:webHidden/>
              </w:rPr>
              <w:tab/>
            </w:r>
            <w:r>
              <w:rPr>
                <w:noProof/>
                <w:webHidden/>
              </w:rPr>
              <w:fldChar w:fldCharType="begin"/>
            </w:r>
            <w:r>
              <w:rPr>
                <w:noProof/>
                <w:webHidden/>
              </w:rPr>
              <w:instrText xml:space="preserve"> PAGEREF _Toc134584504 \h </w:instrText>
            </w:r>
            <w:r>
              <w:rPr>
                <w:noProof/>
                <w:webHidden/>
              </w:rPr>
            </w:r>
            <w:r>
              <w:rPr>
                <w:noProof/>
                <w:webHidden/>
              </w:rPr>
              <w:fldChar w:fldCharType="separate"/>
            </w:r>
            <w:r>
              <w:rPr>
                <w:noProof/>
                <w:webHidden/>
              </w:rPr>
              <w:t>40</w:t>
            </w:r>
            <w:r>
              <w:rPr>
                <w:noProof/>
                <w:webHidden/>
              </w:rPr>
              <w:fldChar w:fldCharType="end"/>
            </w:r>
          </w:hyperlink>
        </w:p>
        <w:p w14:paraId="4E8C1764" w14:textId="0300F599"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5" w:history="1">
            <w:r w:rsidRPr="00BA621C">
              <w:rPr>
                <w:rStyle w:val="Hyperlink"/>
                <w:noProof/>
              </w:rPr>
              <w:t>References</w:t>
            </w:r>
            <w:r>
              <w:rPr>
                <w:noProof/>
                <w:webHidden/>
              </w:rPr>
              <w:tab/>
            </w:r>
            <w:r>
              <w:rPr>
                <w:noProof/>
                <w:webHidden/>
              </w:rPr>
              <w:fldChar w:fldCharType="begin"/>
            </w:r>
            <w:r>
              <w:rPr>
                <w:noProof/>
                <w:webHidden/>
              </w:rPr>
              <w:instrText xml:space="preserve"> PAGEREF _Toc134584505 \h </w:instrText>
            </w:r>
            <w:r>
              <w:rPr>
                <w:noProof/>
                <w:webHidden/>
              </w:rPr>
            </w:r>
            <w:r>
              <w:rPr>
                <w:noProof/>
                <w:webHidden/>
              </w:rPr>
              <w:fldChar w:fldCharType="separate"/>
            </w:r>
            <w:r>
              <w:rPr>
                <w:noProof/>
                <w:webHidden/>
              </w:rPr>
              <w:t>41</w:t>
            </w:r>
            <w:r>
              <w:rPr>
                <w:noProof/>
                <w:webHidden/>
              </w:rPr>
              <w:fldChar w:fldCharType="end"/>
            </w:r>
          </w:hyperlink>
        </w:p>
        <w:p w14:paraId="6F6A3C7B" w14:textId="135C2456" w:rsidR="00EB5E9F" w:rsidRDefault="00EB5E9F">
          <w:pPr>
            <w:pStyle w:val="TOC1"/>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6" w:history="1">
            <w:r w:rsidRPr="00BA621C">
              <w:rPr>
                <w:rStyle w:val="Hyperlink"/>
                <w:rFonts w:eastAsia="Times New Roman"/>
                <w:noProof/>
              </w:rPr>
              <w:t>Appendices</w:t>
            </w:r>
            <w:r>
              <w:rPr>
                <w:noProof/>
                <w:webHidden/>
              </w:rPr>
              <w:tab/>
            </w:r>
            <w:r>
              <w:rPr>
                <w:noProof/>
                <w:webHidden/>
              </w:rPr>
              <w:fldChar w:fldCharType="begin"/>
            </w:r>
            <w:r>
              <w:rPr>
                <w:noProof/>
                <w:webHidden/>
              </w:rPr>
              <w:instrText xml:space="preserve"> PAGEREF _Toc134584506 \h </w:instrText>
            </w:r>
            <w:r>
              <w:rPr>
                <w:noProof/>
                <w:webHidden/>
              </w:rPr>
            </w:r>
            <w:r>
              <w:rPr>
                <w:noProof/>
                <w:webHidden/>
              </w:rPr>
              <w:fldChar w:fldCharType="separate"/>
            </w:r>
            <w:r>
              <w:rPr>
                <w:noProof/>
                <w:webHidden/>
              </w:rPr>
              <w:t>43</w:t>
            </w:r>
            <w:r>
              <w:rPr>
                <w:noProof/>
                <w:webHidden/>
              </w:rPr>
              <w:fldChar w:fldCharType="end"/>
            </w:r>
          </w:hyperlink>
        </w:p>
        <w:p w14:paraId="599F1CC3" w14:textId="4AD16BE2"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7" w:history="1">
            <w:r w:rsidRPr="00BA621C">
              <w:rPr>
                <w:rStyle w:val="Hyperlink"/>
                <w:rFonts w:eastAsia="Times New Roman"/>
                <w:noProof/>
                <w:lang w:eastAsia="en-US"/>
              </w:rPr>
              <w:t>Appendix 1 – TSP Dataset 1</w:t>
            </w:r>
            <w:r>
              <w:rPr>
                <w:noProof/>
                <w:webHidden/>
              </w:rPr>
              <w:tab/>
            </w:r>
            <w:r>
              <w:rPr>
                <w:noProof/>
                <w:webHidden/>
              </w:rPr>
              <w:fldChar w:fldCharType="begin"/>
            </w:r>
            <w:r>
              <w:rPr>
                <w:noProof/>
                <w:webHidden/>
              </w:rPr>
              <w:instrText xml:space="preserve"> PAGEREF _Toc134584507 \h </w:instrText>
            </w:r>
            <w:r>
              <w:rPr>
                <w:noProof/>
                <w:webHidden/>
              </w:rPr>
            </w:r>
            <w:r>
              <w:rPr>
                <w:noProof/>
                <w:webHidden/>
              </w:rPr>
              <w:fldChar w:fldCharType="separate"/>
            </w:r>
            <w:r>
              <w:rPr>
                <w:noProof/>
                <w:webHidden/>
              </w:rPr>
              <w:t>44</w:t>
            </w:r>
            <w:r>
              <w:rPr>
                <w:noProof/>
                <w:webHidden/>
              </w:rPr>
              <w:fldChar w:fldCharType="end"/>
            </w:r>
          </w:hyperlink>
        </w:p>
        <w:p w14:paraId="481F5C33" w14:textId="3FEA5ECB"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8" w:history="1">
            <w:r w:rsidRPr="00BA621C">
              <w:rPr>
                <w:rStyle w:val="Hyperlink"/>
                <w:rFonts w:eastAsia="Times New Roman"/>
                <w:noProof/>
                <w:lang w:eastAsia="en-US"/>
              </w:rPr>
              <w:t>Appendix 2 – TSP Dataset 2</w:t>
            </w:r>
            <w:r>
              <w:rPr>
                <w:noProof/>
                <w:webHidden/>
              </w:rPr>
              <w:tab/>
            </w:r>
            <w:r>
              <w:rPr>
                <w:noProof/>
                <w:webHidden/>
              </w:rPr>
              <w:fldChar w:fldCharType="begin"/>
            </w:r>
            <w:r>
              <w:rPr>
                <w:noProof/>
                <w:webHidden/>
              </w:rPr>
              <w:instrText xml:space="preserve"> PAGEREF _Toc134584508 \h </w:instrText>
            </w:r>
            <w:r>
              <w:rPr>
                <w:noProof/>
                <w:webHidden/>
              </w:rPr>
            </w:r>
            <w:r>
              <w:rPr>
                <w:noProof/>
                <w:webHidden/>
              </w:rPr>
              <w:fldChar w:fldCharType="separate"/>
            </w:r>
            <w:r>
              <w:rPr>
                <w:noProof/>
                <w:webHidden/>
              </w:rPr>
              <w:t>46</w:t>
            </w:r>
            <w:r>
              <w:rPr>
                <w:noProof/>
                <w:webHidden/>
              </w:rPr>
              <w:fldChar w:fldCharType="end"/>
            </w:r>
          </w:hyperlink>
        </w:p>
        <w:p w14:paraId="7620F7ED" w14:textId="4B5FFF08"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09" w:history="1">
            <w:r w:rsidRPr="00BA621C">
              <w:rPr>
                <w:rStyle w:val="Hyperlink"/>
                <w:rFonts w:eastAsia="Times New Roman"/>
                <w:noProof/>
                <w:lang w:eastAsia="en-US"/>
              </w:rPr>
              <w:t>Appendix 3 – Map 1</w:t>
            </w:r>
            <w:r>
              <w:rPr>
                <w:noProof/>
                <w:webHidden/>
              </w:rPr>
              <w:tab/>
            </w:r>
            <w:r>
              <w:rPr>
                <w:noProof/>
                <w:webHidden/>
              </w:rPr>
              <w:fldChar w:fldCharType="begin"/>
            </w:r>
            <w:r>
              <w:rPr>
                <w:noProof/>
                <w:webHidden/>
              </w:rPr>
              <w:instrText xml:space="preserve"> PAGEREF _Toc134584509 \h </w:instrText>
            </w:r>
            <w:r>
              <w:rPr>
                <w:noProof/>
                <w:webHidden/>
              </w:rPr>
            </w:r>
            <w:r>
              <w:rPr>
                <w:noProof/>
                <w:webHidden/>
              </w:rPr>
              <w:fldChar w:fldCharType="separate"/>
            </w:r>
            <w:r>
              <w:rPr>
                <w:noProof/>
                <w:webHidden/>
              </w:rPr>
              <w:t>52</w:t>
            </w:r>
            <w:r>
              <w:rPr>
                <w:noProof/>
                <w:webHidden/>
              </w:rPr>
              <w:fldChar w:fldCharType="end"/>
            </w:r>
          </w:hyperlink>
        </w:p>
        <w:p w14:paraId="69D43269" w14:textId="363928C0"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0" w:history="1">
            <w:r w:rsidRPr="00BA621C">
              <w:rPr>
                <w:rStyle w:val="Hyperlink"/>
                <w:rFonts w:eastAsia="Times New Roman"/>
                <w:noProof/>
              </w:rPr>
              <w:t>Appendix 4 – Map 2</w:t>
            </w:r>
            <w:r>
              <w:rPr>
                <w:noProof/>
                <w:webHidden/>
              </w:rPr>
              <w:tab/>
            </w:r>
            <w:r>
              <w:rPr>
                <w:noProof/>
                <w:webHidden/>
              </w:rPr>
              <w:fldChar w:fldCharType="begin"/>
            </w:r>
            <w:r>
              <w:rPr>
                <w:noProof/>
                <w:webHidden/>
              </w:rPr>
              <w:instrText xml:space="preserve"> PAGEREF _Toc134584510 \h </w:instrText>
            </w:r>
            <w:r>
              <w:rPr>
                <w:noProof/>
                <w:webHidden/>
              </w:rPr>
            </w:r>
            <w:r>
              <w:rPr>
                <w:noProof/>
                <w:webHidden/>
              </w:rPr>
              <w:fldChar w:fldCharType="separate"/>
            </w:r>
            <w:r>
              <w:rPr>
                <w:noProof/>
                <w:webHidden/>
              </w:rPr>
              <w:t>53</w:t>
            </w:r>
            <w:r>
              <w:rPr>
                <w:noProof/>
                <w:webHidden/>
              </w:rPr>
              <w:fldChar w:fldCharType="end"/>
            </w:r>
          </w:hyperlink>
        </w:p>
        <w:p w14:paraId="0C9ED4F8" w14:textId="27AB43E8"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1" w:history="1">
            <w:r w:rsidRPr="00BA621C">
              <w:rPr>
                <w:rStyle w:val="Hyperlink"/>
                <w:rFonts w:eastAsia="Times New Roman"/>
                <w:noProof/>
              </w:rPr>
              <w:t>Appendix 5 – Map 3</w:t>
            </w:r>
            <w:r>
              <w:rPr>
                <w:noProof/>
                <w:webHidden/>
              </w:rPr>
              <w:tab/>
            </w:r>
            <w:r>
              <w:rPr>
                <w:noProof/>
                <w:webHidden/>
              </w:rPr>
              <w:fldChar w:fldCharType="begin"/>
            </w:r>
            <w:r>
              <w:rPr>
                <w:noProof/>
                <w:webHidden/>
              </w:rPr>
              <w:instrText xml:space="preserve"> PAGEREF _Toc134584511 \h </w:instrText>
            </w:r>
            <w:r>
              <w:rPr>
                <w:noProof/>
                <w:webHidden/>
              </w:rPr>
            </w:r>
            <w:r>
              <w:rPr>
                <w:noProof/>
                <w:webHidden/>
              </w:rPr>
              <w:fldChar w:fldCharType="separate"/>
            </w:r>
            <w:r>
              <w:rPr>
                <w:noProof/>
                <w:webHidden/>
              </w:rPr>
              <w:t>54</w:t>
            </w:r>
            <w:r>
              <w:rPr>
                <w:noProof/>
                <w:webHidden/>
              </w:rPr>
              <w:fldChar w:fldCharType="end"/>
            </w:r>
          </w:hyperlink>
        </w:p>
        <w:p w14:paraId="445CD402" w14:textId="692AE0BB"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2" w:history="1">
            <w:r w:rsidRPr="00BA621C">
              <w:rPr>
                <w:rStyle w:val="Hyperlink"/>
                <w:rFonts w:eastAsia="Times New Roman"/>
                <w:noProof/>
                <w:lang w:eastAsia="en-US"/>
              </w:rPr>
              <w:t>Appendix 6 – Full Output Map 1</w:t>
            </w:r>
            <w:r>
              <w:rPr>
                <w:noProof/>
                <w:webHidden/>
              </w:rPr>
              <w:tab/>
            </w:r>
            <w:r>
              <w:rPr>
                <w:noProof/>
                <w:webHidden/>
              </w:rPr>
              <w:fldChar w:fldCharType="begin"/>
            </w:r>
            <w:r>
              <w:rPr>
                <w:noProof/>
                <w:webHidden/>
              </w:rPr>
              <w:instrText xml:space="preserve"> PAGEREF _Toc134584512 \h </w:instrText>
            </w:r>
            <w:r>
              <w:rPr>
                <w:noProof/>
                <w:webHidden/>
              </w:rPr>
            </w:r>
            <w:r>
              <w:rPr>
                <w:noProof/>
                <w:webHidden/>
              </w:rPr>
              <w:fldChar w:fldCharType="separate"/>
            </w:r>
            <w:r>
              <w:rPr>
                <w:noProof/>
                <w:webHidden/>
              </w:rPr>
              <w:t>55</w:t>
            </w:r>
            <w:r>
              <w:rPr>
                <w:noProof/>
                <w:webHidden/>
              </w:rPr>
              <w:fldChar w:fldCharType="end"/>
            </w:r>
          </w:hyperlink>
        </w:p>
        <w:p w14:paraId="383E271F" w14:textId="4AD918D7"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3" w:history="1">
            <w:r w:rsidRPr="00BA621C">
              <w:rPr>
                <w:rStyle w:val="Hyperlink"/>
                <w:rFonts w:eastAsia="Times New Roman"/>
                <w:noProof/>
                <w:lang w:eastAsia="en-US"/>
              </w:rPr>
              <w:t>Appendix 7 – Full Output Map 2</w:t>
            </w:r>
            <w:r>
              <w:rPr>
                <w:noProof/>
                <w:webHidden/>
              </w:rPr>
              <w:tab/>
            </w:r>
            <w:r>
              <w:rPr>
                <w:noProof/>
                <w:webHidden/>
              </w:rPr>
              <w:fldChar w:fldCharType="begin"/>
            </w:r>
            <w:r>
              <w:rPr>
                <w:noProof/>
                <w:webHidden/>
              </w:rPr>
              <w:instrText xml:space="preserve"> PAGEREF _Toc134584513 \h </w:instrText>
            </w:r>
            <w:r>
              <w:rPr>
                <w:noProof/>
                <w:webHidden/>
              </w:rPr>
            </w:r>
            <w:r>
              <w:rPr>
                <w:noProof/>
                <w:webHidden/>
              </w:rPr>
              <w:fldChar w:fldCharType="separate"/>
            </w:r>
            <w:r>
              <w:rPr>
                <w:noProof/>
                <w:webHidden/>
              </w:rPr>
              <w:t>57</w:t>
            </w:r>
            <w:r>
              <w:rPr>
                <w:noProof/>
                <w:webHidden/>
              </w:rPr>
              <w:fldChar w:fldCharType="end"/>
            </w:r>
          </w:hyperlink>
        </w:p>
        <w:p w14:paraId="436F944C" w14:textId="2E023A42"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4" w:history="1">
            <w:r w:rsidRPr="00BA621C">
              <w:rPr>
                <w:rStyle w:val="Hyperlink"/>
                <w:rFonts w:eastAsia="Times New Roman"/>
                <w:noProof/>
                <w:lang w:eastAsia="en-US"/>
              </w:rPr>
              <w:t>Appendix 8 – Full Output Map 3</w:t>
            </w:r>
            <w:r>
              <w:rPr>
                <w:noProof/>
                <w:webHidden/>
              </w:rPr>
              <w:tab/>
            </w:r>
            <w:r>
              <w:rPr>
                <w:noProof/>
                <w:webHidden/>
              </w:rPr>
              <w:fldChar w:fldCharType="begin"/>
            </w:r>
            <w:r>
              <w:rPr>
                <w:noProof/>
                <w:webHidden/>
              </w:rPr>
              <w:instrText xml:space="preserve"> PAGEREF _Toc134584514 \h </w:instrText>
            </w:r>
            <w:r>
              <w:rPr>
                <w:noProof/>
                <w:webHidden/>
              </w:rPr>
            </w:r>
            <w:r>
              <w:rPr>
                <w:noProof/>
                <w:webHidden/>
              </w:rPr>
              <w:fldChar w:fldCharType="separate"/>
            </w:r>
            <w:r>
              <w:rPr>
                <w:noProof/>
                <w:webHidden/>
              </w:rPr>
              <w:t>59</w:t>
            </w:r>
            <w:r>
              <w:rPr>
                <w:noProof/>
                <w:webHidden/>
              </w:rPr>
              <w:fldChar w:fldCharType="end"/>
            </w:r>
          </w:hyperlink>
        </w:p>
        <w:p w14:paraId="2A98FEC1" w14:textId="1E782DCA"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5" w:history="1">
            <w:r w:rsidRPr="00BA621C">
              <w:rPr>
                <w:rStyle w:val="Hyperlink"/>
                <w:rFonts w:eastAsia="Times New Roman"/>
                <w:noProof/>
                <w:lang w:eastAsia="en-US"/>
              </w:rPr>
              <w:t>Appendix 9 – Block Diagram</w:t>
            </w:r>
            <w:r>
              <w:rPr>
                <w:noProof/>
                <w:webHidden/>
              </w:rPr>
              <w:tab/>
            </w:r>
            <w:r>
              <w:rPr>
                <w:noProof/>
                <w:webHidden/>
              </w:rPr>
              <w:fldChar w:fldCharType="begin"/>
            </w:r>
            <w:r>
              <w:rPr>
                <w:noProof/>
                <w:webHidden/>
              </w:rPr>
              <w:instrText xml:space="preserve"> PAGEREF _Toc134584515 \h </w:instrText>
            </w:r>
            <w:r>
              <w:rPr>
                <w:noProof/>
                <w:webHidden/>
              </w:rPr>
            </w:r>
            <w:r>
              <w:rPr>
                <w:noProof/>
                <w:webHidden/>
              </w:rPr>
              <w:fldChar w:fldCharType="separate"/>
            </w:r>
            <w:r>
              <w:rPr>
                <w:noProof/>
                <w:webHidden/>
              </w:rPr>
              <w:t>61</w:t>
            </w:r>
            <w:r>
              <w:rPr>
                <w:noProof/>
                <w:webHidden/>
              </w:rPr>
              <w:fldChar w:fldCharType="end"/>
            </w:r>
          </w:hyperlink>
        </w:p>
        <w:p w14:paraId="4A71EF1B" w14:textId="43660DB5"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6" w:history="1">
            <w:r w:rsidRPr="00BA621C">
              <w:rPr>
                <w:rStyle w:val="Hyperlink"/>
                <w:noProof/>
              </w:rPr>
              <w:t>Appendix 10 – Main.m Code</w:t>
            </w:r>
            <w:r>
              <w:rPr>
                <w:noProof/>
                <w:webHidden/>
              </w:rPr>
              <w:tab/>
            </w:r>
            <w:r>
              <w:rPr>
                <w:noProof/>
                <w:webHidden/>
              </w:rPr>
              <w:fldChar w:fldCharType="begin"/>
            </w:r>
            <w:r>
              <w:rPr>
                <w:noProof/>
                <w:webHidden/>
              </w:rPr>
              <w:instrText xml:space="preserve"> PAGEREF _Toc134584516 \h </w:instrText>
            </w:r>
            <w:r>
              <w:rPr>
                <w:noProof/>
                <w:webHidden/>
              </w:rPr>
            </w:r>
            <w:r>
              <w:rPr>
                <w:noProof/>
                <w:webHidden/>
              </w:rPr>
              <w:fldChar w:fldCharType="separate"/>
            </w:r>
            <w:r>
              <w:rPr>
                <w:noProof/>
                <w:webHidden/>
              </w:rPr>
              <w:t>62</w:t>
            </w:r>
            <w:r>
              <w:rPr>
                <w:noProof/>
                <w:webHidden/>
              </w:rPr>
              <w:fldChar w:fldCharType="end"/>
            </w:r>
          </w:hyperlink>
        </w:p>
        <w:p w14:paraId="0FEEB31B" w14:textId="72DD24A2"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7" w:history="1">
            <w:r w:rsidRPr="00BA621C">
              <w:rPr>
                <w:rStyle w:val="Hyperlink"/>
                <w:rFonts w:eastAsia="Times New Roman"/>
                <w:noProof/>
                <w:lang w:eastAsia="en-US"/>
              </w:rPr>
              <w:t>Appendix 11 – Map(s) Code</w:t>
            </w:r>
            <w:r>
              <w:rPr>
                <w:noProof/>
                <w:webHidden/>
              </w:rPr>
              <w:tab/>
            </w:r>
            <w:r>
              <w:rPr>
                <w:noProof/>
                <w:webHidden/>
              </w:rPr>
              <w:fldChar w:fldCharType="begin"/>
            </w:r>
            <w:r>
              <w:rPr>
                <w:noProof/>
                <w:webHidden/>
              </w:rPr>
              <w:instrText xml:space="preserve"> PAGEREF _Toc134584517 \h </w:instrText>
            </w:r>
            <w:r>
              <w:rPr>
                <w:noProof/>
                <w:webHidden/>
              </w:rPr>
            </w:r>
            <w:r>
              <w:rPr>
                <w:noProof/>
                <w:webHidden/>
              </w:rPr>
              <w:fldChar w:fldCharType="separate"/>
            </w:r>
            <w:r>
              <w:rPr>
                <w:noProof/>
                <w:webHidden/>
              </w:rPr>
              <w:t>69</w:t>
            </w:r>
            <w:r>
              <w:rPr>
                <w:noProof/>
                <w:webHidden/>
              </w:rPr>
              <w:fldChar w:fldCharType="end"/>
            </w:r>
          </w:hyperlink>
        </w:p>
        <w:p w14:paraId="5359D38C" w14:textId="13C1ABCD"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8" w:history="1">
            <w:r w:rsidRPr="00BA621C">
              <w:rPr>
                <w:rStyle w:val="Hyperlink"/>
                <w:noProof/>
              </w:rPr>
              <w:t>Map1.m</w:t>
            </w:r>
            <w:r>
              <w:rPr>
                <w:noProof/>
                <w:webHidden/>
              </w:rPr>
              <w:tab/>
            </w:r>
            <w:r>
              <w:rPr>
                <w:noProof/>
                <w:webHidden/>
              </w:rPr>
              <w:fldChar w:fldCharType="begin"/>
            </w:r>
            <w:r>
              <w:rPr>
                <w:noProof/>
                <w:webHidden/>
              </w:rPr>
              <w:instrText xml:space="preserve"> PAGEREF _Toc134584518 \h </w:instrText>
            </w:r>
            <w:r>
              <w:rPr>
                <w:noProof/>
                <w:webHidden/>
              </w:rPr>
            </w:r>
            <w:r>
              <w:rPr>
                <w:noProof/>
                <w:webHidden/>
              </w:rPr>
              <w:fldChar w:fldCharType="separate"/>
            </w:r>
            <w:r>
              <w:rPr>
                <w:noProof/>
                <w:webHidden/>
              </w:rPr>
              <w:t>69</w:t>
            </w:r>
            <w:r>
              <w:rPr>
                <w:noProof/>
                <w:webHidden/>
              </w:rPr>
              <w:fldChar w:fldCharType="end"/>
            </w:r>
          </w:hyperlink>
        </w:p>
        <w:p w14:paraId="3815794D" w14:textId="6CDB0EF4"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19" w:history="1">
            <w:r w:rsidRPr="00BA621C">
              <w:rPr>
                <w:rStyle w:val="Hyperlink"/>
                <w:noProof/>
              </w:rPr>
              <w:t>Map2.m</w:t>
            </w:r>
            <w:r>
              <w:rPr>
                <w:noProof/>
                <w:webHidden/>
              </w:rPr>
              <w:tab/>
            </w:r>
            <w:r>
              <w:rPr>
                <w:noProof/>
                <w:webHidden/>
              </w:rPr>
              <w:fldChar w:fldCharType="begin"/>
            </w:r>
            <w:r>
              <w:rPr>
                <w:noProof/>
                <w:webHidden/>
              </w:rPr>
              <w:instrText xml:space="preserve"> PAGEREF _Toc134584519 \h </w:instrText>
            </w:r>
            <w:r>
              <w:rPr>
                <w:noProof/>
                <w:webHidden/>
              </w:rPr>
            </w:r>
            <w:r>
              <w:rPr>
                <w:noProof/>
                <w:webHidden/>
              </w:rPr>
              <w:fldChar w:fldCharType="separate"/>
            </w:r>
            <w:r>
              <w:rPr>
                <w:noProof/>
                <w:webHidden/>
              </w:rPr>
              <w:t>72</w:t>
            </w:r>
            <w:r>
              <w:rPr>
                <w:noProof/>
                <w:webHidden/>
              </w:rPr>
              <w:fldChar w:fldCharType="end"/>
            </w:r>
          </w:hyperlink>
        </w:p>
        <w:p w14:paraId="2ADB57D7" w14:textId="6C4A0EE5"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0" w:history="1">
            <w:r w:rsidRPr="00BA621C">
              <w:rPr>
                <w:rStyle w:val="Hyperlink"/>
                <w:noProof/>
              </w:rPr>
              <w:t>Map3.m</w:t>
            </w:r>
            <w:r>
              <w:rPr>
                <w:noProof/>
                <w:webHidden/>
              </w:rPr>
              <w:tab/>
            </w:r>
            <w:r>
              <w:rPr>
                <w:noProof/>
                <w:webHidden/>
              </w:rPr>
              <w:fldChar w:fldCharType="begin"/>
            </w:r>
            <w:r>
              <w:rPr>
                <w:noProof/>
                <w:webHidden/>
              </w:rPr>
              <w:instrText xml:space="preserve"> PAGEREF _Toc134584520 \h </w:instrText>
            </w:r>
            <w:r>
              <w:rPr>
                <w:noProof/>
                <w:webHidden/>
              </w:rPr>
            </w:r>
            <w:r>
              <w:rPr>
                <w:noProof/>
                <w:webHidden/>
              </w:rPr>
              <w:fldChar w:fldCharType="separate"/>
            </w:r>
            <w:r>
              <w:rPr>
                <w:noProof/>
                <w:webHidden/>
              </w:rPr>
              <w:t>75</w:t>
            </w:r>
            <w:r>
              <w:rPr>
                <w:noProof/>
                <w:webHidden/>
              </w:rPr>
              <w:fldChar w:fldCharType="end"/>
            </w:r>
          </w:hyperlink>
        </w:p>
        <w:p w14:paraId="3BC596EB" w14:textId="1C1CDD0D"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1" w:history="1">
            <w:r w:rsidRPr="00BA621C">
              <w:rPr>
                <w:rStyle w:val="Hyperlink"/>
                <w:rFonts w:eastAsia="Times New Roman"/>
                <w:noProof/>
              </w:rPr>
              <w:t>Helpers/CreateObstacle.m</w:t>
            </w:r>
            <w:r>
              <w:rPr>
                <w:noProof/>
                <w:webHidden/>
              </w:rPr>
              <w:tab/>
            </w:r>
            <w:r>
              <w:rPr>
                <w:noProof/>
                <w:webHidden/>
              </w:rPr>
              <w:fldChar w:fldCharType="begin"/>
            </w:r>
            <w:r>
              <w:rPr>
                <w:noProof/>
                <w:webHidden/>
              </w:rPr>
              <w:instrText xml:space="preserve"> PAGEREF _Toc134584521 \h </w:instrText>
            </w:r>
            <w:r>
              <w:rPr>
                <w:noProof/>
                <w:webHidden/>
              </w:rPr>
            </w:r>
            <w:r>
              <w:rPr>
                <w:noProof/>
                <w:webHidden/>
              </w:rPr>
              <w:fldChar w:fldCharType="separate"/>
            </w:r>
            <w:r>
              <w:rPr>
                <w:noProof/>
                <w:webHidden/>
              </w:rPr>
              <w:t>78</w:t>
            </w:r>
            <w:r>
              <w:rPr>
                <w:noProof/>
                <w:webHidden/>
              </w:rPr>
              <w:fldChar w:fldCharType="end"/>
            </w:r>
          </w:hyperlink>
        </w:p>
        <w:p w14:paraId="263B779C" w14:textId="530B6A69"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2" w:history="1">
            <w:r w:rsidRPr="00BA621C">
              <w:rPr>
                <w:rStyle w:val="Hyperlink"/>
                <w:noProof/>
              </w:rPr>
              <w:t>Helpers/CreateWaypoint.m</w:t>
            </w:r>
            <w:r>
              <w:rPr>
                <w:noProof/>
                <w:webHidden/>
              </w:rPr>
              <w:tab/>
            </w:r>
            <w:r>
              <w:rPr>
                <w:noProof/>
                <w:webHidden/>
              </w:rPr>
              <w:fldChar w:fldCharType="begin"/>
            </w:r>
            <w:r>
              <w:rPr>
                <w:noProof/>
                <w:webHidden/>
              </w:rPr>
              <w:instrText xml:space="preserve"> PAGEREF _Toc134584522 \h </w:instrText>
            </w:r>
            <w:r>
              <w:rPr>
                <w:noProof/>
                <w:webHidden/>
              </w:rPr>
            </w:r>
            <w:r>
              <w:rPr>
                <w:noProof/>
                <w:webHidden/>
              </w:rPr>
              <w:fldChar w:fldCharType="separate"/>
            </w:r>
            <w:r>
              <w:rPr>
                <w:noProof/>
                <w:webHidden/>
              </w:rPr>
              <w:t>79</w:t>
            </w:r>
            <w:r>
              <w:rPr>
                <w:noProof/>
                <w:webHidden/>
              </w:rPr>
              <w:fldChar w:fldCharType="end"/>
            </w:r>
          </w:hyperlink>
        </w:p>
        <w:p w14:paraId="52686507" w14:textId="0077C645"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3" w:history="1">
            <w:r w:rsidRPr="00BA621C">
              <w:rPr>
                <w:rStyle w:val="Hyperlink"/>
                <w:rFonts w:eastAsia="Times New Roman"/>
                <w:noProof/>
                <w:lang w:eastAsia="en-US"/>
              </w:rPr>
              <w:t>Appendix 12 – Digital Twin Code</w:t>
            </w:r>
            <w:r>
              <w:rPr>
                <w:noProof/>
                <w:webHidden/>
              </w:rPr>
              <w:tab/>
            </w:r>
            <w:r>
              <w:rPr>
                <w:noProof/>
                <w:webHidden/>
              </w:rPr>
              <w:fldChar w:fldCharType="begin"/>
            </w:r>
            <w:r>
              <w:rPr>
                <w:noProof/>
                <w:webHidden/>
              </w:rPr>
              <w:instrText xml:space="preserve"> PAGEREF _Toc134584523 \h </w:instrText>
            </w:r>
            <w:r>
              <w:rPr>
                <w:noProof/>
                <w:webHidden/>
              </w:rPr>
            </w:r>
            <w:r>
              <w:rPr>
                <w:noProof/>
                <w:webHidden/>
              </w:rPr>
              <w:fldChar w:fldCharType="separate"/>
            </w:r>
            <w:r>
              <w:rPr>
                <w:noProof/>
                <w:webHidden/>
              </w:rPr>
              <w:t>80</w:t>
            </w:r>
            <w:r>
              <w:rPr>
                <w:noProof/>
                <w:webHidden/>
              </w:rPr>
              <w:fldChar w:fldCharType="end"/>
            </w:r>
          </w:hyperlink>
        </w:p>
        <w:p w14:paraId="09F890B8" w14:textId="61A4C2E3"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4" w:history="1">
            <w:r w:rsidRPr="00BA621C">
              <w:rPr>
                <w:rStyle w:val="Hyperlink"/>
                <w:noProof/>
              </w:rPr>
              <w:t>ObstacleOverride.m</w:t>
            </w:r>
            <w:r>
              <w:rPr>
                <w:noProof/>
                <w:webHidden/>
              </w:rPr>
              <w:tab/>
            </w:r>
            <w:r>
              <w:rPr>
                <w:noProof/>
                <w:webHidden/>
              </w:rPr>
              <w:fldChar w:fldCharType="begin"/>
            </w:r>
            <w:r>
              <w:rPr>
                <w:noProof/>
                <w:webHidden/>
              </w:rPr>
              <w:instrText xml:space="preserve"> PAGEREF _Toc134584524 \h </w:instrText>
            </w:r>
            <w:r>
              <w:rPr>
                <w:noProof/>
                <w:webHidden/>
              </w:rPr>
            </w:r>
            <w:r>
              <w:rPr>
                <w:noProof/>
                <w:webHidden/>
              </w:rPr>
              <w:fldChar w:fldCharType="separate"/>
            </w:r>
            <w:r>
              <w:rPr>
                <w:noProof/>
                <w:webHidden/>
              </w:rPr>
              <w:t>80</w:t>
            </w:r>
            <w:r>
              <w:rPr>
                <w:noProof/>
                <w:webHidden/>
              </w:rPr>
              <w:fldChar w:fldCharType="end"/>
            </w:r>
          </w:hyperlink>
        </w:p>
        <w:p w14:paraId="1FD487C9" w14:textId="62076D86"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5" w:history="1">
            <w:r w:rsidRPr="00BA621C">
              <w:rPr>
                <w:rStyle w:val="Hyperlink"/>
                <w:rFonts w:eastAsia="Times New Roman"/>
                <w:noProof/>
              </w:rPr>
              <w:t>PriorityOverride.m</w:t>
            </w:r>
            <w:r>
              <w:rPr>
                <w:noProof/>
                <w:webHidden/>
              </w:rPr>
              <w:tab/>
            </w:r>
            <w:r>
              <w:rPr>
                <w:noProof/>
                <w:webHidden/>
              </w:rPr>
              <w:fldChar w:fldCharType="begin"/>
            </w:r>
            <w:r>
              <w:rPr>
                <w:noProof/>
                <w:webHidden/>
              </w:rPr>
              <w:instrText xml:space="preserve"> PAGEREF _Toc134584525 \h </w:instrText>
            </w:r>
            <w:r>
              <w:rPr>
                <w:noProof/>
                <w:webHidden/>
              </w:rPr>
            </w:r>
            <w:r>
              <w:rPr>
                <w:noProof/>
                <w:webHidden/>
              </w:rPr>
              <w:fldChar w:fldCharType="separate"/>
            </w:r>
            <w:r>
              <w:rPr>
                <w:noProof/>
                <w:webHidden/>
              </w:rPr>
              <w:t>82</w:t>
            </w:r>
            <w:r>
              <w:rPr>
                <w:noProof/>
                <w:webHidden/>
              </w:rPr>
              <w:fldChar w:fldCharType="end"/>
            </w:r>
          </w:hyperlink>
        </w:p>
        <w:p w14:paraId="3769F28D" w14:textId="14977F6E"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6" w:history="1">
            <w:r w:rsidRPr="00BA621C">
              <w:rPr>
                <w:rStyle w:val="Hyperlink"/>
                <w:rFonts w:eastAsia="Times New Roman"/>
                <w:noProof/>
                <w:lang w:eastAsia="en-US"/>
              </w:rPr>
              <w:t>Appendix 13 – Self Organizing Map Code</w:t>
            </w:r>
            <w:r>
              <w:rPr>
                <w:noProof/>
                <w:webHidden/>
              </w:rPr>
              <w:tab/>
            </w:r>
            <w:r>
              <w:rPr>
                <w:noProof/>
                <w:webHidden/>
              </w:rPr>
              <w:fldChar w:fldCharType="begin"/>
            </w:r>
            <w:r>
              <w:rPr>
                <w:noProof/>
                <w:webHidden/>
              </w:rPr>
              <w:instrText xml:space="preserve"> PAGEREF _Toc134584526 \h </w:instrText>
            </w:r>
            <w:r>
              <w:rPr>
                <w:noProof/>
                <w:webHidden/>
              </w:rPr>
            </w:r>
            <w:r>
              <w:rPr>
                <w:noProof/>
                <w:webHidden/>
              </w:rPr>
              <w:fldChar w:fldCharType="separate"/>
            </w:r>
            <w:r>
              <w:rPr>
                <w:noProof/>
                <w:webHidden/>
              </w:rPr>
              <w:t>85</w:t>
            </w:r>
            <w:r>
              <w:rPr>
                <w:noProof/>
                <w:webHidden/>
              </w:rPr>
              <w:fldChar w:fldCharType="end"/>
            </w:r>
          </w:hyperlink>
        </w:p>
        <w:p w14:paraId="768ADE77" w14:textId="608399B0"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7" w:history="1">
            <w:r w:rsidRPr="00BA621C">
              <w:rPr>
                <w:rStyle w:val="Hyperlink"/>
                <w:rFonts w:eastAsia="Times New Roman"/>
                <w:noProof/>
              </w:rPr>
              <w:t>Helpers/GetClosestPoint.m</w:t>
            </w:r>
            <w:r>
              <w:rPr>
                <w:noProof/>
                <w:webHidden/>
              </w:rPr>
              <w:tab/>
            </w:r>
            <w:r>
              <w:rPr>
                <w:noProof/>
                <w:webHidden/>
              </w:rPr>
              <w:fldChar w:fldCharType="begin"/>
            </w:r>
            <w:r>
              <w:rPr>
                <w:noProof/>
                <w:webHidden/>
              </w:rPr>
              <w:instrText xml:space="preserve"> PAGEREF _Toc134584527 \h </w:instrText>
            </w:r>
            <w:r>
              <w:rPr>
                <w:noProof/>
                <w:webHidden/>
              </w:rPr>
            </w:r>
            <w:r>
              <w:rPr>
                <w:noProof/>
                <w:webHidden/>
              </w:rPr>
              <w:fldChar w:fldCharType="separate"/>
            </w:r>
            <w:r>
              <w:rPr>
                <w:noProof/>
                <w:webHidden/>
              </w:rPr>
              <w:t>89</w:t>
            </w:r>
            <w:r>
              <w:rPr>
                <w:noProof/>
                <w:webHidden/>
              </w:rPr>
              <w:fldChar w:fldCharType="end"/>
            </w:r>
          </w:hyperlink>
        </w:p>
        <w:p w14:paraId="488573DD" w14:textId="1941E378"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8" w:history="1">
            <w:r w:rsidRPr="00BA621C">
              <w:rPr>
                <w:rStyle w:val="Hyperlink"/>
                <w:rFonts w:eastAsia="Times New Roman"/>
                <w:noProof/>
                <w:lang w:eastAsia="en-US"/>
              </w:rPr>
              <w:t>Appendix 14 – Graft-RRT Code</w:t>
            </w:r>
            <w:r>
              <w:rPr>
                <w:noProof/>
                <w:webHidden/>
              </w:rPr>
              <w:tab/>
            </w:r>
            <w:r>
              <w:rPr>
                <w:noProof/>
                <w:webHidden/>
              </w:rPr>
              <w:fldChar w:fldCharType="begin"/>
            </w:r>
            <w:r>
              <w:rPr>
                <w:noProof/>
                <w:webHidden/>
              </w:rPr>
              <w:instrText xml:space="preserve"> PAGEREF _Toc134584528 \h </w:instrText>
            </w:r>
            <w:r>
              <w:rPr>
                <w:noProof/>
                <w:webHidden/>
              </w:rPr>
            </w:r>
            <w:r>
              <w:rPr>
                <w:noProof/>
                <w:webHidden/>
              </w:rPr>
              <w:fldChar w:fldCharType="separate"/>
            </w:r>
            <w:r>
              <w:rPr>
                <w:noProof/>
                <w:webHidden/>
              </w:rPr>
              <w:t>90</w:t>
            </w:r>
            <w:r>
              <w:rPr>
                <w:noProof/>
                <w:webHidden/>
              </w:rPr>
              <w:fldChar w:fldCharType="end"/>
            </w:r>
          </w:hyperlink>
        </w:p>
        <w:p w14:paraId="42BAD035" w14:textId="4B48D49A"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29" w:history="1">
            <w:r w:rsidRPr="00BA621C">
              <w:rPr>
                <w:rStyle w:val="Hyperlink"/>
                <w:rFonts w:eastAsia="Times New Roman"/>
                <w:noProof/>
              </w:rPr>
              <w:t>Helpers/</w:t>
            </w:r>
            <w:r w:rsidRPr="00BA621C">
              <w:rPr>
                <w:rStyle w:val="Hyperlink"/>
                <w:rFonts w:eastAsia="Times New Roman"/>
                <w:noProof/>
                <w:kern w:val="0"/>
              </w:rPr>
              <w:t>g_rstara.</w:t>
            </w:r>
            <w:r w:rsidRPr="00BA621C">
              <w:rPr>
                <w:rStyle w:val="Hyperlink"/>
                <w:rFonts w:eastAsia="Times New Roman"/>
                <w:noProof/>
              </w:rPr>
              <w:t>m</w:t>
            </w:r>
            <w:r>
              <w:rPr>
                <w:noProof/>
                <w:webHidden/>
              </w:rPr>
              <w:tab/>
            </w:r>
            <w:r>
              <w:rPr>
                <w:noProof/>
                <w:webHidden/>
              </w:rPr>
              <w:fldChar w:fldCharType="begin"/>
            </w:r>
            <w:r>
              <w:rPr>
                <w:noProof/>
                <w:webHidden/>
              </w:rPr>
              <w:instrText xml:space="preserve"> PAGEREF _Toc134584529 \h </w:instrText>
            </w:r>
            <w:r>
              <w:rPr>
                <w:noProof/>
                <w:webHidden/>
              </w:rPr>
            </w:r>
            <w:r>
              <w:rPr>
                <w:noProof/>
                <w:webHidden/>
              </w:rPr>
              <w:fldChar w:fldCharType="separate"/>
            </w:r>
            <w:r>
              <w:rPr>
                <w:noProof/>
                <w:webHidden/>
              </w:rPr>
              <w:t>93</w:t>
            </w:r>
            <w:r>
              <w:rPr>
                <w:noProof/>
                <w:webHidden/>
              </w:rPr>
              <w:fldChar w:fldCharType="end"/>
            </w:r>
          </w:hyperlink>
        </w:p>
        <w:p w14:paraId="13D262D0" w14:textId="393A2B9C"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0" w:history="1">
            <w:r w:rsidRPr="00BA621C">
              <w:rPr>
                <w:rStyle w:val="Hyperlink"/>
                <w:noProof/>
              </w:rPr>
              <w:t>Helpers/g_rstarb.m</w:t>
            </w:r>
            <w:r>
              <w:rPr>
                <w:noProof/>
                <w:webHidden/>
              </w:rPr>
              <w:tab/>
            </w:r>
            <w:r>
              <w:rPr>
                <w:noProof/>
                <w:webHidden/>
              </w:rPr>
              <w:fldChar w:fldCharType="begin"/>
            </w:r>
            <w:r>
              <w:rPr>
                <w:noProof/>
                <w:webHidden/>
              </w:rPr>
              <w:instrText xml:space="preserve"> PAGEREF _Toc134584530 \h </w:instrText>
            </w:r>
            <w:r>
              <w:rPr>
                <w:noProof/>
                <w:webHidden/>
              </w:rPr>
            </w:r>
            <w:r>
              <w:rPr>
                <w:noProof/>
                <w:webHidden/>
              </w:rPr>
              <w:fldChar w:fldCharType="separate"/>
            </w:r>
            <w:r>
              <w:rPr>
                <w:noProof/>
                <w:webHidden/>
              </w:rPr>
              <w:t>97</w:t>
            </w:r>
            <w:r>
              <w:rPr>
                <w:noProof/>
                <w:webHidden/>
              </w:rPr>
              <w:fldChar w:fldCharType="end"/>
            </w:r>
          </w:hyperlink>
        </w:p>
        <w:p w14:paraId="09258C13" w14:textId="783FA54B"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1" w:history="1">
            <w:r w:rsidRPr="00BA621C">
              <w:rPr>
                <w:rStyle w:val="Hyperlink"/>
                <w:noProof/>
              </w:rPr>
              <w:t>Helpers/check_globalvalue.m</w:t>
            </w:r>
            <w:r>
              <w:rPr>
                <w:noProof/>
                <w:webHidden/>
              </w:rPr>
              <w:tab/>
            </w:r>
            <w:r>
              <w:rPr>
                <w:noProof/>
                <w:webHidden/>
              </w:rPr>
              <w:fldChar w:fldCharType="begin"/>
            </w:r>
            <w:r>
              <w:rPr>
                <w:noProof/>
                <w:webHidden/>
              </w:rPr>
              <w:instrText xml:space="preserve"> PAGEREF _Toc134584531 \h </w:instrText>
            </w:r>
            <w:r>
              <w:rPr>
                <w:noProof/>
                <w:webHidden/>
              </w:rPr>
            </w:r>
            <w:r>
              <w:rPr>
                <w:noProof/>
                <w:webHidden/>
              </w:rPr>
              <w:fldChar w:fldCharType="separate"/>
            </w:r>
            <w:r>
              <w:rPr>
                <w:noProof/>
                <w:webHidden/>
              </w:rPr>
              <w:t>101</w:t>
            </w:r>
            <w:r>
              <w:rPr>
                <w:noProof/>
                <w:webHidden/>
              </w:rPr>
              <w:fldChar w:fldCharType="end"/>
            </w:r>
          </w:hyperlink>
        </w:p>
        <w:p w14:paraId="007B6576" w14:textId="264106EF"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2" w:history="1">
            <w:r w:rsidRPr="00BA621C">
              <w:rPr>
                <w:rStyle w:val="Hyperlink"/>
                <w:noProof/>
              </w:rPr>
              <w:t>Helpers/check_globalvalueII.m</w:t>
            </w:r>
            <w:r>
              <w:rPr>
                <w:noProof/>
                <w:webHidden/>
              </w:rPr>
              <w:tab/>
            </w:r>
            <w:r>
              <w:rPr>
                <w:noProof/>
                <w:webHidden/>
              </w:rPr>
              <w:fldChar w:fldCharType="begin"/>
            </w:r>
            <w:r>
              <w:rPr>
                <w:noProof/>
                <w:webHidden/>
              </w:rPr>
              <w:instrText xml:space="preserve"> PAGEREF _Toc134584532 \h </w:instrText>
            </w:r>
            <w:r>
              <w:rPr>
                <w:noProof/>
                <w:webHidden/>
              </w:rPr>
            </w:r>
            <w:r>
              <w:rPr>
                <w:noProof/>
                <w:webHidden/>
              </w:rPr>
              <w:fldChar w:fldCharType="separate"/>
            </w:r>
            <w:r>
              <w:rPr>
                <w:noProof/>
                <w:webHidden/>
              </w:rPr>
              <w:t>102</w:t>
            </w:r>
            <w:r>
              <w:rPr>
                <w:noProof/>
                <w:webHidden/>
              </w:rPr>
              <w:fldChar w:fldCharType="end"/>
            </w:r>
          </w:hyperlink>
        </w:p>
        <w:p w14:paraId="18F007F5" w14:textId="6992951F"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3" w:history="1">
            <w:r w:rsidRPr="00BA621C">
              <w:rPr>
                <w:rStyle w:val="Hyperlink"/>
                <w:noProof/>
              </w:rPr>
              <w:t>Helpers/check_loacalvalue.m</w:t>
            </w:r>
            <w:r>
              <w:rPr>
                <w:noProof/>
                <w:webHidden/>
              </w:rPr>
              <w:tab/>
            </w:r>
            <w:r>
              <w:rPr>
                <w:noProof/>
                <w:webHidden/>
              </w:rPr>
              <w:fldChar w:fldCharType="begin"/>
            </w:r>
            <w:r>
              <w:rPr>
                <w:noProof/>
                <w:webHidden/>
              </w:rPr>
              <w:instrText xml:space="preserve"> PAGEREF _Toc134584533 \h </w:instrText>
            </w:r>
            <w:r>
              <w:rPr>
                <w:noProof/>
                <w:webHidden/>
              </w:rPr>
            </w:r>
            <w:r>
              <w:rPr>
                <w:noProof/>
                <w:webHidden/>
              </w:rPr>
              <w:fldChar w:fldCharType="separate"/>
            </w:r>
            <w:r>
              <w:rPr>
                <w:noProof/>
                <w:webHidden/>
              </w:rPr>
              <w:t>103</w:t>
            </w:r>
            <w:r>
              <w:rPr>
                <w:noProof/>
                <w:webHidden/>
              </w:rPr>
              <w:fldChar w:fldCharType="end"/>
            </w:r>
          </w:hyperlink>
        </w:p>
        <w:p w14:paraId="4B6DFC4D" w14:textId="639EBA29"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4" w:history="1">
            <w:r w:rsidRPr="00BA621C">
              <w:rPr>
                <w:rStyle w:val="Hyperlink"/>
                <w:rFonts w:eastAsia="Times New Roman"/>
                <w:noProof/>
              </w:rPr>
              <w:t>Helpers/CheckCollision.m</w:t>
            </w:r>
            <w:r>
              <w:rPr>
                <w:noProof/>
                <w:webHidden/>
              </w:rPr>
              <w:tab/>
            </w:r>
            <w:r>
              <w:rPr>
                <w:noProof/>
                <w:webHidden/>
              </w:rPr>
              <w:fldChar w:fldCharType="begin"/>
            </w:r>
            <w:r>
              <w:rPr>
                <w:noProof/>
                <w:webHidden/>
              </w:rPr>
              <w:instrText xml:space="preserve"> PAGEREF _Toc134584534 \h </w:instrText>
            </w:r>
            <w:r>
              <w:rPr>
                <w:noProof/>
                <w:webHidden/>
              </w:rPr>
            </w:r>
            <w:r>
              <w:rPr>
                <w:noProof/>
                <w:webHidden/>
              </w:rPr>
              <w:fldChar w:fldCharType="separate"/>
            </w:r>
            <w:r>
              <w:rPr>
                <w:noProof/>
                <w:webHidden/>
              </w:rPr>
              <w:t>104</w:t>
            </w:r>
            <w:r>
              <w:rPr>
                <w:noProof/>
                <w:webHidden/>
              </w:rPr>
              <w:fldChar w:fldCharType="end"/>
            </w:r>
          </w:hyperlink>
        </w:p>
        <w:p w14:paraId="5574E116" w14:textId="791CE9BF"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5" w:history="1">
            <w:r w:rsidRPr="00BA621C">
              <w:rPr>
                <w:rStyle w:val="Hyperlink"/>
                <w:noProof/>
              </w:rPr>
              <w:t>Helpers/DistanceCost.m</w:t>
            </w:r>
            <w:r>
              <w:rPr>
                <w:noProof/>
                <w:webHidden/>
              </w:rPr>
              <w:tab/>
            </w:r>
            <w:r>
              <w:rPr>
                <w:noProof/>
                <w:webHidden/>
              </w:rPr>
              <w:fldChar w:fldCharType="begin"/>
            </w:r>
            <w:r>
              <w:rPr>
                <w:noProof/>
                <w:webHidden/>
              </w:rPr>
              <w:instrText xml:space="preserve"> PAGEREF _Toc134584535 \h </w:instrText>
            </w:r>
            <w:r>
              <w:rPr>
                <w:noProof/>
                <w:webHidden/>
              </w:rPr>
            </w:r>
            <w:r>
              <w:rPr>
                <w:noProof/>
                <w:webHidden/>
              </w:rPr>
              <w:fldChar w:fldCharType="separate"/>
            </w:r>
            <w:r>
              <w:rPr>
                <w:noProof/>
                <w:webHidden/>
              </w:rPr>
              <w:t>106</w:t>
            </w:r>
            <w:r>
              <w:rPr>
                <w:noProof/>
                <w:webHidden/>
              </w:rPr>
              <w:fldChar w:fldCharType="end"/>
            </w:r>
          </w:hyperlink>
        </w:p>
        <w:p w14:paraId="7FEBF9AE" w14:textId="3C0E9167"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6" w:history="1">
            <w:r w:rsidRPr="00BA621C">
              <w:rPr>
                <w:rStyle w:val="Hyperlink"/>
                <w:rFonts w:eastAsia="Times New Roman"/>
                <w:noProof/>
              </w:rPr>
              <w:t>Helpers/graft_extend.m</w:t>
            </w:r>
            <w:r>
              <w:rPr>
                <w:noProof/>
                <w:webHidden/>
              </w:rPr>
              <w:tab/>
            </w:r>
            <w:r>
              <w:rPr>
                <w:noProof/>
                <w:webHidden/>
              </w:rPr>
              <w:fldChar w:fldCharType="begin"/>
            </w:r>
            <w:r>
              <w:rPr>
                <w:noProof/>
                <w:webHidden/>
              </w:rPr>
              <w:instrText xml:space="preserve"> PAGEREF _Toc134584536 \h </w:instrText>
            </w:r>
            <w:r>
              <w:rPr>
                <w:noProof/>
                <w:webHidden/>
              </w:rPr>
            </w:r>
            <w:r>
              <w:rPr>
                <w:noProof/>
                <w:webHidden/>
              </w:rPr>
              <w:fldChar w:fldCharType="separate"/>
            </w:r>
            <w:r>
              <w:rPr>
                <w:noProof/>
                <w:webHidden/>
              </w:rPr>
              <w:t>107</w:t>
            </w:r>
            <w:r>
              <w:rPr>
                <w:noProof/>
                <w:webHidden/>
              </w:rPr>
              <w:fldChar w:fldCharType="end"/>
            </w:r>
          </w:hyperlink>
        </w:p>
        <w:p w14:paraId="1AD68F9C" w14:textId="27A00721"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7" w:history="1">
            <w:r w:rsidRPr="00BA621C">
              <w:rPr>
                <w:rStyle w:val="Hyperlink"/>
                <w:noProof/>
              </w:rPr>
              <w:t>Helpers/in_distance.m</w:t>
            </w:r>
            <w:r>
              <w:rPr>
                <w:noProof/>
                <w:webHidden/>
              </w:rPr>
              <w:tab/>
            </w:r>
            <w:r>
              <w:rPr>
                <w:noProof/>
                <w:webHidden/>
              </w:rPr>
              <w:fldChar w:fldCharType="begin"/>
            </w:r>
            <w:r>
              <w:rPr>
                <w:noProof/>
                <w:webHidden/>
              </w:rPr>
              <w:instrText xml:space="preserve"> PAGEREF _Toc134584537 \h </w:instrText>
            </w:r>
            <w:r>
              <w:rPr>
                <w:noProof/>
                <w:webHidden/>
              </w:rPr>
            </w:r>
            <w:r>
              <w:rPr>
                <w:noProof/>
                <w:webHidden/>
              </w:rPr>
              <w:fldChar w:fldCharType="separate"/>
            </w:r>
            <w:r>
              <w:rPr>
                <w:noProof/>
                <w:webHidden/>
              </w:rPr>
              <w:t>111</w:t>
            </w:r>
            <w:r>
              <w:rPr>
                <w:noProof/>
                <w:webHidden/>
              </w:rPr>
              <w:fldChar w:fldCharType="end"/>
            </w:r>
          </w:hyperlink>
        </w:p>
        <w:p w14:paraId="34500FD7" w14:textId="7CB5E874"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8" w:history="1">
            <w:r w:rsidRPr="00BA621C">
              <w:rPr>
                <w:rStyle w:val="Hyperlink"/>
                <w:noProof/>
              </w:rPr>
              <w:t>Helpers/line_check.m</w:t>
            </w:r>
            <w:r>
              <w:rPr>
                <w:noProof/>
                <w:webHidden/>
              </w:rPr>
              <w:tab/>
            </w:r>
            <w:r>
              <w:rPr>
                <w:noProof/>
                <w:webHidden/>
              </w:rPr>
              <w:fldChar w:fldCharType="begin"/>
            </w:r>
            <w:r>
              <w:rPr>
                <w:noProof/>
                <w:webHidden/>
              </w:rPr>
              <w:instrText xml:space="preserve"> PAGEREF _Toc134584538 \h </w:instrText>
            </w:r>
            <w:r>
              <w:rPr>
                <w:noProof/>
                <w:webHidden/>
              </w:rPr>
            </w:r>
            <w:r>
              <w:rPr>
                <w:noProof/>
                <w:webHidden/>
              </w:rPr>
              <w:fldChar w:fldCharType="separate"/>
            </w:r>
            <w:r>
              <w:rPr>
                <w:noProof/>
                <w:webHidden/>
              </w:rPr>
              <w:t>112</w:t>
            </w:r>
            <w:r>
              <w:rPr>
                <w:noProof/>
                <w:webHidden/>
              </w:rPr>
              <w:fldChar w:fldCharType="end"/>
            </w:r>
          </w:hyperlink>
        </w:p>
        <w:p w14:paraId="7E7C7F79" w14:textId="32E7B67E"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39" w:history="1">
            <w:r w:rsidRPr="00BA621C">
              <w:rPr>
                <w:rStyle w:val="Hyperlink"/>
                <w:rFonts w:eastAsia="Times New Roman"/>
                <w:noProof/>
              </w:rPr>
              <w:t>Helpers/ObstacleFree.m</w:t>
            </w:r>
            <w:r>
              <w:rPr>
                <w:noProof/>
                <w:webHidden/>
              </w:rPr>
              <w:tab/>
            </w:r>
            <w:r>
              <w:rPr>
                <w:noProof/>
                <w:webHidden/>
              </w:rPr>
              <w:fldChar w:fldCharType="begin"/>
            </w:r>
            <w:r>
              <w:rPr>
                <w:noProof/>
                <w:webHidden/>
              </w:rPr>
              <w:instrText xml:space="preserve"> PAGEREF _Toc134584539 \h </w:instrText>
            </w:r>
            <w:r>
              <w:rPr>
                <w:noProof/>
                <w:webHidden/>
              </w:rPr>
            </w:r>
            <w:r>
              <w:rPr>
                <w:noProof/>
                <w:webHidden/>
              </w:rPr>
              <w:fldChar w:fldCharType="separate"/>
            </w:r>
            <w:r>
              <w:rPr>
                <w:noProof/>
                <w:webHidden/>
              </w:rPr>
              <w:t>114</w:t>
            </w:r>
            <w:r>
              <w:rPr>
                <w:noProof/>
                <w:webHidden/>
              </w:rPr>
              <w:fldChar w:fldCharType="end"/>
            </w:r>
          </w:hyperlink>
        </w:p>
        <w:p w14:paraId="09333308" w14:textId="1BE31A88"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40" w:history="1">
            <w:r w:rsidRPr="00BA621C">
              <w:rPr>
                <w:rStyle w:val="Hyperlink"/>
                <w:noProof/>
              </w:rPr>
              <w:t>Helpers/rand_center.m</w:t>
            </w:r>
            <w:r>
              <w:rPr>
                <w:noProof/>
                <w:webHidden/>
              </w:rPr>
              <w:tab/>
            </w:r>
            <w:r>
              <w:rPr>
                <w:noProof/>
                <w:webHidden/>
              </w:rPr>
              <w:fldChar w:fldCharType="begin"/>
            </w:r>
            <w:r>
              <w:rPr>
                <w:noProof/>
                <w:webHidden/>
              </w:rPr>
              <w:instrText xml:space="preserve"> PAGEREF _Toc134584540 \h </w:instrText>
            </w:r>
            <w:r>
              <w:rPr>
                <w:noProof/>
                <w:webHidden/>
              </w:rPr>
            </w:r>
            <w:r>
              <w:rPr>
                <w:noProof/>
                <w:webHidden/>
              </w:rPr>
              <w:fldChar w:fldCharType="separate"/>
            </w:r>
            <w:r>
              <w:rPr>
                <w:noProof/>
                <w:webHidden/>
              </w:rPr>
              <w:t>115</w:t>
            </w:r>
            <w:r>
              <w:rPr>
                <w:noProof/>
                <w:webHidden/>
              </w:rPr>
              <w:fldChar w:fldCharType="end"/>
            </w:r>
          </w:hyperlink>
        </w:p>
        <w:p w14:paraId="0C3966F1" w14:textId="5599943A"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41" w:history="1">
            <w:r w:rsidRPr="00BA621C">
              <w:rPr>
                <w:rStyle w:val="Hyperlink"/>
                <w:rFonts w:eastAsia="Times New Roman"/>
                <w:noProof/>
              </w:rPr>
              <w:t>Helpers/RandomPoint.m</w:t>
            </w:r>
            <w:r>
              <w:rPr>
                <w:noProof/>
                <w:webHidden/>
              </w:rPr>
              <w:tab/>
            </w:r>
            <w:r>
              <w:rPr>
                <w:noProof/>
                <w:webHidden/>
              </w:rPr>
              <w:fldChar w:fldCharType="begin"/>
            </w:r>
            <w:r>
              <w:rPr>
                <w:noProof/>
                <w:webHidden/>
              </w:rPr>
              <w:instrText xml:space="preserve"> PAGEREF _Toc134584541 \h </w:instrText>
            </w:r>
            <w:r>
              <w:rPr>
                <w:noProof/>
                <w:webHidden/>
              </w:rPr>
            </w:r>
            <w:r>
              <w:rPr>
                <w:noProof/>
                <w:webHidden/>
              </w:rPr>
              <w:fldChar w:fldCharType="separate"/>
            </w:r>
            <w:r>
              <w:rPr>
                <w:noProof/>
                <w:webHidden/>
              </w:rPr>
              <w:t>118</w:t>
            </w:r>
            <w:r>
              <w:rPr>
                <w:noProof/>
                <w:webHidden/>
              </w:rPr>
              <w:fldChar w:fldCharType="end"/>
            </w:r>
          </w:hyperlink>
        </w:p>
        <w:p w14:paraId="112EE566" w14:textId="00B32643" w:rsidR="00EB5E9F" w:rsidRDefault="00EB5E9F">
          <w:pPr>
            <w:pStyle w:val="TOC3"/>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42" w:history="1">
            <w:r w:rsidRPr="00BA621C">
              <w:rPr>
                <w:rStyle w:val="Hyperlink"/>
                <w:noProof/>
              </w:rPr>
              <w:t>Helpers/re_path.m</w:t>
            </w:r>
            <w:r>
              <w:rPr>
                <w:noProof/>
                <w:webHidden/>
              </w:rPr>
              <w:tab/>
            </w:r>
            <w:r>
              <w:rPr>
                <w:noProof/>
                <w:webHidden/>
              </w:rPr>
              <w:fldChar w:fldCharType="begin"/>
            </w:r>
            <w:r>
              <w:rPr>
                <w:noProof/>
                <w:webHidden/>
              </w:rPr>
              <w:instrText xml:space="preserve"> PAGEREF _Toc134584542 \h </w:instrText>
            </w:r>
            <w:r>
              <w:rPr>
                <w:noProof/>
                <w:webHidden/>
              </w:rPr>
            </w:r>
            <w:r>
              <w:rPr>
                <w:noProof/>
                <w:webHidden/>
              </w:rPr>
              <w:fldChar w:fldCharType="separate"/>
            </w:r>
            <w:r>
              <w:rPr>
                <w:noProof/>
                <w:webHidden/>
              </w:rPr>
              <w:t>119</w:t>
            </w:r>
            <w:r>
              <w:rPr>
                <w:noProof/>
                <w:webHidden/>
              </w:rPr>
              <w:fldChar w:fldCharType="end"/>
            </w:r>
          </w:hyperlink>
        </w:p>
        <w:p w14:paraId="4F233639" w14:textId="6BEA9429" w:rsidR="00EB5E9F" w:rsidRDefault="00EB5E9F">
          <w:pPr>
            <w:pStyle w:val="TOC2"/>
            <w:tabs>
              <w:tab w:val="right" w:leader="dot" w:pos="8296"/>
            </w:tabs>
            <w:rPr>
              <w:rFonts w:asciiTheme="minorHAnsi" w:eastAsiaTheme="minorEastAsia" w:hAnsiTheme="minorHAnsi" w:cstheme="minorBidi"/>
              <w:noProof/>
              <w:sz w:val="22"/>
              <w:szCs w:val="22"/>
              <w:lang w:eastAsia="en-US"/>
              <w14:ligatures w14:val="standardContextual"/>
            </w:rPr>
          </w:pPr>
          <w:hyperlink w:anchor="_Toc134584543" w:history="1">
            <w:r w:rsidRPr="00BA621C">
              <w:rPr>
                <w:rStyle w:val="Hyperlink"/>
                <w:noProof/>
                <w:lang w:eastAsia="en-US"/>
              </w:rPr>
              <w:t>Appendix 15 - README</w:t>
            </w:r>
            <w:r>
              <w:rPr>
                <w:noProof/>
                <w:webHidden/>
              </w:rPr>
              <w:tab/>
            </w:r>
            <w:r>
              <w:rPr>
                <w:noProof/>
                <w:webHidden/>
              </w:rPr>
              <w:fldChar w:fldCharType="begin"/>
            </w:r>
            <w:r>
              <w:rPr>
                <w:noProof/>
                <w:webHidden/>
              </w:rPr>
              <w:instrText xml:space="preserve"> PAGEREF _Toc134584543 \h </w:instrText>
            </w:r>
            <w:r>
              <w:rPr>
                <w:noProof/>
                <w:webHidden/>
              </w:rPr>
            </w:r>
            <w:r>
              <w:rPr>
                <w:noProof/>
                <w:webHidden/>
              </w:rPr>
              <w:fldChar w:fldCharType="separate"/>
            </w:r>
            <w:r>
              <w:rPr>
                <w:noProof/>
                <w:webHidden/>
              </w:rPr>
              <w:t>122</w:t>
            </w:r>
            <w:r>
              <w:rPr>
                <w:noProof/>
                <w:webHidden/>
              </w:rPr>
              <w:fldChar w:fldCharType="end"/>
            </w:r>
          </w:hyperlink>
        </w:p>
        <w:p w14:paraId="2C0554EE" w14:textId="14E3FD14" w:rsidR="007640E2" w:rsidRDefault="007640E2" w:rsidP="00147EFC">
          <w:pPr>
            <w:jc w:val="both"/>
            <w:rPr>
              <w:b/>
              <w:bCs/>
              <w:noProof/>
            </w:rPr>
          </w:pPr>
          <w:r>
            <w:rPr>
              <w:b/>
              <w:bCs/>
              <w:noProof/>
            </w:rPr>
            <w:fldChar w:fldCharType="end"/>
          </w:r>
        </w:p>
      </w:sdtContent>
    </w:sdt>
    <w:p w14:paraId="146BD49A" w14:textId="07C7DC0F" w:rsidR="007640E2" w:rsidRDefault="007640E2" w:rsidP="00147EFC">
      <w:pPr>
        <w:widowControl/>
        <w:jc w:val="both"/>
        <w:rPr>
          <w:b/>
          <w:bCs/>
          <w:noProof/>
        </w:rPr>
      </w:pPr>
      <w:r>
        <w:rPr>
          <w:b/>
          <w:bCs/>
          <w:noProof/>
        </w:rPr>
        <w:br w:type="page"/>
      </w:r>
    </w:p>
    <w:p w14:paraId="1951E333" w14:textId="09B076B6" w:rsidR="007640E2" w:rsidRDefault="007640E2" w:rsidP="00147EFC">
      <w:pPr>
        <w:pStyle w:val="Heading1"/>
        <w:spacing w:line="480" w:lineRule="auto"/>
        <w:jc w:val="both"/>
      </w:pPr>
      <w:bookmarkStart w:id="0" w:name="_Toc134584494"/>
      <w:r>
        <w:lastRenderedPageBreak/>
        <w:t>Introduction</w:t>
      </w:r>
      <w:bookmarkEnd w:id="0"/>
    </w:p>
    <w:p w14:paraId="028B79AB" w14:textId="14A75540" w:rsidR="00101DC5" w:rsidRDefault="007640E2" w:rsidP="00147EFC">
      <w:pPr>
        <w:ind w:firstLine="480"/>
        <w:jc w:val="both"/>
        <w:rPr>
          <w:lang w:eastAsia="en-US"/>
        </w:rPr>
      </w:pPr>
      <w:r>
        <w:rPr>
          <w:lang w:eastAsia="en-US"/>
        </w:rPr>
        <w:t xml:space="preserve">The effective navigation and routing of multi-waypoint scenarios in mobile </w:t>
      </w:r>
      <w:r w:rsidRPr="007640E2">
        <w:t>robotic</w:t>
      </w:r>
      <w:r>
        <w:t xml:space="preserve"> </w:t>
      </w:r>
      <w:r w:rsidRPr="007640E2">
        <w:t>platforms</w:t>
      </w:r>
      <w:r>
        <w:rPr>
          <w:lang w:eastAsia="en-US"/>
        </w:rPr>
        <w:t xml:space="preserve"> is a complex and often-researched phenomenon within modern academia. Fundamentally, this problem is comprised of many core </w:t>
      </w:r>
      <w:r w:rsidR="00354BD9">
        <w:rPr>
          <w:lang w:eastAsia="en-US"/>
        </w:rPr>
        <w:t>principles</w:t>
      </w:r>
      <w:r>
        <w:rPr>
          <w:lang w:eastAsia="en-US"/>
        </w:rPr>
        <w:t xml:space="preserve"> which </w:t>
      </w:r>
      <w:r w:rsidR="00354BD9">
        <w:rPr>
          <w:lang w:eastAsia="en-US"/>
        </w:rPr>
        <w:t>find their roots in NP-hard computations within a real-time scope</w:t>
      </w:r>
      <w:r w:rsidR="00402BFE">
        <w:rPr>
          <w:lang w:eastAsia="en-US"/>
        </w:rPr>
        <w:t>,</w:t>
      </w:r>
      <w:r w:rsidR="00A8620B">
        <w:rPr>
          <w:lang w:eastAsia="en-US"/>
        </w:rPr>
        <w:t xml:space="preserve"> </w:t>
      </w:r>
      <w:r w:rsidR="00402BFE">
        <w:rPr>
          <w:lang w:eastAsia="en-US"/>
        </w:rPr>
        <w:t>thus,</w:t>
      </w:r>
      <w:r w:rsidR="00354BD9">
        <w:rPr>
          <w:lang w:eastAsia="en-US"/>
        </w:rPr>
        <w:t xml:space="preserve"> </w:t>
      </w:r>
      <w:r w:rsidR="00402BFE">
        <w:rPr>
          <w:lang w:eastAsia="en-US"/>
        </w:rPr>
        <w:t>it</w:t>
      </w:r>
      <w:r w:rsidR="00354BD9">
        <w:rPr>
          <w:lang w:eastAsia="en-US"/>
        </w:rPr>
        <w:t xml:space="preserve"> is not uncommon for research work to find its basis within these fundamental problems in isolation rather than as a fully assembled system</w:t>
      </w:r>
      <w:r w:rsidR="00C500B3">
        <w:rPr>
          <w:lang w:eastAsia="en-US"/>
        </w:rPr>
        <w:t xml:space="preserve">. </w:t>
      </w:r>
      <w:r w:rsidR="00346198">
        <w:rPr>
          <w:lang w:eastAsia="en-US"/>
        </w:rPr>
        <w:t>A</w:t>
      </w:r>
      <w:r w:rsidR="00C500B3">
        <w:rPr>
          <w:lang w:eastAsia="en-US"/>
        </w:rPr>
        <w:t xml:space="preserve"> plethora of research exists examining and introducing new means for global path planning</w:t>
      </w:r>
      <w:r w:rsidR="003B6025">
        <w:rPr>
          <w:lang w:eastAsia="en-US"/>
        </w:rPr>
        <w:t xml:space="preserve">, point-to-point path planning, and local navigation. </w:t>
      </w:r>
      <w:r w:rsidR="00354BD9">
        <w:rPr>
          <w:lang w:eastAsia="en-US"/>
        </w:rPr>
        <w:t>A n</w:t>
      </w:r>
      <w:r w:rsidR="005C6133">
        <w:rPr>
          <w:lang w:eastAsia="en-US"/>
        </w:rPr>
        <w:t>ovel</w:t>
      </w:r>
      <w:r w:rsidR="00354BD9">
        <w:rPr>
          <w:lang w:eastAsia="en-US"/>
        </w:rPr>
        <w:t xml:space="preserve"> technology that </w:t>
      </w:r>
      <w:r w:rsidR="00C500B3">
        <w:rPr>
          <w:lang w:eastAsia="en-US"/>
        </w:rPr>
        <w:t>has recently</w:t>
      </w:r>
      <w:r w:rsidR="00354BD9">
        <w:rPr>
          <w:lang w:eastAsia="en-US"/>
        </w:rPr>
        <w:t xml:space="preserve"> </w:t>
      </w:r>
      <w:r w:rsidR="007A7A62">
        <w:rPr>
          <w:lang w:eastAsia="en-US"/>
        </w:rPr>
        <w:t xml:space="preserve">garnered </w:t>
      </w:r>
      <w:r w:rsidR="00354BD9">
        <w:rPr>
          <w:lang w:eastAsia="en-US"/>
        </w:rPr>
        <w:t xml:space="preserve">interest </w:t>
      </w:r>
      <w:r w:rsidR="00C500B3">
        <w:rPr>
          <w:lang w:eastAsia="en-US"/>
        </w:rPr>
        <w:t xml:space="preserve">in both industry </w:t>
      </w:r>
      <w:r w:rsidR="00354BD9">
        <w:rPr>
          <w:lang w:eastAsia="en-US"/>
        </w:rPr>
        <w:t>and academic</w:t>
      </w:r>
      <w:r w:rsidR="00C500B3">
        <w:rPr>
          <w:lang w:eastAsia="en-US"/>
        </w:rPr>
        <w:t xml:space="preserve"> settings</w:t>
      </w:r>
      <w:r w:rsidR="007F6D5E">
        <w:rPr>
          <w:lang w:eastAsia="en-US"/>
        </w:rPr>
        <w:t>, due to its usefulness in complex navigation problems,</w:t>
      </w:r>
      <w:r w:rsidR="00C500B3">
        <w:rPr>
          <w:lang w:eastAsia="en-US"/>
        </w:rPr>
        <w:t xml:space="preserve"> is</w:t>
      </w:r>
      <w:r w:rsidR="00354BD9">
        <w:rPr>
          <w:lang w:eastAsia="en-US"/>
        </w:rPr>
        <w:t xml:space="preserve"> the </w:t>
      </w:r>
      <w:r w:rsidR="00C500B3">
        <w:rPr>
          <w:lang w:eastAsia="en-US"/>
        </w:rPr>
        <w:t>effective application</w:t>
      </w:r>
      <w:r w:rsidR="00354BD9">
        <w:rPr>
          <w:lang w:eastAsia="en-US"/>
        </w:rPr>
        <w:t xml:space="preserve"> of Digital Twin technologi</w:t>
      </w:r>
      <w:r w:rsidR="00A8620B">
        <w:rPr>
          <w:lang w:eastAsia="en-US"/>
        </w:rPr>
        <w:t>es</w:t>
      </w:r>
      <w:r w:rsidR="00C500B3">
        <w:rPr>
          <w:lang w:eastAsia="en-US"/>
        </w:rPr>
        <w:t xml:space="preserve">. The primary concept behind a Digital Twin system is to create a virtual model of a real-world robotic platform in a specific scenario and simulate the </w:t>
      </w:r>
      <w:r w:rsidR="003544C7">
        <w:rPr>
          <w:lang w:eastAsia="en-US"/>
        </w:rPr>
        <w:t>platform’s</w:t>
      </w:r>
      <w:r w:rsidR="00C500B3">
        <w:rPr>
          <w:lang w:eastAsia="en-US"/>
        </w:rPr>
        <w:t xml:space="preserve"> behavior in order to understand its performance and optimality in various scenarios. The application of </w:t>
      </w:r>
      <w:r w:rsidR="00A8620B">
        <w:rPr>
          <w:lang w:eastAsia="en-US"/>
        </w:rPr>
        <w:t>the</w:t>
      </w:r>
      <w:r w:rsidR="003B6025">
        <w:rPr>
          <w:lang w:eastAsia="en-US"/>
        </w:rPr>
        <w:t xml:space="preserve"> </w:t>
      </w:r>
      <w:r w:rsidR="00C500B3">
        <w:rPr>
          <w:lang w:eastAsia="en-US"/>
        </w:rPr>
        <w:t>Digital Twin</w:t>
      </w:r>
      <w:r w:rsidR="003B6025">
        <w:rPr>
          <w:lang w:eastAsia="en-US"/>
        </w:rPr>
        <w:t xml:space="preserve"> concept</w:t>
      </w:r>
      <w:r w:rsidR="00C500B3">
        <w:rPr>
          <w:lang w:eastAsia="en-US"/>
        </w:rPr>
        <w:t xml:space="preserve"> </w:t>
      </w:r>
      <w:r w:rsidR="003B6025">
        <w:rPr>
          <w:lang w:eastAsia="en-US"/>
        </w:rPr>
        <w:t xml:space="preserve">has </w:t>
      </w:r>
      <w:r w:rsidR="00C500B3">
        <w:rPr>
          <w:lang w:eastAsia="en-US"/>
        </w:rPr>
        <w:t xml:space="preserve">become </w:t>
      </w:r>
      <w:r w:rsidR="003B6025">
        <w:rPr>
          <w:lang w:eastAsia="en-US"/>
        </w:rPr>
        <w:t>feasible</w:t>
      </w:r>
      <w:r w:rsidR="00C500B3">
        <w:rPr>
          <w:lang w:eastAsia="en-US"/>
        </w:rPr>
        <w:t xml:space="preserve"> due to recent advancements in computer computational capabilities as they relate to simulation and modeling of real-world </w:t>
      </w:r>
      <w:r w:rsidR="003B6025">
        <w:rPr>
          <w:lang w:eastAsia="en-US"/>
        </w:rPr>
        <w:t>system</w:t>
      </w:r>
      <w:r w:rsidR="00101DC5">
        <w:rPr>
          <w:lang w:eastAsia="en-US"/>
        </w:rPr>
        <w:t>s.</w:t>
      </w:r>
      <w:r w:rsidR="00842DEE" w:rsidRPr="00842DEE">
        <w:rPr>
          <w:lang w:eastAsia="en-US"/>
        </w:rPr>
        <w:t xml:space="preserve"> </w:t>
      </w:r>
      <w:r w:rsidR="00842DEE">
        <w:rPr>
          <w:lang w:eastAsia="en-US"/>
        </w:rPr>
        <w:t>This work focuses on the integrations of a global path planner, point-to-point path planner, and a local navigator into a unified system capable of navigating muti-waypoint scenarios accompanied by a Digital Twin simulation which responds to waypoint priority and obstacle configuration changes within the environment</w:t>
      </w:r>
      <w:r w:rsidR="009A47FB">
        <w:rPr>
          <w:lang w:eastAsia="en-US"/>
        </w:rPr>
        <w:t>. These scenarios are implemented in a multi-robot system such that a waypoint-based Traveling Salesman Problem (TSP) is solved by a simulated</w:t>
      </w:r>
      <w:r w:rsidR="00A8620B">
        <w:rPr>
          <w:lang w:eastAsia="en-US"/>
        </w:rPr>
        <w:t xml:space="preserve"> Unmanned Aerial Vehicle</w:t>
      </w:r>
      <w:r w:rsidR="009A47FB">
        <w:rPr>
          <w:lang w:eastAsia="en-US"/>
        </w:rPr>
        <w:t xml:space="preserve"> </w:t>
      </w:r>
      <w:r w:rsidR="00A8620B">
        <w:rPr>
          <w:lang w:eastAsia="en-US"/>
        </w:rPr>
        <w:t>(</w:t>
      </w:r>
      <w:r w:rsidR="009A47FB">
        <w:rPr>
          <w:lang w:eastAsia="en-US"/>
        </w:rPr>
        <w:t>UAV</w:t>
      </w:r>
      <w:r w:rsidR="00A8620B">
        <w:rPr>
          <w:lang w:eastAsia="en-US"/>
        </w:rPr>
        <w:t xml:space="preserve">) </w:t>
      </w:r>
      <w:r w:rsidR="009A47FB">
        <w:rPr>
          <w:lang w:eastAsia="en-US"/>
        </w:rPr>
        <w:t xml:space="preserve">which is then passed to </w:t>
      </w:r>
      <w:r w:rsidR="00A8620B">
        <w:rPr>
          <w:lang w:eastAsia="en-US"/>
        </w:rPr>
        <w:t>an</w:t>
      </w:r>
      <w:r w:rsidR="009A47FB">
        <w:rPr>
          <w:lang w:eastAsia="en-US"/>
        </w:rPr>
        <w:t xml:space="preserve"> </w:t>
      </w:r>
      <w:r w:rsidR="00A8620B">
        <w:rPr>
          <w:lang w:eastAsia="en-US"/>
        </w:rPr>
        <w:t>Unmanned Ground Vehicle (</w:t>
      </w:r>
      <w:r w:rsidR="009A47FB">
        <w:rPr>
          <w:lang w:eastAsia="en-US"/>
        </w:rPr>
        <w:t>UGV</w:t>
      </w:r>
      <w:r w:rsidR="00A8620B">
        <w:rPr>
          <w:lang w:eastAsia="en-US"/>
        </w:rPr>
        <w:t>)</w:t>
      </w:r>
      <w:r w:rsidR="009A47FB">
        <w:rPr>
          <w:lang w:eastAsia="en-US"/>
        </w:rPr>
        <w:t xml:space="preserve"> for point-to-point path planning and local navigation. This model provides a basis for </w:t>
      </w:r>
      <w:r w:rsidR="00594682">
        <w:rPr>
          <w:lang w:eastAsia="en-US"/>
        </w:rPr>
        <w:t xml:space="preserve">the </w:t>
      </w:r>
      <w:r w:rsidR="009A47FB">
        <w:rPr>
          <w:lang w:eastAsia="en-US"/>
        </w:rPr>
        <w:t xml:space="preserve">setup </w:t>
      </w:r>
      <w:r w:rsidR="00594682">
        <w:rPr>
          <w:lang w:eastAsia="en-US"/>
        </w:rPr>
        <w:t xml:space="preserve">of </w:t>
      </w:r>
      <w:r w:rsidR="009A47FB">
        <w:rPr>
          <w:lang w:eastAsia="en-US"/>
        </w:rPr>
        <w:t>a disaster-relief or natural disaster scenario such as ensuring houses have been evacuated due to an incoming wildfire</w:t>
      </w:r>
      <w:r w:rsidR="005F1496">
        <w:rPr>
          <w:lang w:eastAsia="en-US"/>
        </w:rPr>
        <w:t xml:space="preserve"> or other priority-based search and rescue operations</w:t>
      </w:r>
      <w:r w:rsidR="002F6C05">
        <w:rPr>
          <w:lang w:eastAsia="en-US"/>
        </w:rPr>
        <w:t>.</w:t>
      </w:r>
    </w:p>
    <w:p w14:paraId="6E03553F" w14:textId="10EA341F" w:rsidR="002F6C05" w:rsidRDefault="002F6C05" w:rsidP="00147EFC">
      <w:pPr>
        <w:widowControl/>
        <w:jc w:val="both"/>
        <w:rPr>
          <w:lang w:eastAsia="en-US"/>
        </w:rPr>
      </w:pPr>
      <w:r>
        <w:rPr>
          <w:lang w:eastAsia="en-US"/>
        </w:rPr>
        <w:br w:type="page"/>
      </w:r>
    </w:p>
    <w:p w14:paraId="149D892A" w14:textId="7AA3DABC" w:rsidR="001559FC" w:rsidRPr="001559FC" w:rsidRDefault="00D20AEC" w:rsidP="00147EFC">
      <w:pPr>
        <w:pStyle w:val="Heading1"/>
        <w:spacing w:line="480" w:lineRule="auto"/>
        <w:jc w:val="both"/>
      </w:pPr>
      <w:bookmarkStart w:id="1" w:name="_Toc134584495"/>
      <w:r>
        <w:lastRenderedPageBreak/>
        <w:t>Project Description</w:t>
      </w:r>
      <w:bookmarkEnd w:id="1"/>
    </w:p>
    <w:p w14:paraId="10102D48" w14:textId="144E50A4" w:rsidR="001559FC" w:rsidRDefault="0012145C" w:rsidP="000020F2">
      <w:pPr>
        <w:ind w:firstLine="480"/>
        <w:jc w:val="both"/>
        <w:rPr>
          <w:lang w:eastAsia="en-US"/>
        </w:rPr>
      </w:pPr>
      <w:r>
        <w:rPr>
          <w:lang w:eastAsia="en-US"/>
        </w:rPr>
        <w:t xml:space="preserve">In order to simulate the UGV and UAV systems the problem was broken into three main </w:t>
      </w:r>
      <w:r w:rsidR="008A38E5">
        <w:rPr>
          <w:lang w:eastAsia="en-US"/>
        </w:rPr>
        <w:t>stages</w:t>
      </w:r>
      <w:r>
        <w:rPr>
          <w:lang w:eastAsia="en-US"/>
        </w:rPr>
        <w:t xml:space="preserve">: global path planning, point-to-point path planning, and local navigation. The global path planning problem can best be simplified to the traditional Travelling Salesman </w:t>
      </w:r>
      <w:r w:rsidR="00A8620B">
        <w:rPr>
          <w:lang w:eastAsia="en-US"/>
        </w:rPr>
        <w:t>P</w:t>
      </w:r>
      <w:r>
        <w:rPr>
          <w:lang w:eastAsia="en-US"/>
        </w:rPr>
        <w:t>roblem</w:t>
      </w:r>
      <w:r w:rsidR="00A8620B">
        <w:rPr>
          <w:lang w:eastAsia="en-US"/>
        </w:rPr>
        <w:t xml:space="preserve"> (TSP)</w:t>
      </w:r>
      <w:r>
        <w:rPr>
          <w:lang w:eastAsia="en-US"/>
        </w:rPr>
        <w:t xml:space="preserve">. </w:t>
      </w:r>
      <w:r w:rsidR="00DE04F6">
        <w:rPr>
          <w:lang w:eastAsia="en-US"/>
        </w:rPr>
        <w:t>A</w:t>
      </w:r>
      <w:r>
        <w:rPr>
          <w:lang w:eastAsia="en-US"/>
        </w:rPr>
        <w:t xml:space="preserve"> popular methodology for solving TSPs, Self-Organizing Maps, was selected for implementation. In order to </w:t>
      </w:r>
      <w:r w:rsidR="001559FC">
        <w:rPr>
          <w:lang w:eastAsia="en-US"/>
        </w:rPr>
        <w:t xml:space="preserve">introduce </w:t>
      </w:r>
      <w:r>
        <w:rPr>
          <w:lang w:eastAsia="en-US"/>
        </w:rPr>
        <w:t>point-to-point route planning, a recently proposed path planning algorithm called Graft-RRT</w:t>
      </w:r>
      <w:r w:rsidR="00011E1A">
        <w:rPr>
          <w:lang w:eastAsia="en-US"/>
        </w:rPr>
        <w:t xml:space="preserve"> (Rapidly Exploring Random Trees)</w:t>
      </w:r>
      <w:r>
        <w:rPr>
          <w:lang w:eastAsia="en-US"/>
        </w:rPr>
        <w:t>, which is based off the more well-researched Bi-Directional RRT* algorithm, was implemented</w:t>
      </w:r>
      <w:r w:rsidR="001559FC">
        <w:rPr>
          <w:lang w:eastAsia="en-US"/>
        </w:rPr>
        <w:t>. Finally, the VFH+ algorithm was applied to facilitate local navigation to and from goal points on the path planning route. These systems are integrated tightly with a novel Digital Twin system which pre-computes researcher-specified obstacle and waypoint priority modifications to the initial map.</w:t>
      </w:r>
    </w:p>
    <w:p w14:paraId="18220E74" w14:textId="64CDBA58" w:rsidR="001559FC" w:rsidRDefault="005F1496" w:rsidP="00147EFC">
      <w:pPr>
        <w:pStyle w:val="Heading1"/>
        <w:spacing w:line="480" w:lineRule="auto"/>
        <w:jc w:val="both"/>
      </w:pPr>
      <w:bookmarkStart w:id="2" w:name="_Toc134584496"/>
      <w:r>
        <w:t xml:space="preserve">Global Path Planning: </w:t>
      </w:r>
      <w:r w:rsidR="001559FC">
        <w:t>Self-Organizing Map</w:t>
      </w:r>
      <w:bookmarkEnd w:id="2"/>
    </w:p>
    <w:p w14:paraId="5352D976" w14:textId="4570704B" w:rsidR="005F1496" w:rsidRDefault="005F1496" w:rsidP="00147EFC">
      <w:pPr>
        <w:jc w:val="both"/>
        <w:rPr>
          <w:lang w:eastAsia="en-US"/>
        </w:rPr>
      </w:pPr>
      <w:r>
        <w:rPr>
          <w:lang w:eastAsia="en-US"/>
        </w:rPr>
        <w:tab/>
      </w:r>
      <w:r w:rsidRPr="00177D09">
        <w:rPr>
          <w:lang w:eastAsia="en-US"/>
        </w:rPr>
        <w:t>Self-Organizing Maps</w:t>
      </w:r>
      <w:r w:rsidR="00616C1D" w:rsidRPr="00177D09">
        <w:rPr>
          <w:lang w:eastAsia="en-US"/>
        </w:rPr>
        <w:t xml:space="preserve"> (SOMs) were originally introduced in the late 1990s by T. </w:t>
      </w:r>
      <w:proofErr w:type="spellStart"/>
      <w:r w:rsidR="00616C1D" w:rsidRPr="00177D09">
        <w:rPr>
          <w:lang w:eastAsia="en-US"/>
        </w:rPr>
        <w:t>Kohonen</w:t>
      </w:r>
      <w:proofErr w:type="spellEnd"/>
      <w:r w:rsidR="00616C1D" w:rsidRPr="00177D09">
        <w:rPr>
          <w:lang w:eastAsia="en-US"/>
        </w:rPr>
        <w:t xml:space="preserve"> </w:t>
      </w:r>
      <w:r w:rsidR="00177D09">
        <w:rPr>
          <w:lang w:eastAsia="en-US"/>
        </w:rPr>
        <w:t xml:space="preserve">for the </w:t>
      </w:r>
      <w:r w:rsidR="00BD1E71">
        <w:rPr>
          <w:lang w:eastAsia="en-US"/>
        </w:rPr>
        <w:t>purpose</w:t>
      </w:r>
      <w:r w:rsidR="00177D09">
        <w:rPr>
          <w:lang w:eastAsia="en-US"/>
        </w:rPr>
        <w:t xml:space="preserve"> of reducing the dimensionality of high-dimension data </w:t>
      </w:r>
      <w:r w:rsidR="000B5F0C">
        <w:rPr>
          <w:lang w:eastAsia="en-US"/>
        </w:rPr>
        <w:t xml:space="preserve">in an unsupervised manner </w:t>
      </w:r>
      <w:r w:rsidR="00616C1D" w:rsidRPr="00631429">
        <w:rPr>
          <w:lang w:eastAsia="en-US"/>
        </w:rPr>
        <w:t>[</w:t>
      </w:r>
      <w:r w:rsidR="00631429">
        <w:rPr>
          <w:lang w:eastAsia="en-US"/>
        </w:rPr>
        <w:t>1</w:t>
      </w:r>
      <w:r w:rsidR="00616C1D" w:rsidRPr="00631429">
        <w:rPr>
          <w:lang w:eastAsia="en-US"/>
        </w:rPr>
        <w:t>]</w:t>
      </w:r>
      <w:r w:rsidR="00631429">
        <w:rPr>
          <w:lang w:eastAsia="en-US"/>
        </w:rPr>
        <w:t>.</w:t>
      </w:r>
      <w:r w:rsidR="00177D09">
        <w:rPr>
          <w:lang w:eastAsia="en-US"/>
        </w:rPr>
        <w:t xml:space="preserve"> This is done by mapping data points into a representative lower dimension dataset, such as modeling </w:t>
      </w:r>
      <w:r w:rsidR="0059009A">
        <w:rPr>
          <w:lang w:eastAsia="en-US"/>
        </w:rPr>
        <w:t>three-dimensional</w:t>
      </w:r>
      <w:r w:rsidR="00177D09">
        <w:rPr>
          <w:lang w:eastAsia="en-US"/>
        </w:rPr>
        <w:t xml:space="preserve"> data in a </w:t>
      </w:r>
      <w:r w:rsidR="0059009A">
        <w:rPr>
          <w:lang w:eastAsia="en-US"/>
        </w:rPr>
        <w:t>two-dimension</w:t>
      </w:r>
      <w:r w:rsidR="00177D09">
        <w:rPr>
          <w:lang w:eastAsia="en-US"/>
        </w:rPr>
        <w:t xml:space="preserve"> map, by clustering values which share similar properties together</w:t>
      </w:r>
      <w:r w:rsidR="0059009A">
        <w:rPr>
          <w:lang w:eastAsia="en-US"/>
        </w:rPr>
        <w:t xml:space="preserve"> via neurons. These neurons (or nodes) represent grid points within the two-dimensional map and are trained on the higher-dimensionality dataset such that a component called the weight vector applies an appropriate vector to input data such that similar data points are appropriately clustered together and can be classified uniquely. In the application of the SOM methodology to the TSP</w:t>
      </w:r>
      <w:r w:rsidR="000B5F0C">
        <w:rPr>
          <w:lang w:eastAsia="en-US"/>
        </w:rPr>
        <w:t>,</w:t>
      </w:r>
      <w:r w:rsidR="0059009A">
        <w:rPr>
          <w:lang w:eastAsia="en-US"/>
        </w:rPr>
        <w:t xml:space="preserve"> a </w:t>
      </w:r>
      <w:r w:rsidR="00997D1C">
        <w:rPr>
          <w:lang w:eastAsia="en-US"/>
        </w:rPr>
        <w:t xml:space="preserve">proposed </w:t>
      </w:r>
      <w:r w:rsidR="0059009A">
        <w:rPr>
          <w:lang w:eastAsia="en-US"/>
        </w:rPr>
        <w:t xml:space="preserve">solution </w:t>
      </w:r>
      <w:r w:rsidR="00997D1C">
        <w:rPr>
          <w:lang w:eastAsia="en-US"/>
        </w:rPr>
        <w:t xml:space="preserve">written in Python </w:t>
      </w:r>
      <w:r w:rsidR="0059009A">
        <w:rPr>
          <w:lang w:eastAsia="en-US"/>
        </w:rPr>
        <w:t xml:space="preserve">by D. Vicente in </w:t>
      </w:r>
      <w:r w:rsidR="0059009A" w:rsidRPr="0075065D">
        <w:rPr>
          <w:lang w:eastAsia="en-US"/>
        </w:rPr>
        <w:t>[</w:t>
      </w:r>
      <w:r w:rsidR="0075065D" w:rsidRPr="0075065D">
        <w:rPr>
          <w:lang w:eastAsia="en-US"/>
        </w:rPr>
        <w:t>2</w:t>
      </w:r>
      <w:r w:rsidR="0059009A" w:rsidRPr="0075065D">
        <w:rPr>
          <w:lang w:eastAsia="en-US"/>
        </w:rPr>
        <w:t>]</w:t>
      </w:r>
      <w:r w:rsidR="0059009A">
        <w:rPr>
          <w:lang w:eastAsia="en-US"/>
        </w:rPr>
        <w:t xml:space="preserve"> is leveraged. </w:t>
      </w:r>
      <w:r w:rsidR="000B5F0C">
        <w:rPr>
          <w:lang w:eastAsia="en-US"/>
        </w:rPr>
        <w:t>D. Vicente modifies the SOM structure from a typical grid-like structure to a circular ring. Each node in this ring is then only cognizant of its neighboring nodes to the left and right in this ring. This methodology</w:t>
      </w:r>
      <w:ins w:id="3" w:author="Daniel Farrar" w:date="2023-05-08T14:12:00Z">
        <w:r w:rsidR="004F1E38">
          <w:rPr>
            <w:lang w:eastAsia="en-US"/>
          </w:rPr>
          <w:t xml:space="preserve"> </w:t>
        </w:r>
      </w:ins>
      <w:r w:rsidR="000B5F0C">
        <w:rPr>
          <w:lang w:eastAsia="en-US"/>
        </w:rPr>
        <w:t xml:space="preserve">allows for an effect akin to having a rubber band wrapped around a grouping of thumb tacks. </w:t>
      </w:r>
      <w:r w:rsidR="00DD42C6">
        <w:rPr>
          <w:lang w:eastAsia="en-US"/>
        </w:rPr>
        <w:t>Applying this</w:t>
      </w:r>
      <w:r w:rsidR="000B5F0C">
        <w:rPr>
          <w:lang w:eastAsia="en-US"/>
        </w:rPr>
        <w:t xml:space="preserve"> modification to the algorithm allows </w:t>
      </w:r>
      <w:r w:rsidR="00DD42C6">
        <w:rPr>
          <w:lang w:eastAsia="en-US"/>
        </w:rPr>
        <w:t xml:space="preserve">it </w:t>
      </w:r>
      <w:r w:rsidR="000B5F0C">
        <w:rPr>
          <w:lang w:eastAsia="en-US"/>
        </w:rPr>
        <w:t>to</w:t>
      </w:r>
      <w:r w:rsidR="00DD42C6">
        <w:rPr>
          <w:lang w:eastAsia="en-US"/>
        </w:rPr>
        <w:t xml:space="preserve"> </w:t>
      </w:r>
      <w:r w:rsidR="000B5F0C">
        <w:rPr>
          <w:lang w:eastAsia="en-US"/>
        </w:rPr>
        <w:t xml:space="preserve">converge neurons/nodes towards the city locations while minimizing the perimeter of the polygon it </w:t>
      </w:r>
      <w:r w:rsidR="003A0385">
        <w:rPr>
          <w:lang w:eastAsia="en-US"/>
        </w:rPr>
        <w:t>generates.</w:t>
      </w:r>
      <w:r w:rsidR="000B5F0C">
        <w:rPr>
          <w:lang w:eastAsia="en-US"/>
        </w:rPr>
        <w:t xml:space="preserve"> Additional modifications were also introduced by D. Vicente which </w:t>
      </w:r>
      <w:r w:rsidR="003544C7">
        <w:rPr>
          <w:lang w:eastAsia="en-US"/>
        </w:rPr>
        <w:t xml:space="preserve">introduce </w:t>
      </w:r>
      <w:r w:rsidR="000B5F0C">
        <w:rPr>
          <w:lang w:eastAsia="en-US"/>
        </w:rPr>
        <w:t>a learning rate model to encourage initial exploration and then transition to favoring exploitation as convergence occurs. A related change can also be seen in relation to the regression and weight update formulation. These convergence methodologies were modeled after</w:t>
      </w:r>
      <w:r w:rsidR="003544C7">
        <w:rPr>
          <w:lang w:eastAsia="en-US"/>
        </w:rPr>
        <w:t xml:space="preserve"> </w:t>
      </w:r>
      <w:r w:rsidR="000B5F0C">
        <w:rPr>
          <w:lang w:eastAsia="en-US"/>
        </w:rPr>
        <w:t>Q-Learning algorithms</w:t>
      </w:r>
      <w:r w:rsidR="00997D1C">
        <w:rPr>
          <w:lang w:eastAsia="en-US"/>
        </w:rPr>
        <w:t>.</w:t>
      </w:r>
    </w:p>
    <w:p w14:paraId="7A89B20A" w14:textId="77777777" w:rsidR="00594EC0" w:rsidRDefault="00594EC0" w:rsidP="00147EFC">
      <w:pPr>
        <w:jc w:val="both"/>
        <w:rPr>
          <w:lang w:eastAsia="en-US"/>
        </w:rPr>
      </w:pPr>
    </w:p>
    <w:p w14:paraId="467C4CA3" w14:textId="3545512F" w:rsidR="00530FB6" w:rsidRDefault="00A61159" w:rsidP="00147EFC">
      <w:pPr>
        <w:jc w:val="both"/>
        <w:rPr>
          <w:lang w:eastAsia="en-US"/>
        </w:rPr>
      </w:pPr>
      <w:r>
        <w:rPr>
          <w:lang w:eastAsia="en-US"/>
        </w:rPr>
        <w:lastRenderedPageBreak/>
        <w:tab/>
        <w:t>The SOM TSP algorithm provided by D. Vicente, while effective in providing near-optimal solutions, does so at an impractical rate for real-time operations</w:t>
      </w:r>
      <w:del w:id="4" w:author="Daniel Farrar" w:date="2023-05-08T14:14:00Z">
        <w:r w:rsidDel="00683AC6">
          <w:rPr>
            <w:lang w:eastAsia="en-US"/>
          </w:rPr>
          <w:delText>.</w:delText>
        </w:r>
      </w:del>
      <w:r w:rsidR="00683AC6">
        <w:rPr>
          <w:lang w:eastAsia="en-US"/>
        </w:rPr>
        <w:t>, therefore,</w:t>
      </w:r>
      <w:r>
        <w:rPr>
          <w:lang w:eastAsia="en-US"/>
        </w:rPr>
        <w:t xml:space="preserve"> a mechanism was introduced into the algorithm which allows for the prioritization of returning a slightly less optimal solution once the system begins to enter a plateau-like state. This is </w:t>
      </w:r>
      <w:r w:rsidR="00A8620B">
        <w:rPr>
          <w:lang w:eastAsia="en-US"/>
        </w:rPr>
        <w:t>achieved</w:t>
      </w:r>
      <w:r>
        <w:rPr>
          <w:lang w:eastAsia="en-US"/>
        </w:rPr>
        <w:t xml:space="preserve"> by looking at the mean error between the previous iteration and the current iteration and determining if it is less than </w:t>
      </w:r>
      <w:r w:rsidR="005D6095">
        <w:rPr>
          <w:lang w:eastAsia="en-US"/>
        </w:rPr>
        <w:t>a given</w:t>
      </w:r>
      <w:r>
        <w:rPr>
          <w:lang w:eastAsia="en-US"/>
        </w:rPr>
        <w:t xml:space="preserve"> threshold. In order to avoid undesirable terminations</w:t>
      </w:r>
      <w:r w:rsidR="00B70CB1">
        <w:rPr>
          <w:lang w:eastAsia="en-US"/>
        </w:rPr>
        <w:t>,</w:t>
      </w:r>
      <w:r>
        <w:rPr>
          <w:lang w:eastAsia="en-US"/>
        </w:rPr>
        <w:t xml:space="preserve"> where the general error in the solution is undesirable regardless of the plateau state, the error of the current state is insured to be within </w:t>
      </w:r>
      <w:r w:rsidR="002B7E5B">
        <w:rPr>
          <w:lang w:eastAsia="en-US"/>
        </w:rPr>
        <w:t>a given</w:t>
      </w:r>
      <w:r>
        <w:rPr>
          <w:lang w:eastAsia="en-US"/>
        </w:rPr>
        <w:t xml:space="preserve"> threshold. A </w:t>
      </w:r>
      <w:r w:rsidR="00DE6A28">
        <w:rPr>
          <w:lang w:eastAsia="en-US"/>
        </w:rPr>
        <w:t xml:space="preserve">very </w:t>
      </w:r>
      <w:r w:rsidR="00DD42C6">
        <w:rPr>
          <w:lang w:eastAsia="en-US"/>
        </w:rPr>
        <w:t>high-level algorithm representing this system is shown in Algorithm 1</w:t>
      </w:r>
      <w:r w:rsidR="00530FB6">
        <w:rPr>
          <w:lang w:eastAsia="en-US"/>
        </w:rPr>
        <w:t>.</w:t>
      </w:r>
    </w:p>
    <w:p w14:paraId="3021B7F0" w14:textId="41575BBA" w:rsidR="00530FB6" w:rsidRDefault="008C27CF" w:rsidP="00147EFC">
      <w:pPr>
        <w:keepNext/>
        <w:jc w:val="both"/>
      </w:pPr>
      <w:r w:rsidRPr="008C27CF">
        <w:rPr>
          <w:noProof/>
        </w:rPr>
        <w:drawing>
          <wp:inline distT="0" distB="0" distL="0" distR="0" wp14:anchorId="4F66D4C6" wp14:editId="2D2AFB4E">
            <wp:extent cx="5274310" cy="3681095"/>
            <wp:effectExtent l="0" t="0" r="2540" b="0"/>
            <wp:docPr id="31325545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5454" name="Picture 1" descr="Table&#10;&#10;Description automatically generated"/>
                    <pic:cNvPicPr/>
                  </pic:nvPicPr>
                  <pic:blipFill>
                    <a:blip r:embed="rId7"/>
                    <a:stretch>
                      <a:fillRect/>
                    </a:stretch>
                  </pic:blipFill>
                  <pic:spPr>
                    <a:xfrm>
                      <a:off x="0" y="0"/>
                      <a:ext cx="5274310" cy="3681095"/>
                    </a:xfrm>
                    <a:prstGeom prst="rect">
                      <a:avLst/>
                    </a:prstGeom>
                  </pic:spPr>
                </pic:pic>
              </a:graphicData>
            </a:graphic>
          </wp:inline>
        </w:drawing>
      </w:r>
    </w:p>
    <w:p w14:paraId="326916E4" w14:textId="125DD9D7" w:rsidR="007D3EF0" w:rsidRPr="0001385E" w:rsidRDefault="00530FB6" w:rsidP="00147EFC">
      <w:pPr>
        <w:pStyle w:val="Caption"/>
        <w:jc w:val="center"/>
        <w:rPr>
          <w:i w:val="0"/>
          <w:iCs w:val="0"/>
          <w:color w:val="auto"/>
          <w:sz w:val="22"/>
          <w:szCs w:val="22"/>
        </w:rPr>
      </w:pPr>
      <w:r w:rsidRPr="0001385E">
        <w:rPr>
          <w:i w:val="0"/>
          <w:iCs w:val="0"/>
          <w:color w:val="auto"/>
          <w:sz w:val="22"/>
          <w:szCs w:val="22"/>
        </w:rPr>
        <w:t xml:space="preserve">Algorithm </w:t>
      </w:r>
      <w:r w:rsidRPr="0001385E">
        <w:rPr>
          <w:i w:val="0"/>
          <w:iCs w:val="0"/>
          <w:color w:val="auto"/>
          <w:sz w:val="22"/>
          <w:szCs w:val="22"/>
        </w:rPr>
        <w:fldChar w:fldCharType="begin"/>
      </w:r>
      <w:r w:rsidRPr="0001385E">
        <w:rPr>
          <w:i w:val="0"/>
          <w:iCs w:val="0"/>
          <w:color w:val="auto"/>
          <w:sz w:val="22"/>
          <w:szCs w:val="22"/>
        </w:rPr>
        <w:instrText xml:space="preserve"> SEQ Algorithm \* ARABIC </w:instrText>
      </w:r>
      <w:r w:rsidRPr="0001385E">
        <w:rPr>
          <w:i w:val="0"/>
          <w:iCs w:val="0"/>
          <w:color w:val="auto"/>
          <w:sz w:val="22"/>
          <w:szCs w:val="22"/>
        </w:rPr>
        <w:fldChar w:fldCharType="separate"/>
      </w:r>
      <w:r w:rsidR="00CF2DB4">
        <w:rPr>
          <w:i w:val="0"/>
          <w:iCs w:val="0"/>
          <w:noProof/>
          <w:color w:val="auto"/>
          <w:sz w:val="22"/>
          <w:szCs w:val="22"/>
        </w:rPr>
        <w:t>1</w:t>
      </w:r>
      <w:r w:rsidRPr="0001385E">
        <w:rPr>
          <w:i w:val="0"/>
          <w:iCs w:val="0"/>
          <w:color w:val="auto"/>
          <w:sz w:val="22"/>
          <w:szCs w:val="22"/>
        </w:rPr>
        <w:fldChar w:fldCharType="end"/>
      </w:r>
      <w:r w:rsidRPr="0001385E">
        <w:rPr>
          <w:i w:val="0"/>
          <w:iCs w:val="0"/>
          <w:color w:val="auto"/>
          <w:sz w:val="22"/>
          <w:szCs w:val="22"/>
        </w:rPr>
        <w:t>: Real-time Priority SOM Algorithm</w:t>
      </w:r>
    </w:p>
    <w:p w14:paraId="59BD359F" w14:textId="69997421" w:rsidR="00DE6A28" w:rsidRDefault="00DE6A28" w:rsidP="00147EFC">
      <w:pPr>
        <w:jc w:val="both"/>
      </w:pPr>
      <w:r>
        <w:t xml:space="preserve">The high-level overview in Algorithm 1 focuses on the “isPlatue” implementation as it is the only significant point of change in the algorithm from D. Vicente. An additional change to better support this training </w:t>
      </w:r>
      <w:r w:rsidR="00F64464">
        <w:t>regimen</w:t>
      </w:r>
      <w:r>
        <w:t xml:space="preserve"> </w:t>
      </w:r>
      <w:r w:rsidR="00F64464">
        <w:t xml:space="preserve">was made such </w:t>
      </w:r>
      <w:r>
        <w:t xml:space="preserve">that the specific waypoint being trained </w:t>
      </w:r>
      <w:r w:rsidR="00F64464">
        <w:t xml:space="preserve">on </w:t>
      </w:r>
      <w:r>
        <w:t>is no longer random and instead training is done in the order they occur in the array</w:t>
      </w:r>
      <w:r w:rsidR="00997D1C">
        <w:t xml:space="preserve">. Finally, the code-set provided by D. Vicente is written in </w:t>
      </w:r>
      <w:r w:rsidR="008337A4">
        <w:t>P</w:t>
      </w:r>
      <w:r w:rsidR="00997D1C">
        <w:t>ython and was converted to work within MATLAB.</w:t>
      </w:r>
      <w:r w:rsidR="00F64464">
        <w:t xml:space="preserve"> These algorithm modifications were tested and compared to the original algorithm </w:t>
      </w:r>
      <w:r w:rsidR="008C27CF">
        <w:t xml:space="preserve">on </w:t>
      </w:r>
      <w:r w:rsidR="00F64464">
        <w:t xml:space="preserve">two TSP datasets available in </w:t>
      </w:r>
      <w:r w:rsidR="00F64464" w:rsidRPr="00C52121">
        <w:t xml:space="preserve">Appendix I and </w:t>
      </w:r>
      <w:r w:rsidR="00842A26" w:rsidRPr="00C52121">
        <w:t>I</w:t>
      </w:r>
      <w:r w:rsidR="00F64464" w:rsidRPr="00C52121">
        <w:t>I,</w:t>
      </w:r>
      <w:r w:rsidR="00F64464">
        <w:t xml:space="preserve"> respectively. Of particular interest is the effects of these modifications on execution time versus total path distance</w:t>
      </w:r>
      <w:r w:rsidR="00A8620B">
        <w:t xml:space="preserve">. </w:t>
      </w:r>
      <w:r w:rsidR="00E40D1A">
        <w:t>A</w:t>
      </w:r>
      <w:r w:rsidR="00F64464">
        <w:t>n average was taken on five runs against these datasets and placed into Table 1 for analysis</w:t>
      </w:r>
      <w:r w:rsidR="00DA4AD6">
        <w:t>.</w:t>
      </w:r>
    </w:p>
    <w:p w14:paraId="02709242" w14:textId="77777777" w:rsidR="00F64464" w:rsidRDefault="00F64464" w:rsidP="00147EFC">
      <w:pPr>
        <w:jc w:val="both"/>
      </w:pPr>
    </w:p>
    <w:tbl>
      <w:tblPr>
        <w:tblStyle w:val="TableGrid"/>
        <w:tblW w:w="8057" w:type="dxa"/>
        <w:tblLook w:val="04A0" w:firstRow="1" w:lastRow="0" w:firstColumn="1" w:lastColumn="0" w:noHBand="0" w:noVBand="1"/>
      </w:tblPr>
      <w:tblGrid>
        <w:gridCol w:w="1156"/>
        <w:gridCol w:w="1481"/>
        <w:gridCol w:w="1481"/>
        <w:gridCol w:w="2056"/>
        <w:gridCol w:w="1883"/>
      </w:tblGrid>
      <w:tr w:rsidR="00933C3C" w14:paraId="221EFDF5" w14:textId="77777777" w:rsidTr="007768D3">
        <w:tc>
          <w:tcPr>
            <w:tcW w:w="1156" w:type="dxa"/>
          </w:tcPr>
          <w:p w14:paraId="05555012" w14:textId="21C080FB" w:rsidR="00933C3C" w:rsidRDefault="00933C3C" w:rsidP="00147EFC">
            <w:pPr>
              <w:jc w:val="both"/>
            </w:pPr>
            <w:r>
              <w:t>Data Set</w:t>
            </w:r>
          </w:p>
        </w:tc>
        <w:tc>
          <w:tcPr>
            <w:tcW w:w="1481" w:type="dxa"/>
          </w:tcPr>
          <w:p w14:paraId="1F491148" w14:textId="6FCE10FC" w:rsidR="00933C3C" w:rsidRDefault="00933C3C" w:rsidP="00147EFC">
            <w:pPr>
              <w:jc w:val="both"/>
            </w:pPr>
            <w:r>
              <w:t>Cities</w:t>
            </w:r>
          </w:p>
        </w:tc>
        <w:tc>
          <w:tcPr>
            <w:tcW w:w="1481" w:type="dxa"/>
          </w:tcPr>
          <w:p w14:paraId="62273C89" w14:textId="31798DFE" w:rsidR="00933C3C" w:rsidRDefault="00933C3C" w:rsidP="00147EFC">
            <w:pPr>
              <w:jc w:val="both"/>
            </w:pPr>
            <w:r>
              <w:t>Algorithm</w:t>
            </w:r>
          </w:p>
        </w:tc>
        <w:tc>
          <w:tcPr>
            <w:tcW w:w="2056" w:type="dxa"/>
          </w:tcPr>
          <w:p w14:paraId="15F4BC32" w14:textId="7EE9E27E" w:rsidR="00933C3C" w:rsidRDefault="007768D3" w:rsidP="00147EFC">
            <w:pPr>
              <w:jc w:val="both"/>
            </w:pPr>
            <w:r>
              <w:t>C</w:t>
            </w:r>
            <w:r w:rsidR="00933C3C">
              <w:t>alculation Time</w:t>
            </w:r>
          </w:p>
        </w:tc>
        <w:tc>
          <w:tcPr>
            <w:tcW w:w="1883" w:type="dxa"/>
          </w:tcPr>
          <w:p w14:paraId="68E48714" w14:textId="2ACFDDAD" w:rsidR="00933C3C" w:rsidRDefault="00933C3C" w:rsidP="00147EFC">
            <w:pPr>
              <w:jc w:val="both"/>
            </w:pPr>
            <w:r>
              <w:t>Route Distance</w:t>
            </w:r>
          </w:p>
        </w:tc>
      </w:tr>
      <w:tr w:rsidR="00933C3C" w14:paraId="1AA320BA" w14:textId="77777777" w:rsidTr="007768D3">
        <w:tc>
          <w:tcPr>
            <w:tcW w:w="1156" w:type="dxa"/>
          </w:tcPr>
          <w:p w14:paraId="1A0164DE" w14:textId="620889C0" w:rsidR="00933C3C" w:rsidRDefault="00933C3C" w:rsidP="00147EFC">
            <w:pPr>
              <w:jc w:val="both"/>
            </w:pPr>
            <w:r>
              <w:t>1</w:t>
            </w:r>
          </w:p>
        </w:tc>
        <w:tc>
          <w:tcPr>
            <w:tcW w:w="1481" w:type="dxa"/>
          </w:tcPr>
          <w:p w14:paraId="235A15AB" w14:textId="3045B0EB" w:rsidR="00933C3C" w:rsidRDefault="00933C3C" w:rsidP="00147EFC">
            <w:pPr>
              <w:jc w:val="both"/>
            </w:pPr>
            <w:r>
              <w:t>225</w:t>
            </w:r>
          </w:p>
        </w:tc>
        <w:tc>
          <w:tcPr>
            <w:tcW w:w="1481" w:type="dxa"/>
          </w:tcPr>
          <w:p w14:paraId="37E3FE69" w14:textId="5128BFFC" w:rsidR="00933C3C" w:rsidRDefault="00933C3C" w:rsidP="00147EFC">
            <w:pPr>
              <w:jc w:val="both"/>
            </w:pPr>
            <w:r>
              <w:t>Original</w:t>
            </w:r>
          </w:p>
        </w:tc>
        <w:tc>
          <w:tcPr>
            <w:tcW w:w="2056" w:type="dxa"/>
          </w:tcPr>
          <w:p w14:paraId="5B15DE15" w14:textId="0A373EBF" w:rsidR="00933C3C" w:rsidRDefault="00933C3C" w:rsidP="00147EFC">
            <w:pPr>
              <w:jc w:val="both"/>
            </w:pPr>
            <w:r>
              <w:t>217.6181 seconds</w:t>
            </w:r>
          </w:p>
        </w:tc>
        <w:tc>
          <w:tcPr>
            <w:tcW w:w="1883" w:type="dxa"/>
          </w:tcPr>
          <w:p w14:paraId="70F5A40B" w14:textId="27EFC218" w:rsidR="00933C3C" w:rsidRDefault="00933C3C" w:rsidP="00147EFC">
            <w:pPr>
              <w:jc w:val="both"/>
            </w:pPr>
            <w:r>
              <w:t>4071.0225 units</w:t>
            </w:r>
          </w:p>
        </w:tc>
      </w:tr>
      <w:tr w:rsidR="00933C3C" w14:paraId="223D192F" w14:textId="77777777" w:rsidTr="007768D3">
        <w:tc>
          <w:tcPr>
            <w:tcW w:w="1156" w:type="dxa"/>
          </w:tcPr>
          <w:p w14:paraId="7F2B343E" w14:textId="7C998601" w:rsidR="00933C3C" w:rsidRDefault="00933C3C" w:rsidP="00147EFC">
            <w:pPr>
              <w:jc w:val="both"/>
            </w:pPr>
            <w:r>
              <w:t>1</w:t>
            </w:r>
          </w:p>
        </w:tc>
        <w:tc>
          <w:tcPr>
            <w:tcW w:w="1481" w:type="dxa"/>
          </w:tcPr>
          <w:p w14:paraId="18C26A8E" w14:textId="026D955D" w:rsidR="00933C3C" w:rsidRDefault="00933C3C" w:rsidP="00147EFC">
            <w:pPr>
              <w:jc w:val="both"/>
            </w:pPr>
            <w:r>
              <w:t>225</w:t>
            </w:r>
          </w:p>
        </w:tc>
        <w:tc>
          <w:tcPr>
            <w:tcW w:w="1481" w:type="dxa"/>
          </w:tcPr>
          <w:p w14:paraId="6AA553EC" w14:textId="51FE02E8" w:rsidR="00933C3C" w:rsidRDefault="00933C3C" w:rsidP="00147EFC">
            <w:pPr>
              <w:jc w:val="both"/>
            </w:pPr>
            <w:r>
              <w:t>Modified</w:t>
            </w:r>
          </w:p>
        </w:tc>
        <w:tc>
          <w:tcPr>
            <w:tcW w:w="2056" w:type="dxa"/>
          </w:tcPr>
          <w:p w14:paraId="49CA1BB2" w14:textId="03E43E6B" w:rsidR="00933C3C" w:rsidRDefault="00933C3C" w:rsidP="00147EFC">
            <w:pPr>
              <w:jc w:val="both"/>
            </w:pPr>
            <w:r>
              <w:t>107.6577 seconds</w:t>
            </w:r>
          </w:p>
        </w:tc>
        <w:tc>
          <w:tcPr>
            <w:tcW w:w="1883" w:type="dxa"/>
          </w:tcPr>
          <w:p w14:paraId="69955DD1" w14:textId="504740A3" w:rsidR="00933C3C" w:rsidRDefault="00933C3C" w:rsidP="00147EFC">
            <w:pPr>
              <w:jc w:val="both"/>
            </w:pPr>
            <w:r>
              <w:t>4137.0858 units</w:t>
            </w:r>
          </w:p>
        </w:tc>
      </w:tr>
      <w:tr w:rsidR="00933C3C" w14:paraId="541B1205" w14:textId="77777777" w:rsidTr="007768D3">
        <w:tc>
          <w:tcPr>
            <w:tcW w:w="1156" w:type="dxa"/>
          </w:tcPr>
          <w:p w14:paraId="351F01AF" w14:textId="2D8F230F" w:rsidR="00933C3C" w:rsidRDefault="00933C3C" w:rsidP="00147EFC">
            <w:pPr>
              <w:jc w:val="both"/>
            </w:pPr>
            <w:r>
              <w:t>2</w:t>
            </w:r>
          </w:p>
        </w:tc>
        <w:tc>
          <w:tcPr>
            <w:tcW w:w="1481" w:type="dxa"/>
          </w:tcPr>
          <w:p w14:paraId="13456152" w14:textId="60BC3EA0" w:rsidR="00933C3C" w:rsidRDefault="00933C3C" w:rsidP="00147EFC">
            <w:pPr>
              <w:jc w:val="both"/>
            </w:pPr>
            <w:r>
              <w:t>45</w:t>
            </w:r>
          </w:p>
        </w:tc>
        <w:tc>
          <w:tcPr>
            <w:tcW w:w="1481" w:type="dxa"/>
          </w:tcPr>
          <w:p w14:paraId="01905C09" w14:textId="757E8F1E" w:rsidR="00933C3C" w:rsidRDefault="00933C3C" w:rsidP="00147EFC">
            <w:pPr>
              <w:jc w:val="both"/>
            </w:pPr>
            <w:r>
              <w:t>Original</w:t>
            </w:r>
          </w:p>
        </w:tc>
        <w:tc>
          <w:tcPr>
            <w:tcW w:w="2056" w:type="dxa"/>
          </w:tcPr>
          <w:p w14:paraId="1A27875C" w14:textId="23DE7C64" w:rsidR="00933C3C" w:rsidRDefault="00933C3C" w:rsidP="00147EFC">
            <w:pPr>
              <w:jc w:val="both"/>
            </w:pPr>
            <w:r>
              <w:t>31.5373 seconds</w:t>
            </w:r>
          </w:p>
        </w:tc>
        <w:tc>
          <w:tcPr>
            <w:tcW w:w="1883" w:type="dxa"/>
          </w:tcPr>
          <w:p w14:paraId="79808FD7" w14:textId="6FD65C0A" w:rsidR="00933C3C" w:rsidRDefault="00933C3C" w:rsidP="00147EFC">
            <w:pPr>
              <w:jc w:val="both"/>
            </w:pPr>
            <w:r>
              <w:t>667.3191 units</w:t>
            </w:r>
          </w:p>
        </w:tc>
      </w:tr>
      <w:tr w:rsidR="00933C3C" w14:paraId="798819E7" w14:textId="77777777" w:rsidTr="007768D3">
        <w:tc>
          <w:tcPr>
            <w:tcW w:w="1156" w:type="dxa"/>
          </w:tcPr>
          <w:p w14:paraId="4A0D4049" w14:textId="75569AB1" w:rsidR="00933C3C" w:rsidRDefault="00933C3C" w:rsidP="00147EFC">
            <w:pPr>
              <w:jc w:val="both"/>
            </w:pPr>
            <w:r>
              <w:t>2</w:t>
            </w:r>
          </w:p>
        </w:tc>
        <w:tc>
          <w:tcPr>
            <w:tcW w:w="1481" w:type="dxa"/>
          </w:tcPr>
          <w:p w14:paraId="62648DA6" w14:textId="22A47A4C" w:rsidR="00933C3C" w:rsidRDefault="00933C3C" w:rsidP="00147EFC">
            <w:pPr>
              <w:jc w:val="both"/>
            </w:pPr>
            <w:r>
              <w:t>45</w:t>
            </w:r>
          </w:p>
        </w:tc>
        <w:tc>
          <w:tcPr>
            <w:tcW w:w="1481" w:type="dxa"/>
          </w:tcPr>
          <w:p w14:paraId="7968026A" w14:textId="67B33E29" w:rsidR="00933C3C" w:rsidRDefault="00933C3C" w:rsidP="00147EFC">
            <w:pPr>
              <w:jc w:val="both"/>
            </w:pPr>
            <w:r>
              <w:t>Modified</w:t>
            </w:r>
          </w:p>
        </w:tc>
        <w:tc>
          <w:tcPr>
            <w:tcW w:w="2056" w:type="dxa"/>
          </w:tcPr>
          <w:p w14:paraId="26318ACE" w14:textId="25D6506F" w:rsidR="00933C3C" w:rsidRDefault="00933C3C" w:rsidP="00147EFC">
            <w:pPr>
              <w:jc w:val="both"/>
            </w:pPr>
            <w:r>
              <w:t>13.5929 seconds</w:t>
            </w:r>
          </w:p>
        </w:tc>
        <w:tc>
          <w:tcPr>
            <w:tcW w:w="1883" w:type="dxa"/>
          </w:tcPr>
          <w:p w14:paraId="55A6C2B2" w14:textId="0A99465B" w:rsidR="00933C3C" w:rsidRDefault="00933C3C" w:rsidP="00147EFC">
            <w:pPr>
              <w:keepNext/>
              <w:jc w:val="both"/>
            </w:pPr>
            <w:r>
              <w:t>684.8095 units</w:t>
            </w:r>
          </w:p>
        </w:tc>
      </w:tr>
    </w:tbl>
    <w:p w14:paraId="020AFFD9" w14:textId="5699F18C" w:rsidR="00F64464" w:rsidRPr="000020F2" w:rsidRDefault="00933C3C" w:rsidP="000020F2">
      <w:pPr>
        <w:pStyle w:val="Caption"/>
        <w:jc w:val="center"/>
        <w:rPr>
          <w:i w:val="0"/>
          <w:iCs w:val="0"/>
          <w:color w:val="auto"/>
          <w:sz w:val="22"/>
          <w:szCs w:val="22"/>
        </w:rPr>
      </w:pPr>
      <w:r w:rsidRPr="00933C3C">
        <w:rPr>
          <w:i w:val="0"/>
          <w:iCs w:val="0"/>
          <w:color w:val="auto"/>
          <w:sz w:val="22"/>
          <w:szCs w:val="22"/>
        </w:rPr>
        <w:t xml:space="preserve">Table </w:t>
      </w:r>
      <w:r w:rsidRPr="00933C3C">
        <w:rPr>
          <w:i w:val="0"/>
          <w:iCs w:val="0"/>
          <w:color w:val="auto"/>
          <w:sz w:val="22"/>
          <w:szCs w:val="22"/>
        </w:rPr>
        <w:fldChar w:fldCharType="begin"/>
      </w:r>
      <w:r w:rsidRPr="00933C3C">
        <w:rPr>
          <w:i w:val="0"/>
          <w:iCs w:val="0"/>
          <w:color w:val="auto"/>
          <w:sz w:val="22"/>
          <w:szCs w:val="22"/>
        </w:rPr>
        <w:instrText xml:space="preserve"> SEQ Table \* ARABIC </w:instrText>
      </w:r>
      <w:r w:rsidRPr="00933C3C">
        <w:rPr>
          <w:i w:val="0"/>
          <w:iCs w:val="0"/>
          <w:color w:val="auto"/>
          <w:sz w:val="22"/>
          <w:szCs w:val="22"/>
        </w:rPr>
        <w:fldChar w:fldCharType="separate"/>
      </w:r>
      <w:r w:rsidR="00FF79DB">
        <w:rPr>
          <w:i w:val="0"/>
          <w:iCs w:val="0"/>
          <w:noProof/>
          <w:color w:val="auto"/>
          <w:sz w:val="22"/>
          <w:szCs w:val="22"/>
        </w:rPr>
        <w:t>1</w:t>
      </w:r>
      <w:r w:rsidRPr="00933C3C">
        <w:rPr>
          <w:i w:val="0"/>
          <w:iCs w:val="0"/>
          <w:color w:val="auto"/>
          <w:sz w:val="22"/>
          <w:szCs w:val="22"/>
        </w:rPr>
        <w:fldChar w:fldCharType="end"/>
      </w:r>
      <w:r w:rsidRPr="00933C3C">
        <w:rPr>
          <w:i w:val="0"/>
          <w:iCs w:val="0"/>
          <w:color w:val="auto"/>
          <w:sz w:val="22"/>
          <w:szCs w:val="22"/>
        </w:rPr>
        <w:t>: SOM TSP Performance</w:t>
      </w:r>
    </w:p>
    <w:p w14:paraId="2EDC6FB3" w14:textId="360D366D" w:rsidR="003544C7" w:rsidRDefault="00933C3C" w:rsidP="00147EFC">
      <w:pPr>
        <w:ind w:firstLine="480"/>
        <w:jc w:val="both"/>
      </w:pPr>
      <w:r>
        <w:t>Table 1 demonstrates the ability of the early termination code to drastically reduce calculation time by over half in most instances. The impact to route cost can be denoted a</w:t>
      </w:r>
      <w:r w:rsidR="009541FB">
        <w:t>s incurring an average approximate increase of 2.1% to the total route length. This means that in larger city sets</w:t>
      </w:r>
      <w:r w:rsidR="003544C7">
        <w:t>,</w:t>
      </w:r>
      <w:r w:rsidR="009541FB">
        <w:t xml:space="preserve"> significantly larger route deviation may be introduced. In the interest of maintaining closer to real-time execution for the purpose of this project’s scenario, the </w:t>
      </w:r>
      <w:r w:rsidR="003544C7">
        <w:t>m</w:t>
      </w:r>
      <w:r w:rsidR="009541FB">
        <w:t>odified algorithm provides sufficient, actionable, and desirable results</w:t>
      </w:r>
      <w:r w:rsidR="003544C7">
        <w:t xml:space="preserve">. Table 1’s results were recorded with the number of iterations set to </w:t>
      </w:r>
      <w:r w:rsidR="003544C7" w:rsidRPr="003544C7">
        <w:t>100000</w:t>
      </w:r>
      <w:r w:rsidR="003544C7">
        <w:t xml:space="preserve"> and the learning rate at 0.8. Additional tuning is a crucial component of </w:t>
      </w:r>
      <w:r w:rsidR="00660F9E">
        <w:t xml:space="preserve">the original </w:t>
      </w:r>
      <w:r w:rsidR="003544C7">
        <w:t>algorithm, as such</w:t>
      </w:r>
      <w:r w:rsidR="00660F9E">
        <w:t xml:space="preserve">, </w:t>
      </w:r>
      <w:r w:rsidR="003544C7">
        <w:t xml:space="preserve">a variety of test parameters were applied to Data Set 2 using the modified algorithm </w:t>
      </w:r>
      <w:r w:rsidR="00147EFC">
        <w:t>in order to</w:t>
      </w:r>
      <w:r w:rsidR="003544C7">
        <w:t xml:space="preserve"> determine </w:t>
      </w:r>
      <w:r w:rsidR="009A658B">
        <w:t xml:space="preserve">the effects modifications of these parameters have on </w:t>
      </w:r>
      <w:r w:rsidR="00C75A15">
        <w:t>computation time and route length</w:t>
      </w:r>
      <w:r w:rsidR="008C27CF">
        <w:t xml:space="preserve">. Parameter changes were applied independently of each other, that is only one parameter was changed while the other remained at its default value. Each run </w:t>
      </w:r>
      <w:r w:rsidR="000E16F2">
        <w:t>represents</w:t>
      </w:r>
      <w:r w:rsidR="008C27CF">
        <w:t xml:space="preserve"> the average values of </w:t>
      </w:r>
      <w:r w:rsidR="009B43DB">
        <w:t>five</w:t>
      </w:r>
      <w:r w:rsidR="008C27CF">
        <w:t xml:space="preserve"> executions.</w:t>
      </w:r>
    </w:p>
    <w:p w14:paraId="00E5AE10" w14:textId="77777777" w:rsidR="00C75A15" w:rsidRDefault="00C75A15" w:rsidP="00147EFC">
      <w:pPr>
        <w:jc w:val="both"/>
      </w:pPr>
    </w:p>
    <w:tbl>
      <w:tblPr>
        <w:tblStyle w:val="TableGrid"/>
        <w:tblW w:w="8815" w:type="dxa"/>
        <w:tblLook w:val="04A0" w:firstRow="1" w:lastRow="0" w:firstColumn="1" w:lastColumn="0" w:noHBand="0" w:noVBand="1"/>
      </w:tblPr>
      <w:tblGrid>
        <w:gridCol w:w="1659"/>
        <w:gridCol w:w="1659"/>
        <w:gridCol w:w="1659"/>
        <w:gridCol w:w="2144"/>
        <w:gridCol w:w="1694"/>
      </w:tblGrid>
      <w:tr w:rsidR="00C75A15" w14:paraId="2B361CB3" w14:textId="77777777" w:rsidTr="007768D3">
        <w:tc>
          <w:tcPr>
            <w:tcW w:w="1659" w:type="dxa"/>
          </w:tcPr>
          <w:p w14:paraId="48C9371E" w14:textId="67299ADE" w:rsidR="00C75A15" w:rsidRDefault="00C75A15" w:rsidP="00147EFC">
            <w:pPr>
              <w:jc w:val="both"/>
            </w:pPr>
            <w:r>
              <w:t>Run #</w:t>
            </w:r>
          </w:p>
        </w:tc>
        <w:tc>
          <w:tcPr>
            <w:tcW w:w="1659" w:type="dxa"/>
          </w:tcPr>
          <w:p w14:paraId="6A5455E8" w14:textId="42FCFD41" w:rsidR="00C75A15" w:rsidRDefault="00C75A15" w:rsidP="00147EFC">
            <w:pPr>
              <w:jc w:val="both"/>
            </w:pPr>
            <w:r>
              <w:t>Iterations</w:t>
            </w:r>
          </w:p>
        </w:tc>
        <w:tc>
          <w:tcPr>
            <w:tcW w:w="1659" w:type="dxa"/>
          </w:tcPr>
          <w:p w14:paraId="4070A795" w14:textId="118209EE" w:rsidR="00C75A15" w:rsidRDefault="00C75A15" w:rsidP="00147EFC">
            <w:pPr>
              <w:jc w:val="both"/>
            </w:pPr>
            <w:r>
              <w:t>Learning Rate</w:t>
            </w:r>
          </w:p>
        </w:tc>
        <w:tc>
          <w:tcPr>
            <w:tcW w:w="2144" w:type="dxa"/>
          </w:tcPr>
          <w:p w14:paraId="3CD9D419" w14:textId="13B28043" w:rsidR="00C75A15" w:rsidRDefault="008C27CF" w:rsidP="00147EFC">
            <w:pPr>
              <w:jc w:val="both"/>
            </w:pPr>
            <w:r>
              <w:t>Calculation</w:t>
            </w:r>
            <w:r w:rsidR="00C75A15">
              <w:t xml:space="preserve"> Time</w:t>
            </w:r>
          </w:p>
        </w:tc>
        <w:tc>
          <w:tcPr>
            <w:tcW w:w="1694" w:type="dxa"/>
          </w:tcPr>
          <w:p w14:paraId="0BAA9C2D" w14:textId="250E41E8" w:rsidR="00C75A15" w:rsidRDefault="008C27CF" w:rsidP="00147EFC">
            <w:pPr>
              <w:jc w:val="both"/>
            </w:pPr>
            <w:r>
              <w:t>Route Distance</w:t>
            </w:r>
          </w:p>
        </w:tc>
      </w:tr>
      <w:tr w:rsidR="008C27CF" w14:paraId="4423BC5B" w14:textId="77777777" w:rsidTr="007768D3">
        <w:tc>
          <w:tcPr>
            <w:tcW w:w="1659" w:type="dxa"/>
          </w:tcPr>
          <w:p w14:paraId="4980889E" w14:textId="29FDCFA5" w:rsidR="008C27CF" w:rsidRDefault="008C27CF" w:rsidP="00147EFC">
            <w:pPr>
              <w:jc w:val="both"/>
            </w:pPr>
            <w:r>
              <w:t>1</w:t>
            </w:r>
          </w:p>
        </w:tc>
        <w:tc>
          <w:tcPr>
            <w:tcW w:w="1659" w:type="dxa"/>
          </w:tcPr>
          <w:p w14:paraId="6305DFCD" w14:textId="48C9E3BB" w:rsidR="008C27CF" w:rsidRDefault="008C27CF" w:rsidP="00147EFC">
            <w:pPr>
              <w:jc w:val="both"/>
            </w:pPr>
            <w:r w:rsidRPr="008C27CF">
              <w:t>100</w:t>
            </w:r>
            <w:r>
              <w:t>,</w:t>
            </w:r>
            <w:r w:rsidRPr="008C27CF">
              <w:t>000</w:t>
            </w:r>
          </w:p>
        </w:tc>
        <w:tc>
          <w:tcPr>
            <w:tcW w:w="1659" w:type="dxa"/>
          </w:tcPr>
          <w:p w14:paraId="7367A378" w14:textId="77AE2093" w:rsidR="008C27CF" w:rsidRDefault="008C27CF" w:rsidP="00147EFC">
            <w:pPr>
              <w:jc w:val="both"/>
            </w:pPr>
            <w:r>
              <w:t>0.8</w:t>
            </w:r>
          </w:p>
        </w:tc>
        <w:tc>
          <w:tcPr>
            <w:tcW w:w="2144" w:type="dxa"/>
          </w:tcPr>
          <w:p w14:paraId="69F7374A" w14:textId="2675C08C" w:rsidR="008C27CF" w:rsidRDefault="00660F9E" w:rsidP="005658C1">
            <w:pPr>
              <w:jc w:val="center"/>
            </w:pPr>
            <w:r>
              <w:t>13.25</w:t>
            </w:r>
            <w:r w:rsidR="001F1538">
              <w:t xml:space="preserve"> seconds</w:t>
            </w:r>
          </w:p>
        </w:tc>
        <w:tc>
          <w:tcPr>
            <w:tcW w:w="1694" w:type="dxa"/>
          </w:tcPr>
          <w:p w14:paraId="4C110619" w14:textId="04D49B19" w:rsidR="008C27CF" w:rsidRDefault="00660F9E" w:rsidP="005658C1">
            <w:pPr>
              <w:jc w:val="center"/>
            </w:pPr>
            <w:r>
              <w:t>689.3819</w:t>
            </w:r>
            <w:r w:rsidR="001F1538">
              <w:t xml:space="preserve"> units</w:t>
            </w:r>
          </w:p>
        </w:tc>
      </w:tr>
      <w:tr w:rsidR="008C27CF" w14:paraId="47B8CB82" w14:textId="77777777" w:rsidTr="007768D3">
        <w:tc>
          <w:tcPr>
            <w:tcW w:w="1659" w:type="dxa"/>
          </w:tcPr>
          <w:p w14:paraId="55D72F84" w14:textId="4798A0BB" w:rsidR="008C27CF" w:rsidRDefault="008C27CF" w:rsidP="00147EFC">
            <w:pPr>
              <w:jc w:val="both"/>
            </w:pPr>
            <w:r>
              <w:t>2</w:t>
            </w:r>
          </w:p>
        </w:tc>
        <w:tc>
          <w:tcPr>
            <w:tcW w:w="1659" w:type="dxa"/>
          </w:tcPr>
          <w:p w14:paraId="3B46CCC5" w14:textId="3A101EB1" w:rsidR="008C27CF" w:rsidRPr="008C27CF" w:rsidRDefault="008C27CF" w:rsidP="00147EFC">
            <w:pPr>
              <w:jc w:val="both"/>
            </w:pPr>
            <w:r>
              <w:t>90,000</w:t>
            </w:r>
          </w:p>
        </w:tc>
        <w:tc>
          <w:tcPr>
            <w:tcW w:w="1659" w:type="dxa"/>
          </w:tcPr>
          <w:p w14:paraId="262A7809" w14:textId="40F6F099" w:rsidR="008C27CF" w:rsidRDefault="008C27CF" w:rsidP="00147EFC">
            <w:pPr>
              <w:jc w:val="both"/>
            </w:pPr>
            <w:r>
              <w:t>0.8</w:t>
            </w:r>
          </w:p>
        </w:tc>
        <w:tc>
          <w:tcPr>
            <w:tcW w:w="2144" w:type="dxa"/>
          </w:tcPr>
          <w:p w14:paraId="464BBC46" w14:textId="77646D14" w:rsidR="008C27CF" w:rsidRDefault="00660F9E" w:rsidP="005658C1">
            <w:pPr>
              <w:jc w:val="center"/>
            </w:pPr>
            <w:r>
              <w:t>13.75</w:t>
            </w:r>
            <w:r w:rsidR="001F1538">
              <w:t xml:space="preserve"> seconds</w:t>
            </w:r>
          </w:p>
        </w:tc>
        <w:tc>
          <w:tcPr>
            <w:tcW w:w="1694" w:type="dxa"/>
          </w:tcPr>
          <w:p w14:paraId="62829C73" w14:textId="022D497B" w:rsidR="008C27CF" w:rsidRDefault="00660F9E" w:rsidP="005658C1">
            <w:pPr>
              <w:jc w:val="center"/>
            </w:pPr>
            <w:r>
              <w:t>686.8465</w:t>
            </w:r>
            <w:r w:rsidR="001F1538">
              <w:t xml:space="preserve"> units</w:t>
            </w:r>
          </w:p>
        </w:tc>
      </w:tr>
      <w:tr w:rsidR="008C27CF" w14:paraId="17BDF177" w14:textId="77777777" w:rsidTr="007768D3">
        <w:tc>
          <w:tcPr>
            <w:tcW w:w="1659" w:type="dxa"/>
          </w:tcPr>
          <w:p w14:paraId="6EBF0EC9" w14:textId="47F15C1C" w:rsidR="008C27CF" w:rsidRDefault="008C27CF" w:rsidP="00147EFC">
            <w:pPr>
              <w:jc w:val="both"/>
            </w:pPr>
            <w:r>
              <w:t>3</w:t>
            </w:r>
          </w:p>
        </w:tc>
        <w:tc>
          <w:tcPr>
            <w:tcW w:w="1659" w:type="dxa"/>
          </w:tcPr>
          <w:p w14:paraId="32A71DF5" w14:textId="243018EE" w:rsidR="008C27CF" w:rsidRDefault="008C27CF" w:rsidP="00147EFC">
            <w:pPr>
              <w:jc w:val="both"/>
            </w:pPr>
            <w:r>
              <w:t>80,000</w:t>
            </w:r>
          </w:p>
        </w:tc>
        <w:tc>
          <w:tcPr>
            <w:tcW w:w="1659" w:type="dxa"/>
          </w:tcPr>
          <w:p w14:paraId="503515A5" w14:textId="4DAD7B38" w:rsidR="008C27CF" w:rsidRDefault="008C27CF" w:rsidP="00147EFC">
            <w:pPr>
              <w:jc w:val="both"/>
            </w:pPr>
            <w:r>
              <w:t>0.8</w:t>
            </w:r>
          </w:p>
        </w:tc>
        <w:tc>
          <w:tcPr>
            <w:tcW w:w="2144" w:type="dxa"/>
          </w:tcPr>
          <w:p w14:paraId="1F8C4C63" w14:textId="4B14D4D0" w:rsidR="008C27CF" w:rsidRDefault="00660F9E" w:rsidP="005658C1">
            <w:pPr>
              <w:jc w:val="center"/>
            </w:pPr>
            <w:r>
              <w:t>13.39</w:t>
            </w:r>
            <w:r w:rsidR="001F1538">
              <w:t xml:space="preserve"> seconds</w:t>
            </w:r>
          </w:p>
        </w:tc>
        <w:tc>
          <w:tcPr>
            <w:tcW w:w="1694" w:type="dxa"/>
          </w:tcPr>
          <w:p w14:paraId="645B2597" w14:textId="04045D74" w:rsidR="008C27CF" w:rsidRDefault="00660F9E" w:rsidP="005658C1">
            <w:pPr>
              <w:jc w:val="center"/>
            </w:pPr>
            <w:r>
              <w:t>689.0832</w:t>
            </w:r>
            <w:r w:rsidR="001F1538">
              <w:t xml:space="preserve"> units</w:t>
            </w:r>
          </w:p>
        </w:tc>
      </w:tr>
      <w:tr w:rsidR="008C27CF" w14:paraId="668834BB" w14:textId="77777777" w:rsidTr="007768D3">
        <w:tc>
          <w:tcPr>
            <w:tcW w:w="1659" w:type="dxa"/>
          </w:tcPr>
          <w:p w14:paraId="7E6CE1FD" w14:textId="11676B93" w:rsidR="008C27CF" w:rsidRDefault="008C27CF" w:rsidP="00147EFC">
            <w:pPr>
              <w:jc w:val="both"/>
            </w:pPr>
            <w:r>
              <w:t>4</w:t>
            </w:r>
          </w:p>
        </w:tc>
        <w:tc>
          <w:tcPr>
            <w:tcW w:w="1659" w:type="dxa"/>
          </w:tcPr>
          <w:p w14:paraId="32269774" w14:textId="55370B8D" w:rsidR="008C27CF" w:rsidRDefault="008C27CF" w:rsidP="00147EFC">
            <w:pPr>
              <w:jc w:val="both"/>
            </w:pPr>
            <w:r>
              <w:t>70,000</w:t>
            </w:r>
          </w:p>
        </w:tc>
        <w:tc>
          <w:tcPr>
            <w:tcW w:w="1659" w:type="dxa"/>
          </w:tcPr>
          <w:p w14:paraId="0D8D1064" w14:textId="4EEB4C98" w:rsidR="008C27CF" w:rsidRDefault="008C27CF" w:rsidP="00147EFC">
            <w:pPr>
              <w:jc w:val="both"/>
            </w:pPr>
            <w:r>
              <w:t>0.8</w:t>
            </w:r>
          </w:p>
        </w:tc>
        <w:tc>
          <w:tcPr>
            <w:tcW w:w="2144" w:type="dxa"/>
          </w:tcPr>
          <w:p w14:paraId="77BA783C" w14:textId="08E4ACB0" w:rsidR="008C27CF" w:rsidRDefault="003B7DB8" w:rsidP="005658C1">
            <w:pPr>
              <w:jc w:val="center"/>
            </w:pPr>
            <w:r>
              <w:t>13.27</w:t>
            </w:r>
            <w:r w:rsidR="001F1538">
              <w:t xml:space="preserve"> seconds</w:t>
            </w:r>
          </w:p>
        </w:tc>
        <w:tc>
          <w:tcPr>
            <w:tcW w:w="1694" w:type="dxa"/>
          </w:tcPr>
          <w:p w14:paraId="47A38092" w14:textId="4DA324D3" w:rsidR="008C27CF" w:rsidRDefault="003B7DB8" w:rsidP="005658C1">
            <w:pPr>
              <w:jc w:val="center"/>
            </w:pPr>
            <w:r>
              <w:t>679.3534</w:t>
            </w:r>
            <w:r w:rsidR="001F1538">
              <w:t xml:space="preserve"> units</w:t>
            </w:r>
          </w:p>
        </w:tc>
      </w:tr>
      <w:tr w:rsidR="008C27CF" w14:paraId="2C19B707" w14:textId="77777777" w:rsidTr="007768D3">
        <w:tc>
          <w:tcPr>
            <w:tcW w:w="1659" w:type="dxa"/>
          </w:tcPr>
          <w:p w14:paraId="0540BAE9" w14:textId="4796B23B" w:rsidR="008C27CF" w:rsidRDefault="008C27CF" w:rsidP="00147EFC">
            <w:pPr>
              <w:jc w:val="both"/>
            </w:pPr>
            <w:r>
              <w:t>5</w:t>
            </w:r>
          </w:p>
        </w:tc>
        <w:tc>
          <w:tcPr>
            <w:tcW w:w="1659" w:type="dxa"/>
          </w:tcPr>
          <w:p w14:paraId="1F4F24F5" w14:textId="06CB60F0" w:rsidR="008C27CF" w:rsidRDefault="008C27CF" w:rsidP="00147EFC">
            <w:pPr>
              <w:jc w:val="both"/>
            </w:pPr>
            <w:r>
              <w:t>60,000</w:t>
            </w:r>
          </w:p>
        </w:tc>
        <w:tc>
          <w:tcPr>
            <w:tcW w:w="1659" w:type="dxa"/>
          </w:tcPr>
          <w:p w14:paraId="3A499A34" w14:textId="7F28B4AC" w:rsidR="008C27CF" w:rsidRDefault="008C27CF" w:rsidP="00147EFC">
            <w:pPr>
              <w:jc w:val="both"/>
            </w:pPr>
            <w:r>
              <w:t>0.8</w:t>
            </w:r>
          </w:p>
        </w:tc>
        <w:tc>
          <w:tcPr>
            <w:tcW w:w="2144" w:type="dxa"/>
          </w:tcPr>
          <w:p w14:paraId="34AD9682" w14:textId="20B4CC07" w:rsidR="008C27CF" w:rsidRDefault="005E4C17" w:rsidP="005658C1">
            <w:pPr>
              <w:jc w:val="center"/>
            </w:pPr>
            <w:r>
              <w:t>13.34</w:t>
            </w:r>
            <w:r w:rsidR="001F1538">
              <w:t xml:space="preserve"> seconds</w:t>
            </w:r>
          </w:p>
        </w:tc>
        <w:tc>
          <w:tcPr>
            <w:tcW w:w="1694" w:type="dxa"/>
          </w:tcPr>
          <w:p w14:paraId="0273B5FF" w14:textId="2C806A14" w:rsidR="008C27CF" w:rsidRDefault="005E4C17" w:rsidP="005658C1">
            <w:pPr>
              <w:jc w:val="center"/>
            </w:pPr>
            <w:r>
              <w:t>680.2939</w:t>
            </w:r>
            <w:r w:rsidR="001F1538">
              <w:t xml:space="preserve"> units</w:t>
            </w:r>
          </w:p>
        </w:tc>
      </w:tr>
      <w:tr w:rsidR="008C27CF" w14:paraId="6B9D3D26" w14:textId="77777777" w:rsidTr="007768D3">
        <w:tc>
          <w:tcPr>
            <w:tcW w:w="1659" w:type="dxa"/>
          </w:tcPr>
          <w:p w14:paraId="4563A9A8" w14:textId="7B405460" w:rsidR="008C27CF" w:rsidRDefault="008C27CF" w:rsidP="00147EFC">
            <w:pPr>
              <w:jc w:val="both"/>
            </w:pPr>
            <w:r>
              <w:t>6</w:t>
            </w:r>
          </w:p>
        </w:tc>
        <w:tc>
          <w:tcPr>
            <w:tcW w:w="1659" w:type="dxa"/>
          </w:tcPr>
          <w:p w14:paraId="1B706880" w14:textId="7CF2EE34" w:rsidR="008C27CF" w:rsidRDefault="008C27CF" w:rsidP="00147EFC">
            <w:pPr>
              <w:jc w:val="both"/>
            </w:pPr>
            <w:r>
              <w:t>50,000</w:t>
            </w:r>
          </w:p>
        </w:tc>
        <w:tc>
          <w:tcPr>
            <w:tcW w:w="1659" w:type="dxa"/>
          </w:tcPr>
          <w:p w14:paraId="4265C181" w14:textId="25D8E7F5" w:rsidR="008C27CF" w:rsidRDefault="008C27CF" w:rsidP="00147EFC">
            <w:pPr>
              <w:jc w:val="both"/>
            </w:pPr>
            <w:r>
              <w:t>0.8</w:t>
            </w:r>
          </w:p>
        </w:tc>
        <w:tc>
          <w:tcPr>
            <w:tcW w:w="2144" w:type="dxa"/>
          </w:tcPr>
          <w:p w14:paraId="54BD44E2" w14:textId="3DF81BC1" w:rsidR="008C27CF" w:rsidRDefault="005E4C17" w:rsidP="005658C1">
            <w:pPr>
              <w:jc w:val="center"/>
            </w:pPr>
            <w:r>
              <w:t>13.44</w:t>
            </w:r>
            <w:r w:rsidR="001F1538">
              <w:t xml:space="preserve"> seconds</w:t>
            </w:r>
          </w:p>
        </w:tc>
        <w:tc>
          <w:tcPr>
            <w:tcW w:w="1694" w:type="dxa"/>
          </w:tcPr>
          <w:p w14:paraId="7C0875D4" w14:textId="32A02D54" w:rsidR="008C27CF" w:rsidRDefault="005E4C17" w:rsidP="005658C1">
            <w:pPr>
              <w:jc w:val="center"/>
            </w:pPr>
            <w:r>
              <w:t>678.8881</w:t>
            </w:r>
            <w:r w:rsidR="001F1538">
              <w:t xml:space="preserve"> units</w:t>
            </w:r>
          </w:p>
        </w:tc>
      </w:tr>
      <w:tr w:rsidR="008C27CF" w14:paraId="679A1180" w14:textId="77777777" w:rsidTr="007768D3">
        <w:tc>
          <w:tcPr>
            <w:tcW w:w="1659" w:type="dxa"/>
          </w:tcPr>
          <w:p w14:paraId="2F0909ED" w14:textId="6DF1E9FF" w:rsidR="008C27CF" w:rsidRDefault="008C27CF" w:rsidP="00147EFC">
            <w:pPr>
              <w:jc w:val="both"/>
            </w:pPr>
            <w:r>
              <w:t>7</w:t>
            </w:r>
          </w:p>
        </w:tc>
        <w:tc>
          <w:tcPr>
            <w:tcW w:w="1659" w:type="dxa"/>
          </w:tcPr>
          <w:p w14:paraId="08CEA62A" w14:textId="70744C6D" w:rsidR="008C27CF" w:rsidRDefault="008C27CF" w:rsidP="00147EFC">
            <w:pPr>
              <w:jc w:val="both"/>
            </w:pPr>
            <w:r>
              <w:t>40,000</w:t>
            </w:r>
          </w:p>
        </w:tc>
        <w:tc>
          <w:tcPr>
            <w:tcW w:w="1659" w:type="dxa"/>
          </w:tcPr>
          <w:p w14:paraId="7AC93D4C" w14:textId="08241798" w:rsidR="008C27CF" w:rsidRDefault="008C27CF" w:rsidP="00147EFC">
            <w:pPr>
              <w:jc w:val="both"/>
            </w:pPr>
            <w:r>
              <w:t>0.8</w:t>
            </w:r>
          </w:p>
        </w:tc>
        <w:tc>
          <w:tcPr>
            <w:tcW w:w="2144" w:type="dxa"/>
          </w:tcPr>
          <w:p w14:paraId="1541749D" w14:textId="58458877" w:rsidR="008C27CF" w:rsidRDefault="003773AB" w:rsidP="005658C1">
            <w:pPr>
              <w:jc w:val="center"/>
            </w:pPr>
            <w:r>
              <w:t>13.39</w:t>
            </w:r>
            <w:r w:rsidR="001F1538">
              <w:t xml:space="preserve"> seconds</w:t>
            </w:r>
          </w:p>
        </w:tc>
        <w:tc>
          <w:tcPr>
            <w:tcW w:w="1694" w:type="dxa"/>
          </w:tcPr>
          <w:p w14:paraId="0B236303" w14:textId="79D1B8C3" w:rsidR="008C27CF" w:rsidRDefault="003773AB" w:rsidP="005658C1">
            <w:pPr>
              <w:jc w:val="center"/>
            </w:pPr>
            <w:r>
              <w:t>684.3415</w:t>
            </w:r>
            <w:r w:rsidR="001F1538">
              <w:t xml:space="preserve"> units</w:t>
            </w:r>
          </w:p>
        </w:tc>
      </w:tr>
      <w:tr w:rsidR="008C27CF" w14:paraId="70D75A56" w14:textId="77777777" w:rsidTr="007768D3">
        <w:tc>
          <w:tcPr>
            <w:tcW w:w="1659" w:type="dxa"/>
          </w:tcPr>
          <w:p w14:paraId="2E6F41ED" w14:textId="74AAD70A" w:rsidR="008C27CF" w:rsidRDefault="008C27CF" w:rsidP="00147EFC">
            <w:pPr>
              <w:jc w:val="both"/>
            </w:pPr>
            <w:r>
              <w:t>8</w:t>
            </w:r>
          </w:p>
        </w:tc>
        <w:tc>
          <w:tcPr>
            <w:tcW w:w="1659" w:type="dxa"/>
          </w:tcPr>
          <w:p w14:paraId="7D40E2F5" w14:textId="7778C4EB" w:rsidR="008C27CF" w:rsidRDefault="008C27CF" w:rsidP="00147EFC">
            <w:pPr>
              <w:jc w:val="both"/>
            </w:pPr>
            <w:r>
              <w:t>30,000</w:t>
            </w:r>
          </w:p>
        </w:tc>
        <w:tc>
          <w:tcPr>
            <w:tcW w:w="1659" w:type="dxa"/>
          </w:tcPr>
          <w:p w14:paraId="3D4FC43E" w14:textId="55ED9949" w:rsidR="008C27CF" w:rsidRDefault="008C27CF" w:rsidP="00147EFC">
            <w:pPr>
              <w:jc w:val="both"/>
            </w:pPr>
            <w:r>
              <w:t>0.8</w:t>
            </w:r>
          </w:p>
        </w:tc>
        <w:tc>
          <w:tcPr>
            <w:tcW w:w="2144" w:type="dxa"/>
          </w:tcPr>
          <w:p w14:paraId="38286673" w14:textId="473AFA23" w:rsidR="008C27CF" w:rsidRDefault="003773AB" w:rsidP="005658C1">
            <w:pPr>
              <w:jc w:val="center"/>
            </w:pPr>
            <w:r>
              <w:t>13.31</w:t>
            </w:r>
            <w:r w:rsidR="001F1538">
              <w:t xml:space="preserve"> seconds</w:t>
            </w:r>
          </w:p>
        </w:tc>
        <w:tc>
          <w:tcPr>
            <w:tcW w:w="1694" w:type="dxa"/>
          </w:tcPr>
          <w:p w14:paraId="00EF2126" w14:textId="345DD6D8" w:rsidR="008C27CF" w:rsidRDefault="003773AB" w:rsidP="005658C1">
            <w:pPr>
              <w:jc w:val="center"/>
            </w:pPr>
            <w:r>
              <w:t>684.98</w:t>
            </w:r>
            <w:r w:rsidR="001F1538">
              <w:t xml:space="preserve"> units</w:t>
            </w:r>
          </w:p>
        </w:tc>
      </w:tr>
      <w:tr w:rsidR="008C27CF" w14:paraId="4BDB5581" w14:textId="77777777" w:rsidTr="007768D3">
        <w:tc>
          <w:tcPr>
            <w:tcW w:w="1659" w:type="dxa"/>
          </w:tcPr>
          <w:p w14:paraId="5C214D40" w14:textId="5908A121" w:rsidR="008C27CF" w:rsidRDefault="008C27CF" w:rsidP="00147EFC">
            <w:pPr>
              <w:jc w:val="both"/>
            </w:pPr>
            <w:r>
              <w:t>9</w:t>
            </w:r>
          </w:p>
        </w:tc>
        <w:tc>
          <w:tcPr>
            <w:tcW w:w="1659" w:type="dxa"/>
          </w:tcPr>
          <w:p w14:paraId="049D6EBD" w14:textId="2547A9F0" w:rsidR="008C27CF" w:rsidRDefault="008C27CF" w:rsidP="00147EFC">
            <w:pPr>
              <w:jc w:val="both"/>
            </w:pPr>
            <w:r>
              <w:t>20,000</w:t>
            </w:r>
          </w:p>
        </w:tc>
        <w:tc>
          <w:tcPr>
            <w:tcW w:w="1659" w:type="dxa"/>
          </w:tcPr>
          <w:p w14:paraId="26ADFE03" w14:textId="6BD65CAE" w:rsidR="008C27CF" w:rsidRDefault="008C27CF" w:rsidP="00147EFC">
            <w:pPr>
              <w:jc w:val="both"/>
            </w:pPr>
            <w:r>
              <w:t>0.8</w:t>
            </w:r>
          </w:p>
        </w:tc>
        <w:tc>
          <w:tcPr>
            <w:tcW w:w="2144" w:type="dxa"/>
          </w:tcPr>
          <w:p w14:paraId="7BF67926" w14:textId="4A4655AD" w:rsidR="008C27CF" w:rsidRDefault="003773AB" w:rsidP="005658C1">
            <w:pPr>
              <w:jc w:val="center"/>
            </w:pPr>
            <w:r>
              <w:t>13.34</w:t>
            </w:r>
            <w:r w:rsidR="001F1538">
              <w:t xml:space="preserve"> seconds</w:t>
            </w:r>
          </w:p>
        </w:tc>
        <w:tc>
          <w:tcPr>
            <w:tcW w:w="1694" w:type="dxa"/>
          </w:tcPr>
          <w:p w14:paraId="3992B29F" w14:textId="184B5B3C" w:rsidR="008C27CF" w:rsidRDefault="003773AB" w:rsidP="005658C1">
            <w:pPr>
              <w:jc w:val="center"/>
            </w:pPr>
            <w:r>
              <w:t>686.05</w:t>
            </w:r>
            <w:r w:rsidR="001F1538">
              <w:t xml:space="preserve"> units</w:t>
            </w:r>
          </w:p>
        </w:tc>
      </w:tr>
      <w:tr w:rsidR="008C27CF" w14:paraId="6959474F" w14:textId="77777777" w:rsidTr="007768D3">
        <w:tc>
          <w:tcPr>
            <w:tcW w:w="1659" w:type="dxa"/>
          </w:tcPr>
          <w:p w14:paraId="71FC950E" w14:textId="7AADBB95" w:rsidR="008C27CF" w:rsidRDefault="008C27CF" w:rsidP="00147EFC">
            <w:pPr>
              <w:jc w:val="both"/>
            </w:pPr>
            <w:r>
              <w:t>10</w:t>
            </w:r>
          </w:p>
        </w:tc>
        <w:tc>
          <w:tcPr>
            <w:tcW w:w="1659" w:type="dxa"/>
          </w:tcPr>
          <w:p w14:paraId="01EF2D7B" w14:textId="12865C89" w:rsidR="008C27CF" w:rsidRDefault="008C27CF" w:rsidP="00147EFC">
            <w:pPr>
              <w:jc w:val="both"/>
            </w:pPr>
            <w:r>
              <w:t>10,000</w:t>
            </w:r>
          </w:p>
        </w:tc>
        <w:tc>
          <w:tcPr>
            <w:tcW w:w="1659" w:type="dxa"/>
          </w:tcPr>
          <w:p w14:paraId="4FB070AB" w14:textId="60767ADD" w:rsidR="008C27CF" w:rsidRDefault="008C27CF" w:rsidP="00147EFC">
            <w:pPr>
              <w:jc w:val="both"/>
            </w:pPr>
            <w:r>
              <w:t>0.8</w:t>
            </w:r>
          </w:p>
        </w:tc>
        <w:tc>
          <w:tcPr>
            <w:tcW w:w="2144" w:type="dxa"/>
          </w:tcPr>
          <w:p w14:paraId="3EDF37AD" w14:textId="34F4405E" w:rsidR="008C27CF" w:rsidRDefault="003773AB" w:rsidP="005658C1">
            <w:pPr>
              <w:jc w:val="center"/>
            </w:pPr>
            <w:r>
              <w:t>13.43</w:t>
            </w:r>
            <w:r w:rsidR="001F1538">
              <w:t xml:space="preserve"> seconds</w:t>
            </w:r>
          </w:p>
        </w:tc>
        <w:tc>
          <w:tcPr>
            <w:tcW w:w="1694" w:type="dxa"/>
          </w:tcPr>
          <w:p w14:paraId="1467B361" w14:textId="1394A5F3" w:rsidR="008C27CF" w:rsidRDefault="003773AB" w:rsidP="005658C1">
            <w:pPr>
              <w:keepNext/>
              <w:jc w:val="center"/>
            </w:pPr>
            <w:r>
              <w:t>679.7005</w:t>
            </w:r>
            <w:r w:rsidR="001F1538">
              <w:t xml:space="preserve"> units</w:t>
            </w:r>
          </w:p>
        </w:tc>
      </w:tr>
      <w:tr w:rsidR="003773AB" w14:paraId="5446E155" w14:textId="77777777" w:rsidTr="007768D3">
        <w:tc>
          <w:tcPr>
            <w:tcW w:w="1659" w:type="dxa"/>
          </w:tcPr>
          <w:p w14:paraId="5A657912" w14:textId="22585F08" w:rsidR="003773AB" w:rsidRDefault="003773AB" w:rsidP="00147EFC">
            <w:pPr>
              <w:jc w:val="both"/>
            </w:pPr>
            <w:r>
              <w:t>11</w:t>
            </w:r>
          </w:p>
        </w:tc>
        <w:tc>
          <w:tcPr>
            <w:tcW w:w="1659" w:type="dxa"/>
          </w:tcPr>
          <w:p w14:paraId="01E29B9B" w14:textId="224E7599" w:rsidR="003773AB" w:rsidRDefault="003773AB" w:rsidP="00147EFC">
            <w:pPr>
              <w:jc w:val="both"/>
            </w:pPr>
            <w:r>
              <w:t>5,000</w:t>
            </w:r>
          </w:p>
        </w:tc>
        <w:tc>
          <w:tcPr>
            <w:tcW w:w="1659" w:type="dxa"/>
          </w:tcPr>
          <w:p w14:paraId="6D784AA5" w14:textId="0C485A17" w:rsidR="003773AB" w:rsidRDefault="003773AB" w:rsidP="00147EFC">
            <w:pPr>
              <w:jc w:val="both"/>
            </w:pPr>
            <w:r>
              <w:t>0.8</w:t>
            </w:r>
          </w:p>
        </w:tc>
        <w:tc>
          <w:tcPr>
            <w:tcW w:w="2144" w:type="dxa"/>
          </w:tcPr>
          <w:p w14:paraId="3AD484C5" w14:textId="5EFDF1A0" w:rsidR="003773AB" w:rsidRDefault="003773AB" w:rsidP="005658C1">
            <w:pPr>
              <w:jc w:val="center"/>
            </w:pPr>
            <w:r>
              <w:t>8.27</w:t>
            </w:r>
            <w:r w:rsidR="001F1538">
              <w:t xml:space="preserve"> seconds</w:t>
            </w:r>
          </w:p>
        </w:tc>
        <w:tc>
          <w:tcPr>
            <w:tcW w:w="1694" w:type="dxa"/>
          </w:tcPr>
          <w:p w14:paraId="05F64878" w14:textId="11C4D901" w:rsidR="003773AB" w:rsidRDefault="003773AB" w:rsidP="005658C1">
            <w:pPr>
              <w:keepNext/>
              <w:jc w:val="center"/>
            </w:pPr>
            <w:r>
              <w:t>684.9789</w:t>
            </w:r>
            <w:r w:rsidR="001F1538">
              <w:t xml:space="preserve"> units</w:t>
            </w:r>
          </w:p>
        </w:tc>
      </w:tr>
      <w:tr w:rsidR="003773AB" w14:paraId="611E71FA" w14:textId="77777777" w:rsidTr="007768D3">
        <w:tc>
          <w:tcPr>
            <w:tcW w:w="1659" w:type="dxa"/>
          </w:tcPr>
          <w:p w14:paraId="32BD6BCB" w14:textId="023E58EB" w:rsidR="003773AB" w:rsidRDefault="003773AB" w:rsidP="00147EFC">
            <w:pPr>
              <w:jc w:val="both"/>
            </w:pPr>
            <w:r>
              <w:t>12</w:t>
            </w:r>
          </w:p>
        </w:tc>
        <w:tc>
          <w:tcPr>
            <w:tcW w:w="1659" w:type="dxa"/>
          </w:tcPr>
          <w:p w14:paraId="27DD141A" w14:textId="24BF6DE3" w:rsidR="003773AB" w:rsidRDefault="003773AB" w:rsidP="00147EFC">
            <w:pPr>
              <w:jc w:val="both"/>
            </w:pPr>
            <w:r>
              <w:t>2,500</w:t>
            </w:r>
          </w:p>
        </w:tc>
        <w:tc>
          <w:tcPr>
            <w:tcW w:w="1659" w:type="dxa"/>
          </w:tcPr>
          <w:p w14:paraId="6758FC9D" w14:textId="092E99A5" w:rsidR="003773AB" w:rsidRDefault="003773AB" w:rsidP="00147EFC">
            <w:pPr>
              <w:jc w:val="both"/>
            </w:pPr>
            <w:r>
              <w:t>0.8</w:t>
            </w:r>
          </w:p>
        </w:tc>
        <w:tc>
          <w:tcPr>
            <w:tcW w:w="2144" w:type="dxa"/>
          </w:tcPr>
          <w:p w14:paraId="5BE004B3" w14:textId="3C014AE8" w:rsidR="003773AB" w:rsidRDefault="003773AB" w:rsidP="005658C1">
            <w:pPr>
              <w:jc w:val="center"/>
            </w:pPr>
            <w:r>
              <w:t>4.0</w:t>
            </w:r>
            <w:r w:rsidR="001F1538">
              <w:t>6 seconds</w:t>
            </w:r>
          </w:p>
        </w:tc>
        <w:tc>
          <w:tcPr>
            <w:tcW w:w="1694" w:type="dxa"/>
          </w:tcPr>
          <w:p w14:paraId="3C2135EC" w14:textId="52E8E486" w:rsidR="003773AB" w:rsidRDefault="003773AB" w:rsidP="005658C1">
            <w:pPr>
              <w:keepNext/>
              <w:jc w:val="center"/>
            </w:pPr>
            <w:r>
              <w:t>723.5293</w:t>
            </w:r>
            <w:r w:rsidR="001F1538">
              <w:t xml:space="preserve"> units</w:t>
            </w:r>
          </w:p>
        </w:tc>
      </w:tr>
      <w:tr w:rsidR="003773AB" w14:paraId="5C1CB800" w14:textId="77777777" w:rsidTr="007768D3">
        <w:tc>
          <w:tcPr>
            <w:tcW w:w="1659" w:type="dxa"/>
          </w:tcPr>
          <w:p w14:paraId="04A0D0EB" w14:textId="287D53BB" w:rsidR="003773AB" w:rsidRDefault="003773AB" w:rsidP="00147EFC">
            <w:pPr>
              <w:jc w:val="both"/>
            </w:pPr>
            <w:r>
              <w:t>13</w:t>
            </w:r>
          </w:p>
        </w:tc>
        <w:tc>
          <w:tcPr>
            <w:tcW w:w="1659" w:type="dxa"/>
          </w:tcPr>
          <w:p w14:paraId="287B790D" w14:textId="67AF3213" w:rsidR="003773AB" w:rsidRDefault="003773AB" w:rsidP="00147EFC">
            <w:pPr>
              <w:jc w:val="both"/>
            </w:pPr>
            <w:r>
              <w:t>1,250</w:t>
            </w:r>
          </w:p>
        </w:tc>
        <w:tc>
          <w:tcPr>
            <w:tcW w:w="1659" w:type="dxa"/>
          </w:tcPr>
          <w:p w14:paraId="23DFAB9C" w14:textId="6E8B2E9B" w:rsidR="003773AB" w:rsidRDefault="003773AB" w:rsidP="00147EFC">
            <w:pPr>
              <w:jc w:val="both"/>
            </w:pPr>
            <w:r>
              <w:t>0.8</w:t>
            </w:r>
          </w:p>
        </w:tc>
        <w:tc>
          <w:tcPr>
            <w:tcW w:w="2144" w:type="dxa"/>
          </w:tcPr>
          <w:p w14:paraId="56C748E0" w14:textId="2F27ABD6" w:rsidR="003773AB" w:rsidRDefault="003773AB" w:rsidP="005658C1">
            <w:pPr>
              <w:jc w:val="center"/>
            </w:pPr>
            <w:r>
              <w:t>2.0</w:t>
            </w:r>
            <w:r w:rsidR="001F1538">
              <w:t>5 seconds</w:t>
            </w:r>
          </w:p>
        </w:tc>
        <w:tc>
          <w:tcPr>
            <w:tcW w:w="1694" w:type="dxa"/>
          </w:tcPr>
          <w:p w14:paraId="3643A4F9" w14:textId="03C91D3E" w:rsidR="003773AB" w:rsidRDefault="003773AB" w:rsidP="005658C1">
            <w:pPr>
              <w:keepNext/>
              <w:jc w:val="center"/>
            </w:pPr>
            <w:r>
              <w:t>768.0403</w:t>
            </w:r>
            <w:r w:rsidR="001F1538">
              <w:t xml:space="preserve"> units</w:t>
            </w:r>
          </w:p>
        </w:tc>
      </w:tr>
      <w:tr w:rsidR="003773AB" w14:paraId="327C52AA" w14:textId="77777777" w:rsidTr="007768D3">
        <w:tc>
          <w:tcPr>
            <w:tcW w:w="1659" w:type="dxa"/>
          </w:tcPr>
          <w:p w14:paraId="7DEB7B67" w14:textId="3E3879EA" w:rsidR="003773AB" w:rsidRDefault="003773AB" w:rsidP="00147EFC">
            <w:pPr>
              <w:jc w:val="both"/>
            </w:pPr>
            <w:r>
              <w:t>14</w:t>
            </w:r>
          </w:p>
        </w:tc>
        <w:tc>
          <w:tcPr>
            <w:tcW w:w="1659" w:type="dxa"/>
          </w:tcPr>
          <w:p w14:paraId="4DEA1F38" w14:textId="38365E6D" w:rsidR="003773AB" w:rsidRDefault="003773AB" w:rsidP="00147EFC">
            <w:pPr>
              <w:jc w:val="both"/>
            </w:pPr>
            <w:r>
              <w:t>625</w:t>
            </w:r>
          </w:p>
        </w:tc>
        <w:tc>
          <w:tcPr>
            <w:tcW w:w="1659" w:type="dxa"/>
          </w:tcPr>
          <w:p w14:paraId="29BC8A7A" w14:textId="473EC2BA" w:rsidR="003773AB" w:rsidRDefault="003773AB" w:rsidP="00147EFC">
            <w:pPr>
              <w:jc w:val="both"/>
            </w:pPr>
            <w:r>
              <w:t>0.8</w:t>
            </w:r>
          </w:p>
        </w:tc>
        <w:tc>
          <w:tcPr>
            <w:tcW w:w="2144" w:type="dxa"/>
          </w:tcPr>
          <w:p w14:paraId="411929B6" w14:textId="673F0B6B" w:rsidR="003773AB" w:rsidRDefault="003773AB" w:rsidP="005658C1">
            <w:pPr>
              <w:jc w:val="center"/>
            </w:pPr>
            <w:r>
              <w:t>1.06</w:t>
            </w:r>
            <w:r w:rsidR="001F1538">
              <w:t xml:space="preserve"> seconds</w:t>
            </w:r>
          </w:p>
        </w:tc>
        <w:tc>
          <w:tcPr>
            <w:tcW w:w="1694" w:type="dxa"/>
          </w:tcPr>
          <w:p w14:paraId="7D61F837" w14:textId="4E8BB5E8" w:rsidR="003773AB" w:rsidRDefault="003773AB" w:rsidP="005658C1">
            <w:pPr>
              <w:keepNext/>
              <w:jc w:val="center"/>
            </w:pPr>
            <w:r>
              <w:t>778.3201</w:t>
            </w:r>
            <w:r w:rsidR="001F1538">
              <w:t xml:space="preserve"> units</w:t>
            </w:r>
          </w:p>
        </w:tc>
      </w:tr>
      <w:tr w:rsidR="003773AB" w14:paraId="522B2D83" w14:textId="77777777" w:rsidTr="007768D3">
        <w:tc>
          <w:tcPr>
            <w:tcW w:w="1659" w:type="dxa"/>
          </w:tcPr>
          <w:p w14:paraId="3383D960" w14:textId="40E93F03" w:rsidR="003773AB" w:rsidRDefault="003773AB" w:rsidP="00147EFC">
            <w:pPr>
              <w:jc w:val="both"/>
            </w:pPr>
            <w:r>
              <w:t>15</w:t>
            </w:r>
          </w:p>
        </w:tc>
        <w:tc>
          <w:tcPr>
            <w:tcW w:w="1659" w:type="dxa"/>
          </w:tcPr>
          <w:p w14:paraId="6437177B" w14:textId="5BD0F394" w:rsidR="003773AB" w:rsidRDefault="003773AB" w:rsidP="00147EFC">
            <w:pPr>
              <w:jc w:val="both"/>
            </w:pPr>
            <w:r>
              <w:t>312</w:t>
            </w:r>
          </w:p>
        </w:tc>
        <w:tc>
          <w:tcPr>
            <w:tcW w:w="1659" w:type="dxa"/>
          </w:tcPr>
          <w:p w14:paraId="308CC132" w14:textId="7C01601B" w:rsidR="003773AB" w:rsidRDefault="003773AB" w:rsidP="00147EFC">
            <w:pPr>
              <w:jc w:val="both"/>
            </w:pPr>
            <w:r>
              <w:t>0.8</w:t>
            </w:r>
          </w:p>
        </w:tc>
        <w:tc>
          <w:tcPr>
            <w:tcW w:w="2144" w:type="dxa"/>
          </w:tcPr>
          <w:p w14:paraId="22DC6A24" w14:textId="75DDFEB8" w:rsidR="003773AB" w:rsidRDefault="003773AB" w:rsidP="005658C1">
            <w:pPr>
              <w:jc w:val="center"/>
            </w:pPr>
            <w:r>
              <w:t>0.5</w:t>
            </w:r>
            <w:r w:rsidR="001F1538">
              <w:t>8 seconds</w:t>
            </w:r>
          </w:p>
        </w:tc>
        <w:tc>
          <w:tcPr>
            <w:tcW w:w="1694" w:type="dxa"/>
          </w:tcPr>
          <w:p w14:paraId="7CE0ABC9" w14:textId="44D230DD" w:rsidR="003773AB" w:rsidRDefault="003773AB" w:rsidP="005658C1">
            <w:pPr>
              <w:keepNext/>
              <w:jc w:val="center"/>
            </w:pPr>
            <w:r>
              <w:t>769.1385</w:t>
            </w:r>
            <w:r w:rsidR="001F1538">
              <w:t xml:space="preserve"> units</w:t>
            </w:r>
          </w:p>
        </w:tc>
      </w:tr>
    </w:tbl>
    <w:p w14:paraId="42C58D31" w14:textId="177170E0" w:rsidR="00C75A15" w:rsidRDefault="008C27CF" w:rsidP="00147EFC">
      <w:pPr>
        <w:pStyle w:val="Caption"/>
        <w:jc w:val="center"/>
        <w:rPr>
          <w:i w:val="0"/>
          <w:iCs w:val="0"/>
          <w:color w:val="auto"/>
          <w:sz w:val="22"/>
          <w:szCs w:val="22"/>
        </w:rPr>
      </w:pPr>
      <w:r w:rsidRPr="008C27CF">
        <w:rPr>
          <w:i w:val="0"/>
          <w:iCs w:val="0"/>
          <w:color w:val="auto"/>
          <w:sz w:val="22"/>
          <w:szCs w:val="22"/>
        </w:rPr>
        <w:lastRenderedPageBreak/>
        <w:t xml:space="preserve">Table </w:t>
      </w:r>
      <w:r w:rsidRPr="008C27CF">
        <w:rPr>
          <w:i w:val="0"/>
          <w:iCs w:val="0"/>
          <w:color w:val="auto"/>
          <w:sz w:val="22"/>
          <w:szCs w:val="22"/>
        </w:rPr>
        <w:fldChar w:fldCharType="begin"/>
      </w:r>
      <w:r w:rsidRPr="008C27CF">
        <w:rPr>
          <w:i w:val="0"/>
          <w:iCs w:val="0"/>
          <w:color w:val="auto"/>
          <w:sz w:val="22"/>
          <w:szCs w:val="22"/>
        </w:rPr>
        <w:instrText xml:space="preserve"> SEQ Table \* ARABIC </w:instrText>
      </w:r>
      <w:r w:rsidRPr="008C27CF">
        <w:rPr>
          <w:i w:val="0"/>
          <w:iCs w:val="0"/>
          <w:color w:val="auto"/>
          <w:sz w:val="22"/>
          <w:szCs w:val="22"/>
        </w:rPr>
        <w:fldChar w:fldCharType="separate"/>
      </w:r>
      <w:r w:rsidR="00FF79DB">
        <w:rPr>
          <w:i w:val="0"/>
          <w:iCs w:val="0"/>
          <w:noProof/>
          <w:color w:val="auto"/>
          <w:sz w:val="22"/>
          <w:szCs w:val="22"/>
        </w:rPr>
        <w:t>2</w:t>
      </w:r>
      <w:r w:rsidRPr="008C27CF">
        <w:rPr>
          <w:i w:val="0"/>
          <w:iCs w:val="0"/>
          <w:color w:val="auto"/>
          <w:sz w:val="22"/>
          <w:szCs w:val="22"/>
        </w:rPr>
        <w:fldChar w:fldCharType="end"/>
      </w:r>
      <w:r w:rsidRPr="008C27CF">
        <w:rPr>
          <w:i w:val="0"/>
          <w:iCs w:val="0"/>
          <w:color w:val="auto"/>
          <w:sz w:val="22"/>
          <w:szCs w:val="22"/>
        </w:rPr>
        <w:t>: Effects of Iterations</w:t>
      </w:r>
    </w:p>
    <w:tbl>
      <w:tblPr>
        <w:tblStyle w:val="TableGrid"/>
        <w:tblW w:w="8905" w:type="dxa"/>
        <w:tblLook w:val="04A0" w:firstRow="1" w:lastRow="0" w:firstColumn="1" w:lastColumn="0" w:noHBand="0" w:noVBand="1"/>
      </w:tblPr>
      <w:tblGrid>
        <w:gridCol w:w="1659"/>
        <w:gridCol w:w="1659"/>
        <w:gridCol w:w="1659"/>
        <w:gridCol w:w="1948"/>
        <w:gridCol w:w="1980"/>
      </w:tblGrid>
      <w:tr w:rsidR="008C27CF" w14:paraId="7B9634A8" w14:textId="77777777" w:rsidTr="007768D3">
        <w:tc>
          <w:tcPr>
            <w:tcW w:w="1659" w:type="dxa"/>
          </w:tcPr>
          <w:p w14:paraId="4A972CA7" w14:textId="4DFB1FDE" w:rsidR="008C27CF" w:rsidRDefault="008C27CF" w:rsidP="00147EFC">
            <w:pPr>
              <w:jc w:val="both"/>
            </w:pPr>
            <w:r>
              <w:t>Run #</w:t>
            </w:r>
          </w:p>
        </w:tc>
        <w:tc>
          <w:tcPr>
            <w:tcW w:w="1659" w:type="dxa"/>
          </w:tcPr>
          <w:p w14:paraId="2498D3BE" w14:textId="201B4C61" w:rsidR="008C27CF" w:rsidRDefault="008C27CF" w:rsidP="00147EFC">
            <w:pPr>
              <w:jc w:val="both"/>
            </w:pPr>
            <w:r>
              <w:t>Iterations</w:t>
            </w:r>
          </w:p>
        </w:tc>
        <w:tc>
          <w:tcPr>
            <w:tcW w:w="1659" w:type="dxa"/>
          </w:tcPr>
          <w:p w14:paraId="15FFE808" w14:textId="1AE6BF86" w:rsidR="008C27CF" w:rsidRDefault="008C27CF" w:rsidP="00147EFC">
            <w:pPr>
              <w:jc w:val="both"/>
            </w:pPr>
            <w:r>
              <w:t>Learning Rate</w:t>
            </w:r>
          </w:p>
        </w:tc>
        <w:tc>
          <w:tcPr>
            <w:tcW w:w="1948" w:type="dxa"/>
          </w:tcPr>
          <w:p w14:paraId="157543BD" w14:textId="7D3497D1" w:rsidR="008C27CF" w:rsidRDefault="008C27CF" w:rsidP="00147EFC">
            <w:pPr>
              <w:jc w:val="both"/>
            </w:pPr>
            <w:r>
              <w:t>Calculation Time</w:t>
            </w:r>
          </w:p>
        </w:tc>
        <w:tc>
          <w:tcPr>
            <w:tcW w:w="1980" w:type="dxa"/>
          </w:tcPr>
          <w:p w14:paraId="4EB4726A" w14:textId="7B11F298" w:rsidR="008C27CF" w:rsidRDefault="008C27CF" w:rsidP="00147EFC">
            <w:pPr>
              <w:jc w:val="both"/>
            </w:pPr>
            <w:r>
              <w:t>Route Distance</w:t>
            </w:r>
          </w:p>
        </w:tc>
      </w:tr>
      <w:tr w:rsidR="008C27CF" w14:paraId="6FFE4BCE" w14:textId="77777777" w:rsidTr="007768D3">
        <w:tc>
          <w:tcPr>
            <w:tcW w:w="1659" w:type="dxa"/>
          </w:tcPr>
          <w:p w14:paraId="4C6EFD4D" w14:textId="60DF39FD" w:rsidR="008C27CF" w:rsidRDefault="008C27CF" w:rsidP="00147EFC">
            <w:pPr>
              <w:jc w:val="both"/>
            </w:pPr>
            <w:r>
              <w:t>1</w:t>
            </w:r>
          </w:p>
        </w:tc>
        <w:tc>
          <w:tcPr>
            <w:tcW w:w="1659" w:type="dxa"/>
          </w:tcPr>
          <w:p w14:paraId="58F85EF1" w14:textId="686A8F02" w:rsidR="008C27CF" w:rsidRDefault="008C27CF" w:rsidP="00147EFC">
            <w:pPr>
              <w:jc w:val="both"/>
            </w:pPr>
            <w:r>
              <w:t>100,000</w:t>
            </w:r>
          </w:p>
        </w:tc>
        <w:tc>
          <w:tcPr>
            <w:tcW w:w="1659" w:type="dxa"/>
          </w:tcPr>
          <w:p w14:paraId="4B5F39F0" w14:textId="50E31E2F" w:rsidR="008C27CF" w:rsidRDefault="008C27CF" w:rsidP="00147EFC">
            <w:pPr>
              <w:jc w:val="both"/>
            </w:pPr>
            <w:r>
              <w:t>1.0</w:t>
            </w:r>
          </w:p>
        </w:tc>
        <w:tc>
          <w:tcPr>
            <w:tcW w:w="1948" w:type="dxa"/>
          </w:tcPr>
          <w:p w14:paraId="1F3E85BB" w14:textId="55D6E744" w:rsidR="008C27CF" w:rsidRDefault="00DA3D75" w:rsidP="005658C1">
            <w:pPr>
              <w:jc w:val="center"/>
            </w:pPr>
            <w:r>
              <w:t>0.2</w:t>
            </w:r>
            <w:r w:rsidR="001F1538">
              <w:t>9 seconds</w:t>
            </w:r>
          </w:p>
        </w:tc>
        <w:tc>
          <w:tcPr>
            <w:tcW w:w="1980" w:type="dxa"/>
          </w:tcPr>
          <w:p w14:paraId="3C9D0CBC" w14:textId="5779B173" w:rsidR="008C27CF" w:rsidRDefault="00DA3D75" w:rsidP="005658C1">
            <w:pPr>
              <w:jc w:val="center"/>
            </w:pPr>
            <w:r>
              <w:t>819.9979</w:t>
            </w:r>
            <w:r w:rsidR="001F1538">
              <w:t xml:space="preserve"> units</w:t>
            </w:r>
          </w:p>
        </w:tc>
      </w:tr>
      <w:tr w:rsidR="008C27CF" w14:paraId="65713F81" w14:textId="77777777" w:rsidTr="007768D3">
        <w:tc>
          <w:tcPr>
            <w:tcW w:w="1659" w:type="dxa"/>
          </w:tcPr>
          <w:p w14:paraId="09AF10EE" w14:textId="6EC0845C" w:rsidR="008C27CF" w:rsidRDefault="008C27CF" w:rsidP="00147EFC">
            <w:pPr>
              <w:jc w:val="both"/>
            </w:pPr>
            <w:r>
              <w:t>2</w:t>
            </w:r>
          </w:p>
        </w:tc>
        <w:tc>
          <w:tcPr>
            <w:tcW w:w="1659" w:type="dxa"/>
          </w:tcPr>
          <w:p w14:paraId="1C292DF0" w14:textId="46AA50AA" w:rsidR="008C27CF" w:rsidRDefault="008C27CF" w:rsidP="00147EFC">
            <w:pPr>
              <w:jc w:val="both"/>
            </w:pPr>
            <w:r>
              <w:t>100,000</w:t>
            </w:r>
          </w:p>
        </w:tc>
        <w:tc>
          <w:tcPr>
            <w:tcW w:w="1659" w:type="dxa"/>
          </w:tcPr>
          <w:p w14:paraId="72D421DB" w14:textId="0E74D181" w:rsidR="008C27CF" w:rsidRDefault="008C27CF" w:rsidP="00147EFC">
            <w:pPr>
              <w:jc w:val="both"/>
            </w:pPr>
            <w:r>
              <w:t>0.9</w:t>
            </w:r>
          </w:p>
        </w:tc>
        <w:tc>
          <w:tcPr>
            <w:tcW w:w="1948" w:type="dxa"/>
          </w:tcPr>
          <w:p w14:paraId="4F23CE50" w14:textId="2515EA70" w:rsidR="008C27CF" w:rsidRDefault="001F1538" w:rsidP="005658C1">
            <w:pPr>
              <w:jc w:val="center"/>
            </w:pPr>
            <w:r>
              <w:t>13.19 seconds</w:t>
            </w:r>
          </w:p>
        </w:tc>
        <w:tc>
          <w:tcPr>
            <w:tcW w:w="1980" w:type="dxa"/>
          </w:tcPr>
          <w:p w14:paraId="2BAEA15D" w14:textId="720C58E5" w:rsidR="008C27CF" w:rsidRDefault="001F1538" w:rsidP="005658C1">
            <w:pPr>
              <w:jc w:val="center"/>
            </w:pPr>
            <w:r>
              <w:t>695.1229 units</w:t>
            </w:r>
          </w:p>
        </w:tc>
      </w:tr>
      <w:tr w:rsidR="008C27CF" w14:paraId="2524177F" w14:textId="77777777" w:rsidTr="007768D3">
        <w:tc>
          <w:tcPr>
            <w:tcW w:w="1659" w:type="dxa"/>
          </w:tcPr>
          <w:p w14:paraId="449E2615" w14:textId="6AA2BB60" w:rsidR="008C27CF" w:rsidRDefault="008C27CF" w:rsidP="00147EFC">
            <w:pPr>
              <w:jc w:val="both"/>
            </w:pPr>
            <w:r>
              <w:t>3</w:t>
            </w:r>
          </w:p>
        </w:tc>
        <w:tc>
          <w:tcPr>
            <w:tcW w:w="1659" w:type="dxa"/>
          </w:tcPr>
          <w:p w14:paraId="0227D4E4" w14:textId="0EE55F1B" w:rsidR="008C27CF" w:rsidRDefault="008C27CF" w:rsidP="00147EFC">
            <w:pPr>
              <w:jc w:val="both"/>
            </w:pPr>
            <w:r>
              <w:t>100,000</w:t>
            </w:r>
          </w:p>
        </w:tc>
        <w:tc>
          <w:tcPr>
            <w:tcW w:w="1659" w:type="dxa"/>
          </w:tcPr>
          <w:p w14:paraId="4D1ED976" w14:textId="00C32B0C" w:rsidR="008C27CF" w:rsidRDefault="008C27CF" w:rsidP="00147EFC">
            <w:pPr>
              <w:jc w:val="both"/>
            </w:pPr>
            <w:r>
              <w:t>0.8</w:t>
            </w:r>
          </w:p>
        </w:tc>
        <w:tc>
          <w:tcPr>
            <w:tcW w:w="1948" w:type="dxa"/>
          </w:tcPr>
          <w:p w14:paraId="33896B46" w14:textId="69D6209C" w:rsidR="008C27CF" w:rsidRDefault="001F1538" w:rsidP="005658C1">
            <w:pPr>
              <w:jc w:val="center"/>
            </w:pPr>
            <w:r>
              <w:t>13.61 seconds</w:t>
            </w:r>
          </w:p>
        </w:tc>
        <w:tc>
          <w:tcPr>
            <w:tcW w:w="1980" w:type="dxa"/>
          </w:tcPr>
          <w:p w14:paraId="39E51A05" w14:textId="72ACEFA4" w:rsidR="008C27CF" w:rsidRDefault="001F1538" w:rsidP="005658C1">
            <w:pPr>
              <w:jc w:val="center"/>
            </w:pPr>
            <w:r>
              <w:t>689.6837 units</w:t>
            </w:r>
          </w:p>
        </w:tc>
      </w:tr>
      <w:tr w:rsidR="008C27CF" w14:paraId="7E339441" w14:textId="77777777" w:rsidTr="007768D3">
        <w:tc>
          <w:tcPr>
            <w:tcW w:w="1659" w:type="dxa"/>
          </w:tcPr>
          <w:p w14:paraId="74A62944" w14:textId="7FFB38BF" w:rsidR="008C27CF" w:rsidRDefault="008C27CF" w:rsidP="00147EFC">
            <w:pPr>
              <w:jc w:val="both"/>
            </w:pPr>
            <w:r>
              <w:t>4</w:t>
            </w:r>
          </w:p>
        </w:tc>
        <w:tc>
          <w:tcPr>
            <w:tcW w:w="1659" w:type="dxa"/>
          </w:tcPr>
          <w:p w14:paraId="258A1682" w14:textId="107E3E04" w:rsidR="008C27CF" w:rsidRDefault="008C27CF" w:rsidP="00147EFC">
            <w:pPr>
              <w:jc w:val="both"/>
            </w:pPr>
            <w:r>
              <w:t>100,000</w:t>
            </w:r>
          </w:p>
        </w:tc>
        <w:tc>
          <w:tcPr>
            <w:tcW w:w="1659" w:type="dxa"/>
          </w:tcPr>
          <w:p w14:paraId="3D8E35FE" w14:textId="7A985479" w:rsidR="008C27CF" w:rsidRDefault="008C27CF" w:rsidP="00147EFC">
            <w:pPr>
              <w:jc w:val="both"/>
            </w:pPr>
            <w:r>
              <w:t>0.7</w:t>
            </w:r>
          </w:p>
        </w:tc>
        <w:tc>
          <w:tcPr>
            <w:tcW w:w="1948" w:type="dxa"/>
          </w:tcPr>
          <w:p w14:paraId="13BA3707" w14:textId="420BED49" w:rsidR="008C27CF" w:rsidRDefault="001F1538" w:rsidP="005658C1">
            <w:pPr>
              <w:jc w:val="center"/>
            </w:pPr>
            <w:r>
              <w:t>13.45 seconds</w:t>
            </w:r>
          </w:p>
        </w:tc>
        <w:tc>
          <w:tcPr>
            <w:tcW w:w="1980" w:type="dxa"/>
          </w:tcPr>
          <w:p w14:paraId="69DDD4A4" w14:textId="544FB0B7" w:rsidR="008C27CF" w:rsidRDefault="001F1538" w:rsidP="005658C1">
            <w:pPr>
              <w:jc w:val="center"/>
            </w:pPr>
            <w:r>
              <w:t>680.1638 units</w:t>
            </w:r>
          </w:p>
        </w:tc>
      </w:tr>
      <w:tr w:rsidR="008C27CF" w14:paraId="12EBCAC3" w14:textId="77777777" w:rsidTr="007768D3">
        <w:tc>
          <w:tcPr>
            <w:tcW w:w="1659" w:type="dxa"/>
          </w:tcPr>
          <w:p w14:paraId="1BCB8B69" w14:textId="63BD06A6" w:rsidR="008C27CF" w:rsidRDefault="008C27CF" w:rsidP="00147EFC">
            <w:pPr>
              <w:jc w:val="both"/>
            </w:pPr>
            <w:r>
              <w:t>5</w:t>
            </w:r>
          </w:p>
        </w:tc>
        <w:tc>
          <w:tcPr>
            <w:tcW w:w="1659" w:type="dxa"/>
          </w:tcPr>
          <w:p w14:paraId="6AAFF01E" w14:textId="561DE390" w:rsidR="008C27CF" w:rsidRDefault="008C27CF" w:rsidP="00147EFC">
            <w:pPr>
              <w:jc w:val="both"/>
            </w:pPr>
            <w:r>
              <w:t>100,000</w:t>
            </w:r>
          </w:p>
        </w:tc>
        <w:tc>
          <w:tcPr>
            <w:tcW w:w="1659" w:type="dxa"/>
          </w:tcPr>
          <w:p w14:paraId="7A9B98D8" w14:textId="2973C944" w:rsidR="008C27CF" w:rsidRDefault="008C27CF" w:rsidP="00147EFC">
            <w:pPr>
              <w:jc w:val="both"/>
            </w:pPr>
            <w:r>
              <w:t>0.6</w:t>
            </w:r>
          </w:p>
        </w:tc>
        <w:tc>
          <w:tcPr>
            <w:tcW w:w="1948" w:type="dxa"/>
          </w:tcPr>
          <w:p w14:paraId="3E439087" w14:textId="1B579656" w:rsidR="008C27CF" w:rsidRDefault="009A658B" w:rsidP="005658C1">
            <w:pPr>
              <w:jc w:val="center"/>
            </w:pPr>
            <w:r>
              <w:t>13.53 seconds</w:t>
            </w:r>
          </w:p>
        </w:tc>
        <w:tc>
          <w:tcPr>
            <w:tcW w:w="1980" w:type="dxa"/>
          </w:tcPr>
          <w:p w14:paraId="410C60D6" w14:textId="67AD1DF2" w:rsidR="008C27CF" w:rsidRDefault="009A658B" w:rsidP="005658C1">
            <w:pPr>
              <w:jc w:val="center"/>
            </w:pPr>
            <w:r>
              <w:t>696.9797 units</w:t>
            </w:r>
          </w:p>
        </w:tc>
      </w:tr>
      <w:tr w:rsidR="008C27CF" w14:paraId="57605880" w14:textId="77777777" w:rsidTr="007768D3">
        <w:tc>
          <w:tcPr>
            <w:tcW w:w="1659" w:type="dxa"/>
          </w:tcPr>
          <w:p w14:paraId="7ACE4638" w14:textId="65B4F388" w:rsidR="008C27CF" w:rsidRDefault="008C27CF" w:rsidP="00147EFC">
            <w:pPr>
              <w:jc w:val="both"/>
            </w:pPr>
            <w:r>
              <w:t>6</w:t>
            </w:r>
          </w:p>
        </w:tc>
        <w:tc>
          <w:tcPr>
            <w:tcW w:w="1659" w:type="dxa"/>
          </w:tcPr>
          <w:p w14:paraId="5668D910" w14:textId="53AFE96C" w:rsidR="008C27CF" w:rsidRDefault="008C27CF" w:rsidP="00147EFC">
            <w:pPr>
              <w:jc w:val="both"/>
            </w:pPr>
            <w:r>
              <w:t>100,000</w:t>
            </w:r>
          </w:p>
        </w:tc>
        <w:tc>
          <w:tcPr>
            <w:tcW w:w="1659" w:type="dxa"/>
          </w:tcPr>
          <w:p w14:paraId="0F5C2B6F" w14:textId="654964BF" w:rsidR="008C27CF" w:rsidRDefault="008C27CF" w:rsidP="00147EFC">
            <w:pPr>
              <w:jc w:val="both"/>
            </w:pPr>
            <w:r>
              <w:t>0.5</w:t>
            </w:r>
          </w:p>
        </w:tc>
        <w:tc>
          <w:tcPr>
            <w:tcW w:w="1948" w:type="dxa"/>
          </w:tcPr>
          <w:p w14:paraId="5DFAF506" w14:textId="12008337" w:rsidR="008C27CF" w:rsidRDefault="009A658B" w:rsidP="005658C1">
            <w:pPr>
              <w:jc w:val="center"/>
            </w:pPr>
            <w:r>
              <w:t>13.79 seconds</w:t>
            </w:r>
          </w:p>
        </w:tc>
        <w:tc>
          <w:tcPr>
            <w:tcW w:w="1980" w:type="dxa"/>
          </w:tcPr>
          <w:p w14:paraId="7F96CDC1" w14:textId="11356C6F" w:rsidR="008C27CF" w:rsidRDefault="009A658B" w:rsidP="005658C1">
            <w:pPr>
              <w:jc w:val="center"/>
            </w:pPr>
            <w:r>
              <w:t>697.3463 units</w:t>
            </w:r>
          </w:p>
        </w:tc>
      </w:tr>
      <w:tr w:rsidR="008C27CF" w14:paraId="7EC762BD" w14:textId="77777777" w:rsidTr="007768D3">
        <w:tc>
          <w:tcPr>
            <w:tcW w:w="1659" w:type="dxa"/>
          </w:tcPr>
          <w:p w14:paraId="26301C37" w14:textId="69EF9174" w:rsidR="008C27CF" w:rsidRDefault="008C27CF" w:rsidP="00147EFC">
            <w:pPr>
              <w:jc w:val="both"/>
            </w:pPr>
            <w:r>
              <w:t>7</w:t>
            </w:r>
          </w:p>
        </w:tc>
        <w:tc>
          <w:tcPr>
            <w:tcW w:w="1659" w:type="dxa"/>
          </w:tcPr>
          <w:p w14:paraId="1EB72B2C" w14:textId="1E9AB378" w:rsidR="008C27CF" w:rsidRDefault="008C27CF" w:rsidP="00147EFC">
            <w:pPr>
              <w:jc w:val="both"/>
            </w:pPr>
            <w:r>
              <w:t>100,000</w:t>
            </w:r>
          </w:p>
        </w:tc>
        <w:tc>
          <w:tcPr>
            <w:tcW w:w="1659" w:type="dxa"/>
          </w:tcPr>
          <w:p w14:paraId="73FFEB82" w14:textId="594F9C1F" w:rsidR="008C27CF" w:rsidRDefault="008C27CF" w:rsidP="00147EFC">
            <w:pPr>
              <w:jc w:val="both"/>
            </w:pPr>
            <w:r>
              <w:t>0.4</w:t>
            </w:r>
          </w:p>
        </w:tc>
        <w:tc>
          <w:tcPr>
            <w:tcW w:w="1948" w:type="dxa"/>
          </w:tcPr>
          <w:p w14:paraId="3BFAC0BB" w14:textId="4D2B5DDC" w:rsidR="008C27CF" w:rsidRDefault="00147EFC" w:rsidP="005658C1">
            <w:pPr>
              <w:jc w:val="center"/>
            </w:pPr>
            <w:r>
              <w:t>15.18 seconds</w:t>
            </w:r>
          </w:p>
        </w:tc>
        <w:tc>
          <w:tcPr>
            <w:tcW w:w="1980" w:type="dxa"/>
          </w:tcPr>
          <w:p w14:paraId="1DC08BFE" w14:textId="47D03263" w:rsidR="008C27CF" w:rsidRDefault="00147EFC" w:rsidP="005658C1">
            <w:pPr>
              <w:jc w:val="center"/>
            </w:pPr>
            <w:r>
              <w:t>684.4828 units</w:t>
            </w:r>
          </w:p>
        </w:tc>
      </w:tr>
      <w:tr w:rsidR="008C27CF" w14:paraId="61491F2B" w14:textId="77777777" w:rsidTr="007768D3">
        <w:tc>
          <w:tcPr>
            <w:tcW w:w="1659" w:type="dxa"/>
          </w:tcPr>
          <w:p w14:paraId="163F0F7F" w14:textId="4D3DA7B6" w:rsidR="008C27CF" w:rsidRDefault="008C27CF" w:rsidP="00147EFC">
            <w:pPr>
              <w:jc w:val="both"/>
            </w:pPr>
            <w:r>
              <w:t>8</w:t>
            </w:r>
          </w:p>
        </w:tc>
        <w:tc>
          <w:tcPr>
            <w:tcW w:w="1659" w:type="dxa"/>
          </w:tcPr>
          <w:p w14:paraId="0C4240C0" w14:textId="2FE3D744" w:rsidR="008C27CF" w:rsidRDefault="008C27CF" w:rsidP="00147EFC">
            <w:pPr>
              <w:jc w:val="both"/>
            </w:pPr>
            <w:r>
              <w:t>100,000</w:t>
            </w:r>
          </w:p>
        </w:tc>
        <w:tc>
          <w:tcPr>
            <w:tcW w:w="1659" w:type="dxa"/>
          </w:tcPr>
          <w:p w14:paraId="64BAAF69" w14:textId="2A410A8E" w:rsidR="008C27CF" w:rsidRDefault="008C27CF" w:rsidP="00147EFC">
            <w:pPr>
              <w:jc w:val="both"/>
            </w:pPr>
            <w:r>
              <w:t>0.3</w:t>
            </w:r>
          </w:p>
        </w:tc>
        <w:tc>
          <w:tcPr>
            <w:tcW w:w="1948" w:type="dxa"/>
          </w:tcPr>
          <w:p w14:paraId="68E828AF" w14:textId="58EE578E" w:rsidR="008C27CF" w:rsidRDefault="00147EFC" w:rsidP="005658C1">
            <w:pPr>
              <w:jc w:val="center"/>
            </w:pPr>
            <w:r>
              <w:t>14.66 seconds</w:t>
            </w:r>
          </w:p>
        </w:tc>
        <w:tc>
          <w:tcPr>
            <w:tcW w:w="1980" w:type="dxa"/>
          </w:tcPr>
          <w:p w14:paraId="2D6D9DBD" w14:textId="6731DF17" w:rsidR="008C27CF" w:rsidRDefault="00147EFC" w:rsidP="005658C1">
            <w:pPr>
              <w:jc w:val="center"/>
            </w:pPr>
            <w:r>
              <w:t>691.1515 units</w:t>
            </w:r>
          </w:p>
        </w:tc>
      </w:tr>
      <w:tr w:rsidR="008C27CF" w14:paraId="33C41853" w14:textId="77777777" w:rsidTr="007768D3">
        <w:tc>
          <w:tcPr>
            <w:tcW w:w="1659" w:type="dxa"/>
          </w:tcPr>
          <w:p w14:paraId="4C34C5D2" w14:textId="04E607C4" w:rsidR="008C27CF" w:rsidRDefault="008C27CF" w:rsidP="00147EFC">
            <w:pPr>
              <w:jc w:val="both"/>
            </w:pPr>
            <w:r>
              <w:t>9</w:t>
            </w:r>
          </w:p>
        </w:tc>
        <w:tc>
          <w:tcPr>
            <w:tcW w:w="1659" w:type="dxa"/>
          </w:tcPr>
          <w:p w14:paraId="1F95EA2C" w14:textId="4B11E1DC" w:rsidR="008C27CF" w:rsidRDefault="008C27CF" w:rsidP="00147EFC">
            <w:pPr>
              <w:jc w:val="both"/>
            </w:pPr>
            <w:r>
              <w:t>100,000</w:t>
            </w:r>
          </w:p>
        </w:tc>
        <w:tc>
          <w:tcPr>
            <w:tcW w:w="1659" w:type="dxa"/>
          </w:tcPr>
          <w:p w14:paraId="55456E81" w14:textId="56E07EA6" w:rsidR="008C27CF" w:rsidRDefault="008C27CF" w:rsidP="00147EFC">
            <w:pPr>
              <w:jc w:val="both"/>
            </w:pPr>
            <w:r>
              <w:t>0.2</w:t>
            </w:r>
          </w:p>
        </w:tc>
        <w:tc>
          <w:tcPr>
            <w:tcW w:w="1948" w:type="dxa"/>
          </w:tcPr>
          <w:p w14:paraId="63AD2081" w14:textId="0078F672" w:rsidR="008C27CF" w:rsidRDefault="00147EFC" w:rsidP="005658C1">
            <w:pPr>
              <w:jc w:val="center"/>
            </w:pPr>
            <w:r>
              <w:t>15.44 seconds</w:t>
            </w:r>
          </w:p>
        </w:tc>
        <w:tc>
          <w:tcPr>
            <w:tcW w:w="1980" w:type="dxa"/>
          </w:tcPr>
          <w:p w14:paraId="03C4E64F" w14:textId="095CB726" w:rsidR="008C27CF" w:rsidRDefault="00147EFC" w:rsidP="005658C1">
            <w:pPr>
              <w:jc w:val="center"/>
            </w:pPr>
            <w:r>
              <w:t>698.5763 units</w:t>
            </w:r>
          </w:p>
        </w:tc>
      </w:tr>
      <w:tr w:rsidR="008C27CF" w14:paraId="6AD43578" w14:textId="77777777" w:rsidTr="007768D3">
        <w:tc>
          <w:tcPr>
            <w:tcW w:w="1659" w:type="dxa"/>
          </w:tcPr>
          <w:p w14:paraId="7E1B65F1" w14:textId="2547D19D" w:rsidR="008C27CF" w:rsidRDefault="008C27CF" w:rsidP="00147EFC">
            <w:pPr>
              <w:jc w:val="both"/>
            </w:pPr>
            <w:r>
              <w:t>10</w:t>
            </w:r>
          </w:p>
        </w:tc>
        <w:tc>
          <w:tcPr>
            <w:tcW w:w="1659" w:type="dxa"/>
          </w:tcPr>
          <w:p w14:paraId="7C22BC78" w14:textId="0812833A" w:rsidR="008C27CF" w:rsidRDefault="008C27CF" w:rsidP="00147EFC">
            <w:pPr>
              <w:jc w:val="both"/>
            </w:pPr>
            <w:r>
              <w:t>100,000</w:t>
            </w:r>
          </w:p>
        </w:tc>
        <w:tc>
          <w:tcPr>
            <w:tcW w:w="1659" w:type="dxa"/>
          </w:tcPr>
          <w:p w14:paraId="5BA5336A" w14:textId="32F9DEE9" w:rsidR="008C27CF" w:rsidRDefault="008C27CF" w:rsidP="00147EFC">
            <w:pPr>
              <w:jc w:val="both"/>
            </w:pPr>
            <w:r>
              <w:t>0.1</w:t>
            </w:r>
          </w:p>
        </w:tc>
        <w:tc>
          <w:tcPr>
            <w:tcW w:w="1948" w:type="dxa"/>
          </w:tcPr>
          <w:p w14:paraId="6BB25208" w14:textId="43E90C52" w:rsidR="008C27CF" w:rsidRDefault="00147EFC" w:rsidP="005658C1">
            <w:pPr>
              <w:jc w:val="center"/>
            </w:pPr>
            <w:r>
              <w:t>19.79 seconds</w:t>
            </w:r>
          </w:p>
        </w:tc>
        <w:tc>
          <w:tcPr>
            <w:tcW w:w="1980" w:type="dxa"/>
          </w:tcPr>
          <w:p w14:paraId="3301E5A8" w14:textId="1C1C6857" w:rsidR="008C27CF" w:rsidRDefault="00147EFC" w:rsidP="005658C1">
            <w:pPr>
              <w:keepNext/>
              <w:jc w:val="center"/>
            </w:pPr>
            <w:r>
              <w:t>695.0364 units</w:t>
            </w:r>
          </w:p>
        </w:tc>
      </w:tr>
    </w:tbl>
    <w:p w14:paraId="670A82B4" w14:textId="6AD462F8" w:rsidR="00147EFC" w:rsidRPr="000020F2" w:rsidRDefault="008C27CF" w:rsidP="000020F2">
      <w:pPr>
        <w:pStyle w:val="Caption"/>
        <w:jc w:val="center"/>
        <w:rPr>
          <w:i w:val="0"/>
          <w:iCs w:val="0"/>
          <w:color w:val="auto"/>
          <w:sz w:val="22"/>
          <w:szCs w:val="22"/>
        </w:rPr>
      </w:pPr>
      <w:r w:rsidRPr="008C27CF">
        <w:rPr>
          <w:i w:val="0"/>
          <w:iCs w:val="0"/>
          <w:color w:val="auto"/>
          <w:sz w:val="22"/>
          <w:szCs w:val="22"/>
        </w:rPr>
        <w:t xml:space="preserve">Table </w:t>
      </w:r>
      <w:r w:rsidRPr="008C27CF">
        <w:rPr>
          <w:i w:val="0"/>
          <w:iCs w:val="0"/>
          <w:color w:val="auto"/>
          <w:sz w:val="22"/>
          <w:szCs w:val="22"/>
        </w:rPr>
        <w:fldChar w:fldCharType="begin"/>
      </w:r>
      <w:r w:rsidRPr="008C27CF">
        <w:rPr>
          <w:i w:val="0"/>
          <w:iCs w:val="0"/>
          <w:color w:val="auto"/>
          <w:sz w:val="22"/>
          <w:szCs w:val="22"/>
        </w:rPr>
        <w:instrText xml:space="preserve"> SEQ Table \* ARABIC </w:instrText>
      </w:r>
      <w:r w:rsidRPr="008C27CF">
        <w:rPr>
          <w:i w:val="0"/>
          <w:iCs w:val="0"/>
          <w:color w:val="auto"/>
          <w:sz w:val="22"/>
          <w:szCs w:val="22"/>
        </w:rPr>
        <w:fldChar w:fldCharType="separate"/>
      </w:r>
      <w:r w:rsidR="00FF79DB">
        <w:rPr>
          <w:i w:val="0"/>
          <w:iCs w:val="0"/>
          <w:noProof/>
          <w:color w:val="auto"/>
          <w:sz w:val="22"/>
          <w:szCs w:val="22"/>
        </w:rPr>
        <w:t>3</w:t>
      </w:r>
      <w:r w:rsidRPr="008C27CF">
        <w:rPr>
          <w:i w:val="0"/>
          <w:iCs w:val="0"/>
          <w:color w:val="auto"/>
          <w:sz w:val="22"/>
          <w:szCs w:val="22"/>
        </w:rPr>
        <w:fldChar w:fldCharType="end"/>
      </w:r>
      <w:r w:rsidRPr="008C27CF">
        <w:rPr>
          <w:i w:val="0"/>
          <w:iCs w:val="0"/>
          <w:color w:val="auto"/>
          <w:sz w:val="22"/>
          <w:szCs w:val="22"/>
        </w:rPr>
        <w:t>: Effects of Learning Rate</w:t>
      </w:r>
    </w:p>
    <w:p w14:paraId="2A95D90E" w14:textId="10BE329F" w:rsidR="00F64464" w:rsidRDefault="00147EFC" w:rsidP="008C5113">
      <w:pPr>
        <w:ind w:firstLine="480"/>
        <w:jc w:val="both"/>
      </w:pPr>
      <w:r>
        <w:t>Table</w:t>
      </w:r>
      <w:r w:rsidR="00A8620B">
        <w:t>s</w:t>
      </w:r>
      <w:r>
        <w:t xml:space="preserve"> 2 and 3 show the </w:t>
      </w:r>
      <w:r w:rsidR="00A8620B">
        <w:t>effect</w:t>
      </w:r>
      <w:r>
        <w:t xml:space="preserve"> that the new early termination mechanism has upon parameter tuning. The </w:t>
      </w:r>
      <w:r w:rsidR="00F550EF">
        <w:t>number</w:t>
      </w:r>
      <w:r>
        <w:t xml:space="preserve"> of iterations becomes nearly irrelevant to the </w:t>
      </w:r>
      <w:r w:rsidR="00CB1BCD">
        <w:t>outcome</w:t>
      </w:r>
      <w:r>
        <w:t xml:space="preserve"> of both calculation time and route distance, only showing noticeable effects once the number of iterations falls below a threshold value likely determined by the number of waypoints present within a map. </w:t>
      </w:r>
      <w:r w:rsidR="00F550EF">
        <w:t xml:space="preserve">This </w:t>
      </w:r>
      <w:r w:rsidR="00892F74">
        <w:t>demonstrates</w:t>
      </w:r>
      <w:r w:rsidR="00F550EF">
        <w:t xml:space="preserve"> that it may in-fact be </w:t>
      </w:r>
      <w:r w:rsidR="0034262C">
        <w:t>advantageous</w:t>
      </w:r>
      <w:r w:rsidR="00F550EF">
        <w:t xml:space="preserve"> to </w:t>
      </w:r>
      <w:r w:rsidR="0034262C" w:rsidRPr="00A8620B">
        <w:t>change</w:t>
      </w:r>
      <w:r w:rsidR="00F550EF">
        <w:t xml:space="preserve"> the iteration mechanism to either be infinite until the mean-error or learning-rate termination clauses execute or convert the iteration mechanism to represent a minimum iteration requirement. Future research would be prudent to determine which methodology would be better suited for this use-case. </w:t>
      </w:r>
      <w:r w:rsidR="00A8620B">
        <w:t>Table 3</w:t>
      </w:r>
      <w:r w:rsidR="00F550EF">
        <w:t xml:space="preserve"> </w:t>
      </w:r>
      <w:r w:rsidR="00A01A3A">
        <w:t>illustrates</w:t>
      </w:r>
      <w:r w:rsidR="00F550EF">
        <w:t xml:space="preserve"> </w:t>
      </w:r>
      <w:r w:rsidR="00A8620B">
        <w:t>a handful of interesting</w:t>
      </w:r>
      <w:r w:rsidR="003233DB">
        <w:t xml:space="preserve"> outcomes</w:t>
      </w:r>
      <w:r w:rsidR="00F550EF">
        <w:t>, particularly at learning rates 1.0, 0.4, 0.3, 0.2, and 0.1. The extremely fast calculation time and poor route distance calculation time at learning rate 1.0 is nearly equivalent to the execution of the algorithm at very few iterations</w:t>
      </w:r>
      <w:r w:rsidR="002A54DF">
        <w:t>. T</w:t>
      </w:r>
      <w:r w:rsidR="00F550EF">
        <w:t xml:space="preserve">his is likely occurring due to the random distribution of points aligning </w:t>
      </w:r>
      <w:r w:rsidR="00A8620B">
        <w:t xml:space="preserve">to </w:t>
      </w:r>
      <w:r w:rsidR="00F550EF">
        <w:t>the data set well</w:t>
      </w:r>
      <w:r w:rsidR="00A8620B">
        <w:t xml:space="preserve">, </w:t>
      </w:r>
      <w:r w:rsidR="00F550EF">
        <w:t xml:space="preserve">resulting in a mean-error termination earlier than intended. </w:t>
      </w:r>
      <w:r w:rsidR="00A8620B">
        <w:t xml:space="preserve">Learning Rate values of </w:t>
      </w:r>
      <w:r w:rsidR="00F550EF">
        <w:t xml:space="preserve">0.4, 0.3, 0.2, and 0.1, however, demonstrate that the learning rate is capable of effecting computation time of the algorithm typically requiring the algorithm to execute more iterations in order to compose a route distance of similar quality to that of higher rates. Using this analysis, it was noted that appropriate learning rates tend to be around 0.8 and 0.7. These two </w:t>
      </w:r>
      <w:r w:rsidR="008C5113">
        <w:t>values</w:t>
      </w:r>
      <w:r w:rsidR="00F550EF">
        <w:t xml:space="preserve"> were tested upon the test scenario </w:t>
      </w:r>
      <w:r w:rsidR="008C5113">
        <w:t>m</w:t>
      </w:r>
      <w:r w:rsidR="00F550EF">
        <w:t>aps, and the value 0.8 was selected. Additionally, due to the necessity that iterations remain high to combat the effect of insufficient iterations, the value also remained at its default of 100,000</w:t>
      </w:r>
      <w:r w:rsidR="008C5113">
        <w:t xml:space="preserve">. </w:t>
      </w:r>
      <w:r w:rsidR="009541FB">
        <w:t xml:space="preserve">Example outputs of the Algorithm on the projects test scenario maps are available in Figures 1, </w:t>
      </w:r>
      <w:r w:rsidR="008C5113">
        <w:t>2, and 3.</w:t>
      </w:r>
    </w:p>
    <w:p w14:paraId="0F9079AA" w14:textId="77777777" w:rsidR="009541FB" w:rsidRDefault="009541FB" w:rsidP="00147EFC">
      <w:pPr>
        <w:jc w:val="both"/>
      </w:pPr>
    </w:p>
    <w:p w14:paraId="07DD5334" w14:textId="77777777" w:rsidR="009541FB" w:rsidRDefault="009541FB" w:rsidP="00147EFC">
      <w:pPr>
        <w:keepNext/>
        <w:jc w:val="center"/>
      </w:pPr>
      <w:r>
        <w:rPr>
          <w:noProof/>
        </w:rPr>
        <w:lastRenderedPageBreak/>
        <w:drawing>
          <wp:inline distT="0" distB="0" distL="0" distR="0" wp14:anchorId="074DA500" wp14:editId="1597B459">
            <wp:extent cx="4886554" cy="3667125"/>
            <wp:effectExtent l="0" t="0" r="9525" b="0"/>
            <wp:docPr id="9633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2810" cy="3709342"/>
                    </a:xfrm>
                    <a:prstGeom prst="rect">
                      <a:avLst/>
                    </a:prstGeom>
                    <a:noFill/>
                    <a:ln>
                      <a:noFill/>
                    </a:ln>
                  </pic:spPr>
                </pic:pic>
              </a:graphicData>
            </a:graphic>
          </wp:inline>
        </w:drawing>
      </w:r>
    </w:p>
    <w:p w14:paraId="4BD3648E" w14:textId="7053BCEB" w:rsidR="009541FB" w:rsidRDefault="009541FB" w:rsidP="00147EFC">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sidR="00644A72">
        <w:rPr>
          <w:i w:val="0"/>
          <w:iCs w:val="0"/>
          <w:noProof/>
          <w:color w:val="auto"/>
          <w:sz w:val="22"/>
          <w:szCs w:val="22"/>
        </w:rPr>
        <w:t>1</w:t>
      </w:r>
      <w:r w:rsidRPr="009541FB">
        <w:rPr>
          <w:i w:val="0"/>
          <w:iCs w:val="0"/>
          <w:color w:val="auto"/>
          <w:sz w:val="22"/>
          <w:szCs w:val="22"/>
        </w:rPr>
        <w:fldChar w:fldCharType="end"/>
      </w:r>
      <w:r w:rsidRPr="009541FB">
        <w:rPr>
          <w:i w:val="0"/>
          <w:iCs w:val="0"/>
          <w:color w:val="auto"/>
          <w:sz w:val="22"/>
          <w:szCs w:val="22"/>
        </w:rPr>
        <w:t>: Map 1 Example TSP Solution</w:t>
      </w:r>
    </w:p>
    <w:p w14:paraId="599D5DAD" w14:textId="77777777" w:rsidR="009541FB" w:rsidRDefault="009541FB" w:rsidP="00147EFC">
      <w:pPr>
        <w:jc w:val="both"/>
      </w:pPr>
    </w:p>
    <w:p w14:paraId="5D8ACC65" w14:textId="77777777" w:rsidR="009541FB" w:rsidRDefault="009541FB" w:rsidP="00147EFC">
      <w:pPr>
        <w:keepNext/>
        <w:jc w:val="center"/>
      </w:pPr>
      <w:r>
        <w:rPr>
          <w:noProof/>
        </w:rPr>
        <w:drawing>
          <wp:inline distT="0" distB="0" distL="0" distR="0" wp14:anchorId="1CA4E00B" wp14:editId="6521F40E">
            <wp:extent cx="4562475" cy="3422130"/>
            <wp:effectExtent l="0" t="0" r="0" b="6985"/>
            <wp:docPr id="1914902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2078" name="Picture 1914902078"/>
                    <pic:cNvPicPr/>
                  </pic:nvPicPr>
                  <pic:blipFill>
                    <a:blip r:embed="rId9">
                      <a:extLst>
                        <a:ext uri="{28A0092B-C50C-407E-A947-70E740481C1C}">
                          <a14:useLocalDpi xmlns:a14="http://schemas.microsoft.com/office/drawing/2010/main" val="0"/>
                        </a:ext>
                      </a:extLst>
                    </a:blip>
                    <a:stretch>
                      <a:fillRect/>
                    </a:stretch>
                  </pic:blipFill>
                  <pic:spPr>
                    <a:xfrm>
                      <a:off x="0" y="0"/>
                      <a:ext cx="4587198" cy="3440674"/>
                    </a:xfrm>
                    <a:prstGeom prst="rect">
                      <a:avLst/>
                    </a:prstGeom>
                  </pic:spPr>
                </pic:pic>
              </a:graphicData>
            </a:graphic>
          </wp:inline>
        </w:drawing>
      </w:r>
    </w:p>
    <w:p w14:paraId="295C07A4" w14:textId="4D02CB75" w:rsidR="009541FB" w:rsidRDefault="009541FB" w:rsidP="00147EFC">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sidR="00644A72">
        <w:rPr>
          <w:i w:val="0"/>
          <w:iCs w:val="0"/>
          <w:noProof/>
          <w:color w:val="auto"/>
          <w:sz w:val="22"/>
          <w:szCs w:val="22"/>
        </w:rPr>
        <w:t>2</w:t>
      </w:r>
      <w:r w:rsidRPr="009541FB">
        <w:rPr>
          <w:i w:val="0"/>
          <w:iCs w:val="0"/>
          <w:color w:val="auto"/>
          <w:sz w:val="22"/>
          <w:szCs w:val="22"/>
        </w:rPr>
        <w:fldChar w:fldCharType="end"/>
      </w:r>
      <w:r w:rsidRPr="009541FB">
        <w:rPr>
          <w:i w:val="0"/>
          <w:iCs w:val="0"/>
          <w:color w:val="auto"/>
          <w:sz w:val="22"/>
          <w:szCs w:val="22"/>
        </w:rPr>
        <w:t>: Map 2 Example TSP Solution</w:t>
      </w:r>
    </w:p>
    <w:p w14:paraId="007BF427" w14:textId="77777777" w:rsidR="009541FB" w:rsidRDefault="009541FB" w:rsidP="00147EFC">
      <w:pPr>
        <w:jc w:val="center"/>
      </w:pPr>
    </w:p>
    <w:p w14:paraId="068E8920" w14:textId="77777777" w:rsidR="009541FB" w:rsidRDefault="009541FB" w:rsidP="00147EFC">
      <w:pPr>
        <w:keepNext/>
        <w:jc w:val="center"/>
      </w:pPr>
      <w:r>
        <w:rPr>
          <w:noProof/>
        </w:rPr>
        <w:lastRenderedPageBreak/>
        <w:drawing>
          <wp:inline distT="0" distB="0" distL="0" distR="0" wp14:anchorId="1DEB0A43" wp14:editId="750A1975">
            <wp:extent cx="4857750" cy="3643604"/>
            <wp:effectExtent l="0" t="0" r="0" b="0"/>
            <wp:docPr id="27279238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92383" name="Picture 3"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886531" cy="3665192"/>
                    </a:xfrm>
                    <a:prstGeom prst="rect">
                      <a:avLst/>
                    </a:prstGeom>
                  </pic:spPr>
                </pic:pic>
              </a:graphicData>
            </a:graphic>
          </wp:inline>
        </w:drawing>
      </w:r>
    </w:p>
    <w:p w14:paraId="07C4609E" w14:textId="1CF421D8" w:rsidR="009541FB" w:rsidRPr="008C5113" w:rsidRDefault="009541FB" w:rsidP="008C5113">
      <w:pPr>
        <w:pStyle w:val="Caption"/>
        <w:jc w:val="center"/>
        <w:rPr>
          <w:i w:val="0"/>
          <w:iCs w:val="0"/>
          <w:color w:val="auto"/>
          <w:sz w:val="22"/>
          <w:szCs w:val="22"/>
        </w:rPr>
      </w:pPr>
      <w:r w:rsidRPr="009541FB">
        <w:rPr>
          <w:i w:val="0"/>
          <w:iCs w:val="0"/>
          <w:color w:val="auto"/>
          <w:sz w:val="22"/>
          <w:szCs w:val="22"/>
        </w:rPr>
        <w:t xml:space="preserve">Figure </w:t>
      </w:r>
      <w:r w:rsidRPr="009541FB">
        <w:rPr>
          <w:i w:val="0"/>
          <w:iCs w:val="0"/>
          <w:color w:val="auto"/>
          <w:sz w:val="22"/>
          <w:szCs w:val="22"/>
        </w:rPr>
        <w:fldChar w:fldCharType="begin"/>
      </w:r>
      <w:r w:rsidRPr="009541FB">
        <w:rPr>
          <w:i w:val="0"/>
          <w:iCs w:val="0"/>
          <w:color w:val="auto"/>
          <w:sz w:val="22"/>
          <w:szCs w:val="22"/>
        </w:rPr>
        <w:instrText xml:space="preserve"> SEQ Figure \* ARABIC </w:instrText>
      </w:r>
      <w:r w:rsidRPr="009541FB">
        <w:rPr>
          <w:i w:val="0"/>
          <w:iCs w:val="0"/>
          <w:color w:val="auto"/>
          <w:sz w:val="22"/>
          <w:szCs w:val="22"/>
        </w:rPr>
        <w:fldChar w:fldCharType="separate"/>
      </w:r>
      <w:r w:rsidR="00644A72">
        <w:rPr>
          <w:i w:val="0"/>
          <w:iCs w:val="0"/>
          <w:noProof/>
          <w:color w:val="auto"/>
          <w:sz w:val="22"/>
          <w:szCs w:val="22"/>
        </w:rPr>
        <w:t>3</w:t>
      </w:r>
      <w:r w:rsidRPr="009541FB">
        <w:rPr>
          <w:i w:val="0"/>
          <w:iCs w:val="0"/>
          <w:color w:val="auto"/>
          <w:sz w:val="22"/>
          <w:szCs w:val="22"/>
        </w:rPr>
        <w:fldChar w:fldCharType="end"/>
      </w:r>
      <w:r w:rsidRPr="009541FB">
        <w:rPr>
          <w:i w:val="0"/>
          <w:iCs w:val="0"/>
          <w:color w:val="auto"/>
          <w:sz w:val="22"/>
          <w:szCs w:val="22"/>
        </w:rPr>
        <w:t>: Map 3 Example TSP Solution</w:t>
      </w:r>
    </w:p>
    <w:p w14:paraId="7636F546" w14:textId="300CCE89" w:rsidR="007D3EF0" w:rsidRDefault="009541FB" w:rsidP="00147EFC">
      <w:pPr>
        <w:pStyle w:val="Heading1"/>
        <w:spacing w:line="480" w:lineRule="auto"/>
        <w:jc w:val="both"/>
      </w:pPr>
      <w:bookmarkStart w:id="5" w:name="_Toc134584497"/>
      <w:r>
        <w:t>Point-to-Point Path Planning: Graft-RRT</w:t>
      </w:r>
      <w:bookmarkEnd w:id="5"/>
    </w:p>
    <w:p w14:paraId="67FA89E2" w14:textId="6AD83434" w:rsidR="00B96D89" w:rsidRDefault="00011E1A" w:rsidP="00147EFC">
      <w:pPr>
        <w:jc w:val="both"/>
        <w:rPr>
          <w:lang w:eastAsia="en-US"/>
        </w:rPr>
      </w:pPr>
      <w:r>
        <w:rPr>
          <w:lang w:eastAsia="en-US"/>
        </w:rPr>
        <w:tab/>
        <w:t xml:space="preserve">Rapidly Exploring Random Trees (RRTs) are a well-researched methodology for the calculation of valid solutions in the motion planning task. </w:t>
      </w:r>
      <w:r w:rsidR="00C86FC1">
        <w:rPr>
          <w:lang w:eastAsia="en-US"/>
        </w:rPr>
        <w:t xml:space="preserve">Initially introduced by S. LaValle in </w:t>
      </w:r>
      <w:r w:rsidR="00C86FC1" w:rsidRPr="0075065D">
        <w:rPr>
          <w:lang w:eastAsia="en-US"/>
        </w:rPr>
        <w:t>[</w:t>
      </w:r>
      <w:r w:rsidR="0075065D" w:rsidRPr="0075065D">
        <w:rPr>
          <w:lang w:eastAsia="en-US"/>
        </w:rPr>
        <w:t>3</w:t>
      </w:r>
      <w:r w:rsidR="00C86FC1" w:rsidRPr="0075065D">
        <w:rPr>
          <w:lang w:eastAsia="en-US"/>
        </w:rPr>
        <w:t>],</w:t>
      </w:r>
      <w:r w:rsidR="00C86FC1">
        <w:rPr>
          <w:lang w:eastAsia="en-US"/>
        </w:rPr>
        <w:t xml:space="preserve"> the core concept of RRT-based algorithms is to create a tree-like structure rooted at a starting point which rapidly expands by connecting randomly selected points from the environment</w:t>
      </w:r>
      <w:r w:rsidR="00B96D89">
        <w:rPr>
          <w:lang w:eastAsia="en-US"/>
        </w:rPr>
        <w:t>’</w:t>
      </w:r>
      <w:r w:rsidR="00C86FC1">
        <w:rPr>
          <w:lang w:eastAsia="en-US"/>
        </w:rPr>
        <w:t>s free-space to the closest points within the tree</w:t>
      </w:r>
      <w:r w:rsidR="00626A94">
        <w:rPr>
          <w:lang w:eastAsia="en-US"/>
        </w:rPr>
        <w:t xml:space="preserve">, </w:t>
      </w:r>
      <w:proofErr w:type="gramStart"/>
      <w:r w:rsidR="00626A94">
        <w:rPr>
          <w:lang w:eastAsia="en-US"/>
        </w:rPr>
        <w:t>as long as</w:t>
      </w:r>
      <w:proofErr w:type="gramEnd"/>
      <w:r w:rsidR="00626A94">
        <w:rPr>
          <w:lang w:eastAsia="en-US"/>
        </w:rPr>
        <w:t xml:space="preserve"> the line connecting these points does not traverse the environment’s obstacle space</w:t>
      </w:r>
      <w:r w:rsidR="00C86FC1">
        <w:rPr>
          <w:lang w:eastAsia="en-US"/>
        </w:rPr>
        <w:t>. Given infinite iterations, this process</w:t>
      </w:r>
      <w:r w:rsidR="001E44F0">
        <w:rPr>
          <w:lang w:eastAsia="en-US"/>
        </w:rPr>
        <w:t xml:space="preserve"> creates</w:t>
      </w:r>
      <w:r w:rsidR="00C86FC1">
        <w:rPr>
          <w:lang w:eastAsia="en-US"/>
        </w:rPr>
        <w:t xml:space="preserve"> a powerful path-planning algorithm that is able to produce optimal navigation solutions in complex environments. </w:t>
      </w:r>
      <w:r w:rsidR="001E44F0">
        <w:rPr>
          <w:lang w:eastAsia="en-US"/>
        </w:rPr>
        <w:t>However, d</w:t>
      </w:r>
      <w:r w:rsidR="00C86FC1">
        <w:rPr>
          <w:lang w:eastAsia="en-US"/>
        </w:rPr>
        <w:t>ue to the random nature of the RRT</w:t>
      </w:r>
      <w:r w:rsidR="001E44F0">
        <w:rPr>
          <w:lang w:eastAsia="en-US"/>
        </w:rPr>
        <w:t xml:space="preserve"> </w:t>
      </w:r>
      <w:r w:rsidR="00C86FC1">
        <w:rPr>
          <w:lang w:eastAsia="en-US"/>
        </w:rPr>
        <w:t>the convergence</w:t>
      </w:r>
      <w:r w:rsidR="001E44F0">
        <w:rPr>
          <w:lang w:eastAsia="en-US"/>
        </w:rPr>
        <w:t>-rate</w:t>
      </w:r>
      <w:r w:rsidR="00C86FC1">
        <w:rPr>
          <w:lang w:eastAsia="en-US"/>
        </w:rPr>
        <w:t xml:space="preserve"> towards an optimal solution correlates with a trend towards infinite iterations of the algorithm. This has resulted in a variety of research efforts to advance the RRT algorithm in order to remove the convergence-rate problem. One such algorithm is the Graft-RRT produced by Z. Luo, Q. Li, J. Qiu, and C. Zhu in </w:t>
      </w:r>
      <w:r w:rsidR="0075065D">
        <w:rPr>
          <w:lang w:eastAsia="en-US"/>
        </w:rPr>
        <w:t>[4].</w:t>
      </w:r>
      <w:r w:rsidR="00C86FC1">
        <w:rPr>
          <w:lang w:eastAsia="en-US"/>
        </w:rPr>
        <w:t xml:space="preserve"> Proposed in February 2022, the Graft-RRT algorithm builds upon two foundational modifications of the RRT known to greatly increase the convergence rate</w:t>
      </w:r>
      <w:r w:rsidR="001E44F0">
        <w:rPr>
          <w:lang w:eastAsia="en-US"/>
        </w:rPr>
        <w:t>s</w:t>
      </w:r>
      <w:r w:rsidR="00C86FC1">
        <w:rPr>
          <w:lang w:eastAsia="en-US"/>
        </w:rPr>
        <w:t xml:space="preserve">: </w:t>
      </w:r>
      <w:r w:rsidR="001E44F0">
        <w:rPr>
          <w:lang w:eastAsia="en-US"/>
        </w:rPr>
        <w:t>RRT*</w:t>
      </w:r>
      <w:r w:rsidR="00C86FC1">
        <w:rPr>
          <w:lang w:eastAsia="en-US"/>
        </w:rPr>
        <w:t xml:space="preserve"> and</w:t>
      </w:r>
      <w:r w:rsidR="00B96D89">
        <w:rPr>
          <w:lang w:eastAsia="en-US"/>
        </w:rPr>
        <w:t xml:space="preserve"> </w:t>
      </w:r>
      <w:r w:rsidR="001E44F0">
        <w:rPr>
          <w:lang w:eastAsia="en-US"/>
        </w:rPr>
        <w:t xml:space="preserve">Bi-Directional RRT. </w:t>
      </w:r>
    </w:p>
    <w:p w14:paraId="3FB7727C" w14:textId="77777777" w:rsidR="00B96D89" w:rsidRDefault="00B96D89" w:rsidP="00147EFC">
      <w:pPr>
        <w:jc w:val="both"/>
        <w:rPr>
          <w:lang w:eastAsia="en-US"/>
        </w:rPr>
      </w:pPr>
    </w:p>
    <w:p w14:paraId="4772B403" w14:textId="089D656D" w:rsidR="009541FB" w:rsidRDefault="001E44F0" w:rsidP="00147EFC">
      <w:pPr>
        <w:ind w:firstLine="480"/>
        <w:jc w:val="both"/>
        <w:rPr>
          <w:lang w:eastAsia="en-US"/>
        </w:rPr>
      </w:pPr>
      <w:r>
        <w:rPr>
          <w:lang w:eastAsia="en-US"/>
        </w:rPr>
        <w:t>RRT* improves upon the traditional RRT by implementing a system of re-parenting of the tree as the structure grows</w:t>
      </w:r>
      <w:r w:rsidR="00B96D89">
        <w:rPr>
          <w:lang w:eastAsia="en-US"/>
        </w:rPr>
        <w:t xml:space="preserve"> [</w:t>
      </w:r>
      <w:r w:rsidR="006701D5">
        <w:rPr>
          <w:lang w:eastAsia="en-US"/>
        </w:rPr>
        <w:t>5</w:t>
      </w:r>
      <w:r w:rsidR="00B96D89">
        <w:rPr>
          <w:lang w:eastAsia="en-US"/>
        </w:rPr>
        <w:t>]</w:t>
      </w:r>
      <w:r>
        <w:rPr>
          <w:lang w:eastAsia="en-US"/>
        </w:rPr>
        <w:t xml:space="preserve">. This </w:t>
      </w:r>
      <w:r w:rsidR="000B661F">
        <w:rPr>
          <w:lang w:eastAsia="en-US"/>
        </w:rPr>
        <w:t xml:space="preserve">process </w:t>
      </w:r>
      <w:r>
        <w:rPr>
          <w:lang w:eastAsia="en-US"/>
        </w:rPr>
        <w:t xml:space="preserve">is typically referred to as </w:t>
      </w:r>
      <w:r>
        <w:rPr>
          <w:lang w:eastAsia="en-US"/>
        </w:rPr>
        <w:lastRenderedPageBreak/>
        <w:t>re-wiring</w:t>
      </w:r>
      <w:r w:rsidR="00B96D89">
        <w:rPr>
          <w:lang w:eastAsia="en-US"/>
        </w:rPr>
        <w:t xml:space="preserve">. Generally, in RRT* algorithms the nearby neighbors of the new point are examined in attempt to identify points within the neighborhood </w:t>
      </w:r>
      <w:r w:rsidR="00F75F70">
        <w:rPr>
          <w:lang w:eastAsia="en-US"/>
        </w:rPr>
        <w:t xml:space="preserve">where a </w:t>
      </w:r>
      <w:r w:rsidR="00B96D89">
        <w:rPr>
          <w:lang w:eastAsia="en-US"/>
        </w:rPr>
        <w:t>connection would minimize the cost to the new point from the start point when travelling along the tree structure. Doing so minimizes the path taken within the final solution. In addition to this modification, the inverse operation also occurs</w:t>
      </w:r>
      <w:r w:rsidR="00CF0172">
        <w:rPr>
          <w:lang w:eastAsia="en-US"/>
        </w:rPr>
        <w:t xml:space="preserve"> where</w:t>
      </w:r>
      <w:r w:rsidR="00B96D89">
        <w:rPr>
          <w:lang w:eastAsia="en-US"/>
        </w:rPr>
        <w:t xml:space="preserve"> the neighboring points are also examined to determine if their connection to the new point would reduce their overall cost from the starting point. </w:t>
      </w:r>
    </w:p>
    <w:p w14:paraId="24FDA42E" w14:textId="77777777" w:rsidR="00B96D89" w:rsidRDefault="00B96D89" w:rsidP="00147EFC">
      <w:pPr>
        <w:ind w:firstLine="480"/>
        <w:jc w:val="both"/>
        <w:rPr>
          <w:lang w:eastAsia="en-US"/>
        </w:rPr>
      </w:pPr>
    </w:p>
    <w:p w14:paraId="430BF981" w14:textId="74667547" w:rsidR="00BB1F51" w:rsidRDefault="00B96D89" w:rsidP="00147EFC">
      <w:pPr>
        <w:ind w:firstLine="480"/>
        <w:jc w:val="both"/>
        <w:rPr>
          <w:lang w:eastAsia="en-US"/>
        </w:rPr>
      </w:pPr>
      <w:r>
        <w:rPr>
          <w:lang w:eastAsia="en-US"/>
        </w:rPr>
        <w:t xml:space="preserve">Bi-Directional RRT is an umbrella name for many algorithms which introduce a dual-tree structure </w:t>
      </w:r>
      <w:r w:rsidR="00F26208">
        <w:rPr>
          <w:lang w:eastAsia="en-US"/>
        </w:rPr>
        <w:t xml:space="preserve">that </w:t>
      </w:r>
      <w:r w:rsidR="00284CF7">
        <w:rPr>
          <w:lang w:eastAsia="en-US"/>
        </w:rPr>
        <w:t>grows</w:t>
      </w:r>
      <w:r>
        <w:rPr>
          <w:lang w:eastAsia="en-US"/>
        </w:rPr>
        <w:t xml:space="preserve"> simultaneously from the start point and a selected goal point. The Bi-Directional RRT algorithm</w:t>
      </w:r>
      <w:r w:rsidR="00BB1F51">
        <w:rPr>
          <w:lang w:eastAsia="en-US"/>
        </w:rPr>
        <w:t xml:space="preserve"> used </w:t>
      </w:r>
      <w:r>
        <w:rPr>
          <w:lang w:eastAsia="en-US"/>
        </w:rPr>
        <w:t>in the case of Graft-RRT, is</w:t>
      </w:r>
      <w:r w:rsidR="00BB1F51">
        <w:rPr>
          <w:lang w:eastAsia="en-US"/>
        </w:rPr>
        <w:t xml:space="preserve"> B-RRT which is based </w:t>
      </w:r>
      <w:proofErr w:type="gramStart"/>
      <w:r w:rsidR="00BB1F51">
        <w:rPr>
          <w:lang w:eastAsia="en-US"/>
        </w:rPr>
        <w:t>off of</w:t>
      </w:r>
      <w:proofErr w:type="gramEnd"/>
      <w:r w:rsidR="00BB1F51">
        <w:rPr>
          <w:lang w:eastAsia="en-US"/>
        </w:rPr>
        <w:t xml:space="preserve"> another algorithm referred to as</w:t>
      </w:r>
      <w:r>
        <w:rPr>
          <w:lang w:eastAsia="en-US"/>
        </w:rPr>
        <w:t xml:space="preserve"> RRT-Connect </w:t>
      </w:r>
      <w:r w:rsidR="006701D5">
        <w:rPr>
          <w:lang w:eastAsia="en-US"/>
        </w:rPr>
        <w:t>[6]</w:t>
      </w:r>
      <w:r>
        <w:rPr>
          <w:lang w:eastAsia="en-US"/>
        </w:rPr>
        <w:t>. RRT-Connect works by</w:t>
      </w:r>
      <w:r w:rsidR="00BB1F51">
        <w:rPr>
          <w:lang w:eastAsia="en-US"/>
        </w:rPr>
        <w:t xml:space="preserve"> </w:t>
      </w:r>
      <w:r>
        <w:rPr>
          <w:lang w:eastAsia="en-US"/>
        </w:rPr>
        <w:t>generat</w:t>
      </w:r>
      <w:r w:rsidR="00BB1F51">
        <w:rPr>
          <w:lang w:eastAsia="en-US"/>
        </w:rPr>
        <w:t>ing</w:t>
      </w:r>
      <w:r>
        <w:rPr>
          <w:lang w:eastAsia="en-US"/>
        </w:rPr>
        <w:t xml:space="preserve"> points in turn for each tree and connecting them to the respective target tree</w:t>
      </w:r>
      <w:r w:rsidR="00BB1F51">
        <w:rPr>
          <w:lang w:eastAsia="en-US"/>
        </w:rPr>
        <w:t>. Each point is then analyzed to determine if it is within some distance threshold to nodes of both trees</w:t>
      </w:r>
      <w:r w:rsidR="00212AD9">
        <w:rPr>
          <w:lang w:eastAsia="en-US"/>
        </w:rPr>
        <w:t>. W</w:t>
      </w:r>
      <w:r w:rsidR="00BB1F51">
        <w:rPr>
          <w:lang w:eastAsia="en-US"/>
        </w:rPr>
        <w:t>hen this occurs, the trees are connected to form one uniform tree which is expanded in traditional RRT fashion. B-RRT builds upon this idea by integrating RRT* into RRT-Connect.</w:t>
      </w:r>
    </w:p>
    <w:p w14:paraId="63A59396" w14:textId="01CA0673" w:rsidR="00F02488" w:rsidRDefault="00F02488" w:rsidP="00147EFC">
      <w:pPr>
        <w:jc w:val="both"/>
        <w:rPr>
          <w:lang w:eastAsia="en-US"/>
        </w:rPr>
      </w:pPr>
    </w:p>
    <w:p w14:paraId="08B12F2A" w14:textId="0AE8FB19" w:rsidR="00BD0476" w:rsidRDefault="00F02488" w:rsidP="00147EFC">
      <w:pPr>
        <w:jc w:val="both"/>
        <w:rPr>
          <w:lang w:eastAsia="en-US"/>
        </w:rPr>
      </w:pPr>
      <w:r>
        <w:rPr>
          <w:lang w:eastAsia="en-US"/>
        </w:rPr>
        <w:tab/>
        <w:t>Leveraging the optimality of B-RRT, Graft-RRT attempts to better exploit the phenomenon of multi-tree expansion by adding a third tree</w:t>
      </w:r>
      <w:r w:rsidR="00BD0476">
        <w:rPr>
          <w:lang w:eastAsia="en-US"/>
        </w:rPr>
        <w:t>, the Graft Tree,</w:t>
      </w:r>
      <w:r>
        <w:rPr>
          <w:lang w:eastAsia="en-US"/>
        </w:rPr>
        <w:t xml:space="preserve"> within the free-space region between the start and goal trees in order to promote expansion and convergence in the direction</w:t>
      </w:r>
      <w:r w:rsidR="00626A94">
        <w:rPr>
          <w:lang w:eastAsia="en-US"/>
        </w:rPr>
        <w:t xml:space="preserve"> of the goal region. The addition of this tertiary tree is also coupled with a compression and expansion stage which targets the simplification of path geometry result</w:t>
      </w:r>
      <w:r w:rsidR="00BD0476">
        <w:rPr>
          <w:lang w:eastAsia="en-US"/>
        </w:rPr>
        <w:t>ing</w:t>
      </w:r>
      <w:r w:rsidR="00626A94">
        <w:rPr>
          <w:lang w:eastAsia="en-US"/>
        </w:rPr>
        <w:t xml:space="preserve"> in additional </w:t>
      </w:r>
      <w:r w:rsidR="00BD0476">
        <w:rPr>
          <w:lang w:eastAsia="en-US"/>
        </w:rPr>
        <w:t xml:space="preserve">optimization </w:t>
      </w:r>
      <w:r w:rsidR="00626A94">
        <w:rPr>
          <w:lang w:eastAsia="en-US"/>
        </w:rPr>
        <w:t xml:space="preserve">to </w:t>
      </w:r>
      <w:r w:rsidR="00BD0476">
        <w:rPr>
          <w:lang w:eastAsia="en-US"/>
        </w:rPr>
        <w:t xml:space="preserve">the </w:t>
      </w:r>
      <w:r w:rsidR="00626A94">
        <w:rPr>
          <w:lang w:eastAsia="en-US"/>
        </w:rPr>
        <w:t xml:space="preserve">global path cost identified by the RRT stage of the algorithm. The implemented Graft-RRT algorithm is a modified version of a codebase found on GitHub </w:t>
      </w:r>
      <w:r w:rsidR="00590E68">
        <w:rPr>
          <w:lang w:eastAsia="en-US"/>
        </w:rPr>
        <w:t>[7]</w:t>
      </w:r>
      <w:r w:rsidR="007768D3">
        <w:rPr>
          <w:lang w:eastAsia="en-US"/>
        </w:rPr>
        <w:t xml:space="preserve">. </w:t>
      </w:r>
      <w:r w:rsidR="00626A94">
        <w:rPr>
          <w:lang w:eastAsia="en-US"/>
        </w:rPr>
        <w:t xml:space="preserve">While a valid implementation is provided by this code, </w:t>
      </w:r>
      <w:r w:rsidR="00BD0476">
        <w:rPr>
          <w:lang w:eastAsia="en-US"/>
        </w:rPr>
        <w:t>the generation of suitable Graft-Tree root nodes in the pre-processing stage is non-deterministic and prone to obstacle occlusion</w:t>
      </w:r>
      <w:r w:rsidR="00B07E34">
        <w:rPr>
          <w:lang w:eastAsia="en-US"/>
        </w:rPr>
        <w:t>, therefore,</w:t>
      </w:r>
      <w:r w:rsidR="00BD0476">
        <w:rPr>
          <w:lang w:eastAsia="en-US"/>
        </w:rPr>
        <w:t xml:space="preserve"> an alternative methodology for the identification of root nodes was created. This methodology is denoted in Algorithm 2.</w:t>
      </w:r>
    </w:p>
    <w:p w14:paraId="0E13CF22" w14:textId="77777777" w:rsidR="00E900AA" w:rsidRDefault="00E900AA" w:rsidP="0028777F">
      <w:pPr>
        <w:keepNext/>
        <w:jc w:val="center"/>
      </w:pPr>
      <w:r w:rsidRPr="00E900AA">
        <w:rPr>
          <w:noProof/>
          <w:lang w:eastAsia="en-US"/>
        </w:rPr>
        <w:lastRenderedPageBreak/>
        <w:drawing>
          <wp:inline distT="0" distB="0" distL="0" distR="0" wp14:anchorId="51F5638D" wp14:editId="79DCFBAE">
            <wp:extent cx="4800600" cy="3070742"/>
            <wp:effectExtent l="0" t="0" r="0" b="0"/>
            <wp:docPr id="10304547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4710" name="Picture 1" descr="Text&#10;&#10;Description automatically generated"/>
                    <pic:cNvPicPr/>
                  </pic:nvPicPr>
                  <pic:blipFill>
                    <a:blip r:embed="rId11"/>
                    <a:stretch>
                      <a:fillRect/>
                    </a:stretch>
                  </pic:blipFill>
                  <pic:spPr>
                    <a:xfrm>
                      <a:off x="0" y="0"/>
                      <a:ext cx="4839596" cy="3095686"/>
                    </a:xfrm>
                    <a:prstGeom prst="rect">
                      <a:avLst/>
                    </a:prstGeom>
                  </pic:spPr>
                </pic:pic>
              </a:graphicData>
            </a:graphic>
          </wp:inline>
        </w:drawing>
      </w:r>
    </w:p>
    <w:p w14:paraId="24693207" w14:textId="5D3B0C93" w:rsidR="00E900AA" w:rsidRPr="00E900AA" w:rsidRDefault="00E900AA" w:rsidP="008C5113">
      <w:pPr>
        <w:pStyle w:val="Caption"/>
        <w:jc w:val="center"/>
        <w:rPr>
          <w:i w:val="0"/>
          <w:iCs w:val="0"/>
          <w:color w:val="auto"/>
          <w:sz w:val="22"/>
          <w:szCs w:val="22"/>
        </w:rPr>
      </w:pPr>
      <w:r w:rsidRPr="00E900AA">
        <w:rPr>
          <w:i w:val="0"/>
          <w:iCs w:val="0"/>
          <w:color w:val="auto"/>
          <w:sz w:val="22"/>
          <w:szCs w:val="22"/>
        </w:rPr>
        <w:t xml:space="preserve">Algorithm </w:t>
      </w:r>
      <w:r w:rsidRPr="00E900AA">
        <w:rPr>
          <w:i w:val="0"/>
          <w:iCs w:val="0"/>
          <w:color w:val="auto"/>
          <w:sz w:val="22"/>
          <w:szCs w:val="22"/>
        </w:rPr>
        <w:fldChar w:fldCharType="begin"/>
      </w:r>
      <w:r w:rsidRPr="00E900AA">
        <w:rPr>
          <w:i w:val="0"/>
          <w:iCs w:val="0"/>
          <w:color w:val="auto"/>
          <w:sz w:val="22"/>
          <w:szCs w:val="22"/>
        </w:rPr>
        <w:instrText xml:space="preserve"> SEQ Algorithm \* ARABIC </w:instrText>
      </w:r>
      <w:r w:rsidRPr="00E900AA">
        <w:rPr>
          <w:i w:val="0"/>
          <w:iCs w:val="0"/>
          <w:color w:val="auto"/>
          <w:sz w:val="22"/>
          <w:szCs w:val="22"/>
        </w:rPr>
        <w:fldChar w:fldCharType="separate"/>
      </w:r>
      <w:r w:rsidR="00CF2DB4">
        <w:rPr>
          <w:i w:val="0"/>
          <w:iCs w:val="0"/>
          <w:noProof/>
          <w:color w:val="auto"/>
          <w:sz w:val="22"/>
          <w:szCs w:val="22"/>
        </w:rPr>
        <w:t>2</w:t>
      </w:r>
      <w:r w:rsidRPr="00E900AA">
        <w:rPr>
          <w:i w:val="0"/>
          <w:iCs w:val="0"/>
          <w:color w:val="auto"/>
          <w:sz w:val="22"/>
          <w:szCs w:val="22"/>
        </w:rPr>
        <w:fldChar w:fldCharType="end"/>
      </w:r>
      <w:r w:rsidRPr="00E900AA">
        <w:rPr>
          <w:i w:val="0"/>
          <w:iCs w:val="0"/>
          <w:color w:val="auto"/>
          <w:sz w:val="22"/>
          <w:szCs w:val="22"/>
        </w:rPr>
        <w:t>: Random Center Selection</w:t>
      </w:r>
    </w:p>
    <w:p w14:paraId="7728846D" w14:textId="1E9D98D8" w:rsidR="007768D3" w:rsidRDefault="00E900AA" w:rsidP="00284CF7">
      <w:pPr>
        <w:widowControl/>
        <w:ind w:firstLine="480"/>
        <w:jc w:val="both"/>
      </w:pPr>
      <w:r>
        <w:t>Generally, this algorithm identif</w:t>
      </w:r>
      <w:r w:rsidR="001D1FAB">
        <w:t>ies</w:t>
      </w:r>
      <w:r>
        <w:t xml:space="preserve"> the points closest to the midpoint between the start and goal point that are not within the obstacle region of the environment. It then takes 25% of the points from the start to the midpoint and 25% of the points from the end to the midpoint. In both cases, the points </w:t>
      </w:r>
      <w:r w:rsidR="00284CF7">
        <w:t xml:space="preserve">composing the selected 25% are taken </w:t>
      </w:r>
      <w:r>
        <w:t>by their proximity to the original midpoint. After this process, a random point is selected from the combined pools (to avoid selection bias towards point in the start or end point) to act as the root node in the Graft Tree</w:t>
      </w:r>
      <w:r w:rsidR="007768D3">
        <w:t xml:space="preserve">. This process is illustrated in Figure 4. </w:t>
      </w:r>
    </w:p>
    <w:p w14:paraId="77E20560" w14:textId="77777777" w:rsidR="00284CF7" w:rsidRDefault="00284CF7" w:rsidP="00147EFC">
      <w:pPr>
        <w:widowControl/>
        <w:jc w:val="both"/>
      </w:pPr>
    </w:p>
    <w:p w14:paraId="7A9AE5A7" w14:textId="77777777" w:rsidR="0028777F" w:rsidRDefault="0028777F" w:rsidP="0028777F">
      <w:pPr>
        <w:keepNext/>
        <w:widowControl/>
        <w:jc w:val="center"/>
      </w:pPr>
      <w:r>
        <w:rPr>
          <w:noProof/>
        </w:rPr>
        <w:drawing>
          <wp:inline distT="0" distB="0" distL="0" distR="0" wp14:anchorId="3622E91F" wp14:editId="7973DAC8">
            <wp:extent cx="5239692" cy="3171825"/>
            <wp:effectExtent l="19050" t="19050" r="18415" b="9525"/>
            <wp:docPr id="131549462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94620" name="Picture 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48262" cy="3177013"/>
                    </a:xfrm>
                    <a:prstGeom prst="rect">
                      <a:avLst/>
                    </a:prstGeom>
                    <a:ln w="3175">
                      <a:solidFill>
                        <a:schemeClr val="tx1"/>
                      </a:solidFill>
                    </a:ln>
                  </pic:spPr>
                </pic:pic>
              </a:graphicData>
            </a:graphic>
          </wp:inline>
        </w:drawing>
      </w:r>
    </w:p>
    <w:p w14:paraId="740A4C0B" w14:textId="23E27521" w:rsidR="007768D3" w:rsidRPr="0028777F" w:rsidRDefault="0028777F" w:rsidP="0028777F">
      <w:pPr>
        <w:pStyle w:val="Caption"/>
        <w:jc w:val="center"/>
        <w:rPr>
          <w:i w:val="0"/>
          <w:iCs w:val="0"/>
          <w:color w:val="auto"/>
          <w:sz w:val="22"/>
          <w:szCs w:val="22"/>
        </w:rPr>
      </w:pPr>
      <w:r w:rsidRPr="0028777F">
        <w:rPr>
          <w:i w:val="0"/>
          <w:iCs w:val="0"/>
          <w:color w:val="auto"/>
          <w:sz w:val="22"/>
          <w:szCs w:val="22"/>
        </w:rPr>
        <w:t xml:space="preserve">Figure </w:t>
      </w:r>
      <w:r w:rsidRPr="0028777F">
        <w:rPr>
          <w:i w:val="0"/>
          <w:iCs w:val="0"/>
          <w:color w:val="auto"/>
          <w:sz w:val="22"/>
          <w:szCs w:val="22"/>
        </w:rPr>
        <w:fldChar w:fldCharType="begin"/>
      </w:r>
      <w:r w:rsidRPr="0028777F">
        <w:rPr>
          <w:i w:val="0"/>
          <w:iCs w:val="0"/>
          <w:color w:val="auto"/>
          <w:sz w:val="22"/>
          <w:szCs w:val="22"/>
        </w:rPr>
        <w:instrText xml:space="preserve"> SEQ Figure \* ARABIC </w:instrText>
      </w:r>
      <w:r w:rsidRPr="0028777F">
        <w:rPr>
          <w:i w:val="0"/>
          <w:iCs w:val="0"/>
          <w:color w:val="auto"/>
          <w:sz w:val="22"/>
          <w:szCs w:val="22"/>
        </w:rPr>
        <w:fldChar w:fldCharType="separate"/>
      </w:r>
      <w:r w:rsidR="00644A72">
        <w:rPr>
          <w:i w:val="0"/>
          <w:iCs w:val="0"/>
          <w:noProof/>
          <w:color w:val="auto"/>
          <w:sz w:val="22"/>
          <w:szCs w:val="22"/>
        </w:rPr>
        <w:t>4</w:t>
      </w:r>
      <w:r w:rsidRPr="0028777F">
        <w:rPr>
          <w:i w:val="0"/>
          <w:iCs w:val="0"/>
          <w:color w:val="auto"/>
          <w:sz w:val="22"/>
          <w:szCs w:val="22"/>
        </w:rPr>
        <w:fldChar w:fldCharType="end"/>
      </w:r>
      <w:r w:rsidRPr="0028777F">
        <w:rPr>
          <w:i w:val="0"/>
          <w:iCs w:val="0"/>
          <w:color w:val="auto"/>
          <w:sz w:val="22"/>
          <w:szCs w:val="22"/>
        </w:rPr>
        <w:t>: Graft Tree Root Node Selection</w:t>
      </w:r>
    </w:p>
    <w:p w14:paraId="6AF546E1" w14:textId="19FAAF14" w:rsidR="00090167" w:rsidRDefault="001D11EF" w:rsidP="00090167">
      <w:pPr>
        <w:widowControl/>
        <w:ind w:firstLine="480"/>
        <w:jc w:val="both"/>
      </w:pPr>
      <w:r>
        <w:lastRenderedPageBreak/>
        <w:t>Algorithm 3, presented below, represents the algorithm as described by [</w:t>
      </w:r>
      <w:r w:rsidR="00590E68">
        <w:t>4</w:t>
      </w:r>
      <w:r>
        <w:t>]. The modified “rand_center” function described in Algorithm 2 replaces the GitHub implementation of the “GetTree” function presented within Algorithm 3.</w:t>
      </w:r>
    </w:p>
    <w:p w14:paraId="64CB3891" w14:textId="77777777" w:rsidR="00CF2DB4" w:rsidRDefault="00CF2DB4" w:rsidP="00CF2DB4">
      <w:pPr>
        <w:keepNext/>
        <w:widowControl/>
        <w:ind w:firstLine="480"/>
        <w:jc w:val="center"/>
      </w:pPr>
      <w:r w:rsidRPr="00CF2DB4">
        <w:rPr>
          <w:noProof/>
        </w:rPr>
        <w:drawing>
          <wp:inline distT="0" distB="0" distL="0" distR="0" wp14:anchorId="4C513E97" wp14:editId="0C0A3941">
            <wp:extent cx="2981741" cy="6992326"/>
            <wp:effectExtent l="0" t="0" r="9525" b="0"/>
            <wp:docPr id="809267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73" name="Picture 1" descr="Text, letter&#10;&#10;Description automatically generated"/>
                    <pic:cNvPicPr/>
                  </pic:nvPicPr>
                  <pic:blipFill>
                    <a:blip r:embed="rId13"/>
                    <a:stretch>
                      <a:fillRect/>
                    </a:stretch>
                  </pic:blipFill>
                  <pic:spPr>
                    <a:xfrm>
                      <a:off x="0" y="0"/>
                      <a:ext cx="2981741" cy="6992326"/>
                    </a:xfrm>
                    <a:prstGeom prst="rect">
                      <a:avLst/>
                    </a:prstGeom>
                  </pic:spPr>
                </pic:pic>
              </a:graphicData>
            </a:graphic>
          </wp:inline>
        </w:drawing>
      </w:r>
    </w:p>
    <w:p w14:paraId="12521310" w14:textId="4EF61432" w:rsidR="00090167" w:rsidRPr="00CF2DB4" w:rsidRDefault="00CF2DB4" w:rsidP="00CF2DB4">
      <w:pPr>
        <w:pStyle w:val="Caption"/>
        <w:jc w:val="center"/>
        <w:rPr>
          <w:i w:val="0"/>
          <w:iCs w:val="0"/>
          <w:color w:val="auto"/>
          <w:sz w:val="22"/>
          <w:szCs w:val="22"/>
        </w:rPr>
      </w:pPr>
      <w:r w:rsidRPr="00CF2DB4">
        <w:rPr>
          <w:i w:val="0"/>
          <w:iCs w:val="0"/>
          <w:color w:val="auto"/>
          <w:sz w:val="22"/>
          <w:szCs w:val="22"/>
        </w:rPr>
        <w:t xml:space="preserve">Algorithm </w:t>
      </w:r>
      <w:r w:rsidRPr="00CF2DB4">
        <w:rPr>
          <w:i w:val="0"/>
          <w:iCs w:val="0"/>
          <w:color w:val="auto"/>
          <w:sz w:val="22"/>
          <w:szCs w:val="22"/>
        </w:rPr>
        <w:fldChar w:fldCharType="begin"/>
      </w:r>
      <w:r w:rsidRPr="00CF2DB4">
        <w:rPr>
          <w:i w:val="0"/>
          <w:iCs w:val="0"/>
          <w:color w:val="auto"/>
          <w:sz w:val="22"/>
          <w:szCs w:val="22"/>
        </w:rPr>
        <w:instrText xml:space="preserve"> SEQ Algorithm \* ARABIC </w:instrText>
      </w:r>
      <w:r w:rsidRPr="00CF2DB4">
        <w:rPr>
          <w:i w:val="0"/>
          <w:iCs w:val="0"/>
          <w:color w:val="auto"/>
          <w:sz w:val="22"/>
          <w:szCs w:val="22"/>
        </w:rPr>
        <w:fldChar w:fldCharType="separate"/>
      </w:r>
      <w:r w:rsidRPr="00CF2DB4">
        <w:rPr>
          <w:i w:val="0"/>
          <w:iCs w:val="0"/>
          <w:noProof/>
          <w:color w:val="auto"/>
          <w:sz w:val="22"/>
          <w:szCs w:val="22"/>
        </w:rPr>
        <w:t>3</w:t>
      </w:r>
      <w:r w:rsidRPr="00CF2DB4">
        <w:rPr>
          <w:i w:val="0"/>
          <w:iCs w:val="0"/>
          <w:color w:val="auto"/>
          <w:sz w:val="22"/>
          <w:szCs w:val="22"/>
        </w:rPr>
        <w:fldChar w:fldCharType="end"/>
      </w:r>
      <w:r w:rsidRPr="00CF2DB4">
        <w:rPr>
          <w:i w:val="0"/>
          <w:iCs w:val="0"/>
          <w:color w:val="auto"/>
          <w:sz w:val="22"/>
          <w:szCs w:val="22"/>
        </w:rPr>
        <w:t>: Graft-RRT [</w:t>
      </w:r>
      <w:r w:rsidR="00590E68">
        <w:rPr>
          <w:i w:val="0"/>
          <w:iCs w:val="0"/>
          <w:color w:val="auto"/>
          <w:sz w:val="22"/>
          <w:szCs w:val="22"/>
        </w:rPr>
        <w:t>4</w:t>
      </w:r>
      <w:r w:rsidRPr="00CF2DB4">
        <w:rPr>
          <w:i w:val="0"/>
          <w:iCs w:val="0"/>
          <w:color w:val="auto"/>
          <w:sz w:val="22"/>
          <w:szCs w:val="22"/>
        </w:rPr>
        <w:t>]</w:t>
      </w:r>
    </w:p>
    <w:p w14:paraId="42F6FABD" w14:textId="59236B3F" w:rsidR="005A3325" w:rsidRDefault="00E900AA" w:rsidP="001D11EF">
      <w:pPr>
        <w:widowControl/>
        <w:ind w:firstLine="480"/>
        <w:jc w:val="both"/>
      </w:pPr>
      <w:r>
        <w:t xml:space="preserve">Additional modifications were also made to the algorithm to better support floating point inputs and outputs in order to enable higher resolution route solutions. </w:t>
      </w:r>
      <w:r w:rsidR="00842A26">
        <w:t>It is important to remember that RRT algorithms requir</w:t>
      </w:r>
      <w:r w:rsidR="00C31500">
        <w:t>e</w:t>
      </w:r>
      <w:r w:rsidR="00842A26">
        <w:t xml:space="preserve"> tuning on a per scenario basis</w:t>
      </w:r>
      <w:r w:rsidR="005434B8">
        <w:t>.</w:t>
      </w:r>
      <w:r w:rsidR="00842A26">
        <w:t xml:space="preserve"> </w:t>
      </w:r>
      <w:r w:rsidR="005434B8">
        <w:lastRenderedPageBreak/>
        <w:t>For</w:t>
      </w:r>
      <w:r w:rsidR="00842A26">
        <w:t xml:space="preserve"> this </w:t>
      </w:r>
      <w:proofErr w:type="gramStart"/>
      <w:r w:rsidR="00842A26">
        <w:t>instance</w:t>
      </w:r>
      <w:proofErr w:type="gramEnd"/>
      <w:r w:rsidR="0028777F">
        <w:t xml:space="preserve"> Graft-RRT supports the tuning of </w:t>
      </w:r>
      <w:r w:rsidR="005A3325">
        <w:t xml:space="preserve">three parameters: epsilon (maximum travel distance allowed when connecting a node), threshold (how close to a target does a point need to be to consider it reached), and iterations (the number of attempts to connect additional points). </w:t>
      </w:r>
      <w:r w:rsidR="00842A26">
        <w:t>These values should be tuned by the research</w:t>
      </w:r>
      <w:r w:rsidR="00271708">
        <w:t>er</w:t>
      </w:r>
      <w:r w:rsidR="00842A26">
        <w:t xml:space="preserve"> as required for any additional maps added to the scenario set.</w:t>
      </w:r>
      <w:r w:rsidR="005A3325">
        <w:t xml:space="preserve"> Tables 4, 5, and 6 demonstrate the tuning of </w:t>
      </w:r>
      <w:r w:rsidR="005658C1">
        <w:t xml:space="preserve">these parameters on test </w:t>
      </w:r>
      <w:r w:rsidR="005A3325">
        <w:t xml:space="preserve">scenario maps 1, 2, and 3. Each row represents </w:t>
      </w:r>
      <w:r w:rsidR="00773CA2">
        <w:t xml:space="preserve">the </w:t>
      </w:r>
      <w:proofErr w:type="gramStart"/>
      <w:r w:rsidR="00773CA2">
        <w:t>mean</w:t>
      </w:r>
      <w:proofErr w:type="gramEnd"/>
      <w:r w:rsidR="00773CA2">
        <w:t xml:space="preserve"> of a</w:t>
      </w:r>
      <w:r w:rsidR="005A3325">
        <w:t xml:space="preserve"> data collection of five runs. Each parameter was tuned independently of other parameters in order to determine its effects on total path distance and total calculation time</w:t>
      </w:r>
      <w:r w:rsidR="006E0F85">
        <w:t xml:space="preserve">. </w:t>
      </w:r>
    </w:p>
    <w:p w14:paraId="6694792A" w14:textId="77777777" w:rsidR="00EB6906" w:rsidRDefault="00EB6906" w:rsidP="005A3325">
      <w:pPr>
        <w:widowControl/>
        <w:ind w:firstLine="480"/>
        <w:jc w:val="both"/>
      </w:pPr>
    </w:p>
    <w:tbl>
      <w:tblPr>
        <w:tblStyle w:val="TableGrid"/>
        <w:tblW w:w="0" w:type="auto"/>
        <w:jc w:val="center"/>
        <w:tblLook w:val="04A0" w:firstRow="1" w:lastRow="0" w:firstColumn="1" w:lastColumn="0" w:noHBand="0" w:noVBand="1"/>
      </w:tblPr>
      <w:tblGrid>
        <w:gridCol w:w="956"/>
        <w:gridCol w:w="1070"/>
        <w:gridCol w:w="1310"/>
        <w:gridCol w:w="1159"/>
        <w:gridCol w:w="1890"/>
        <w:gridCol w:w="1574"/>
      </w:tblGrid>
      <w:tr w:rsidR="005A3325" w14:paraId="6696D8CF" w14:textId="77777777" w:rsidTr="00284CF7">
        <w:trPr>
          <w:tblHeader/>
          <w:jc w:val="center"/>
        </w:trPr>
        <w:tc>
          <w:tcPr>
            <w:tcW w:w="956" w:type="dxa"/>
          </w:tcPr>
          <w:p w14:paraId="720F10D9" w14:textId="1A280EAA" w:rsidR="005A3325" w:rsidRDefault="005A3325" w:rsidP="00284CF7">
            <w:pPr>
              <w:widowControl/>
              <w:jc w:val="center"/>
            </w:pPr>
            <w:r>
              <w:t>Map #</w:t>
            </w:r>
          </w:p>
        </w:tc>
        <w:tc>
          <w:tcPr>
            <w:tcW w:w="1070" w:type="dxa"/>
          </w:tcPr>
          <w:p w14:paraId="47065C74" w14:textId="23D71776" w:rsidR="005A3325" w:rsidRDefault="005A3325" w:rsidP="00284CF7">
            <w:pPr>
              <w:widowControl/>
              <w:jc w:val="center"/>
            </w:pPr>
            <w:r>
              <w:t>Epsilon</w:t>
            </w:r>
          </w:p>
        </w:tc>
        <w:tc>
          <w:tcPr>
            <w:tcW w:w="1310" w:type="dxa"/>
          </w:tcPr>
          <w:p w14:paraId="5A159F49" w14:textId="13EA936A" w:rsidR="005A3325" w:rsidRDefault="005A3325" w:rsidP="00284CF7">
            <w:pPr>
              <w:widowControl/>
              <w:jc w:val="center"/>
            </w:pPr>
            <w:r>
              <w:t>Threshold</w:t>
            </w:r>
          </w:p>
        </w:tc>
        <w:tc>
          <w:tcPr>
            <w:tcW w:w="1159" w:type="dxa"/>
          </w:tcPr>
          <w:p w14:paraId="0A8CA8DC" w14:textId="06970B4E" w:rsidR="005A3325" w:rsidRDefault="005A3325" w:rsidP="00284CF7">
            <w:pPr>
              <w:widowControl/>
              <w:jc w:val="center"/>
            </w:pPr>
            <w:r>
              <w:t>Iterations</w:t>
            </w:r>
          </w:p>
        </w:tc>
        <w:tc>
          <w:tcPr>
            <w:tcW w:w="1890" w:type="dxa"/>
          </w:tcPr>
          <w:p w14:paraId="5136C4A1" w14:textId="29A5BFD6" w:rsidR="005A3325" w:rsidRDefault="005A3325" w:rsidP="00284CF7">
            <w:pPr>
              <w:widowControl/>
              <w:jc w:val="center"/>
            </w:pPr>
            <w:r>
              <w:t>Calculation Time</w:t>
            </w:r>
          </w:p>
        </w:tc>
        <w:tc>
          <w:tcPr>
            <w:tcW w:w="1574" w:type="dxa"/>
          </w:tcPr>
          <w:p w14:paraId="3D2243FB" w14:textId="4FA74068" w:rsidR="005A3325" w:rsidRDefault="005A3325" w:rsidP="00284CF7">
            <w:pPr>
              <w:widowControl/>
              <w:jc w:val="center"/>
            </w:pPr>
            <w:r>
              <w:t>Path Cost</w:t>
            </w:r>
          </w:p>
        </w:tc>
      </w:tr>
      <w:tr w:rsidR="005A3325" w14:paraId="7FB432D2" w14:textId="77777777" w:rsidTr="00284CF7">
        <w:trPr>
          <w:jc w:val="center"/>
        </w:trPr>
        <w:tc>
          <w:tcPr>
            <w:tcW w:w="956" w:type="dxa"/>
          </w:tcPr>
          <w:p w14:paraId="44087B3B" w14:textId="09B08E2D" w:rsidR="005A3325" w:rsidRPr="00ED05BC" w:rsidRDefault="00F31011" w:rsidP="005A3325">
            <w:pPr>
              <w:widowControl/>
              <w:jc w:val="both"/>
              <w:rPr>
                <w:b/>
                <w:bCs/>
              </w:rPr>
            </w:pPr>
            <w:r w:rsidRPr="00ED05BC">
              <w:rPr>
                <w:b/>
                <w:bCs/>
              </w:rPr>
              <w:t>1</w:t>
            </w:r>
          </w:p>
        </w:tc>
        <w:tc>
          <w:tcPr>
            <w:tcW w:w="1070" w:type="dxa"/>
          </w:tcPr>
          <w:p w14:paraId="146C4DD8" w14:textId="5EC18C1F" w:rsidR="005A3325" w:rsidRPr="00ED05BC" w:rsidRDefault="007D5F39" w:rsidP="005A3325">
            <w:pPr>
              <w:widowControl/>
              <w:jc w:val="both"/>
              <w:rPr>
                <w:b/>
                <w:bCs/>
              </w:rPr>
            </w:pPr>
            <w:r w:rsidRPr="00ED05BC">
              <w:rPr>
                <w:b/>
                <w:bCs/>
              </w:rPr>
              <w:t>1</w:t>
            </w:r>
          </w:p>
        </w:tc>
        <w:tc>
          <w:tcPr>
            <w:tcW w:w="1310" w:type="dxa"/>
          </w:tcPr>
          <w:p w14:paraId="19F30EEB" w14:textId="13B629E7" w:rsidR="005A3325" w:rsidRPr="00ED05BC" w:rsidRDefault="007D5F39" w:rsidP="005A3325">
            <w:pPr>
              <w:widowControl/>
              <w:jc w:val="both"/>
              <w:rPr>
                <w:b/>
                <w:bCs/>
              </w:rPr>
            </w:pPr>
            <w:r w:rsidRPr="00ED05BC">
              <w:rPr>
                <w:b/>
                <w:bCs/>
              </w:rPr>
              <w:t>0.5</w:t>
            </w:r>
          </w:p>
        </w:tc>
        <w:tc>
          <w:tcPr>
            <w:tcW w:w="1159" w:type="dxa"/>
          </w:tcPr>
          <w:p w14:paraId="1C9010BC" w14:textId="0D90B14D" w:rsidR="005A3325" w:rsidRPr="00ED05BC" w:rsidRDefault="007D5F39" w:rsidP="005A3325">
            <w:pPr>
              <w:widowControl/>
              <w:jc w:val="both"/>
              <w:rPr>
                <w:b/>
                <w:bCs/>
              </w:rPr>
            </w:pPr>
            <w:r w:rsidRPr="00ED05BC">
              <w:rPr>
                <w:b/>
                <w:bCs/>
              </w:rPr>
              <w:t>10000</w:t>
            </w:r>
          </w:p>
        </w:tc>
        <w:tc>
          <w:tcPr>
            <w:tcW w:w="1890" w:type="dxa"/>
          </w:tcPr>
          <w:p w14:paraId="5DDEBB16" w14:textId="3BA6E8EB" w:rsidR="005A3325" w:rsidRPr="00ED05BC" w:rsidRDefault="0011009A" w:rsidP="005658C1">
            <w:pPr>
              <w:widowControl/>
              <w:jc w:val="center"/>
              <w:rPr>
                <w:b/>
                <w:bCs/>
              </w:rPr>
            </w:pPr>
            <w:r w:rsidRPr="00ED05BC">
              <w:rPr>
                <w:b/>
                <w:bCs/>
              </w:rPr>
              <w:t>0.10966 seconds</w:t>
            </w:r>
          </w:p>
        </w:tc>
        <w:tc>
          <w:tcPr>
            <w:tcW w:w="1574" w:type="dxa"/>
          </w:tcPr>
          <w:p w14:paraId="44BC1D13" w14:textId="2012A182" w:rsidR="005A3325" w:rsidRPr="00ED05BC" w:rsidRDefault="0011009A" w:rsidP="005658C1">
            <w:pPr>
              <w:widowControl/>
              <w:jc w:val="center"/>
              <w:rPr>
                <w:b/>
                <w:bCs/>
              </w:rPr>
            </w:pPr>
            <w:r w:rsidRPr="00ED05BC">
              <w:rPr>
                <w:b/>
                <w:bCs/>
              </w:rPr>
              <w:t>74.4687 units</w:t>
            </w:r>
          </w:p>
        </w:tc>
      </w:tr>
      <w:tr w:rsidR="005A3325" w14:paraId="2345970D" w14:textId="77777777" w:rsidTr="00284CF7">
        <w:trPr>
          <w:jc w:val="center"/>
        </w:trPr>
        <w:tc>
          <w:tcPr>
            <w:tcW w:w="956" w:type="dxa"/>
          </w:tcPr>
          <w:p w14:paraId="3F0EA916" w14:textId="554B19BB" w:rsidR="005A3325" w:rsidRPr="00A665F6" w:rsidRDefault="00F31011" w:rsidP="005A3325">
            <w:pPr>
              <w:widowControl/>
              <w:jc w:val="both"/>
              <w:rPr>
                <w:b/>
                <w:bCs/>
              </w:rPr>
            </w:pPr>
            <w:r w:rsidRPr="00A665F6">
              <w:rPr>
                <w:b/>
                <w:bCs/>
              </w:rPr>
              <w:t>2</w:t>
            </w:r>
          </w:p>
        </w:tc>
        <w:tc>
          <w:tcPr>
            <w:tcW w:w="1070" w:type="dxa"/>
          </w:tcPr>
          <w:p w14:paraId="30798224" w14:textId="42297C25" w:rsidR="005A3325" w:rsidRPr="00A665F6" w:rsidRDefault="007D5F39" w:rsidP="005A3325">
            <w:pPr>
              <w:widowControl/>
              <w:jc w:val="both"/>
              <w:rPr>
                <w:b/>
                <w:bCs/>
              </w:rPr>
            </w:pPr>
            <w:r w:rsidRPr="00A665F6">
              <w:rPr>
                <w:b/>
                <w:bCs/>
              </w:rPr>
              <w:t>1</w:t>
            </w:r>
          </w:p>
        </w:tc>
        <w:tc>
          <w:tcPr>
            <w:tcW w:w="1310" w:type="dxa"/>
          </w:tcPr>
          <w:p w14:paraId="40826E0E" w14:textId="59CB82E1" w:rsidR="005A3325" w:rsidRPr="00A665F6" w:rsidRDefault="007D5F39" w:rsidP="005A3325">
            <w:pPr>
              <w:widowControl/>
              <w:jc w:val="both"/>
              <w:rPr>
                <w:b/>
                <w:bCs/>
              </w:rPr>
            </w:pPr>
            <w:r w:rsidRPr="00A665F6">
              <w:rPr>
                <w:b/>
                <w:bCs/>
              </w:rPr>
              <w:t>0.5</w:t>
            </w:r>
          </w:p>
        </w:tc>
        <w:tc>
          <w:tcPr>
            <w:tcW w:w="1159" w:type="dxa"/>
          </w:tcPr>
          <w:p w14:paraId="66C4D3CB" w14:textId="54D8A45F" w:rsidR="005A3325" w:rsidRPr="00A665F6" w:rsidRDefault="007D5F39" w:rsidP="005A3325">
            <w:pPr>
              <w:widowControl/>
              <w:jc w:val="both"/>
              <w:rPr>
                <w:b/>
                <w:bCs/>
              </w:rPr>
            </w:pPr>
            <w:r w:rsidRPr="00A665F6">
              <w:rPr>
                <w:b/>
                <w:bCs/>
              </w:rPr>
              <w:t>10000</w:t>
            </w:r>
          </w:p>
        </w:tc>
        <w:tc>
          <w:tcPr>
            <w:tcW w:w="1890" w:type="dxa"/>
          </w:tcPr>
          <w:p w14:paraId="27FE023E" w14:textId="4E053A29" w:rsidR="005A3325" w:rsidRPr="00A665F6" w:rsidRDefault="00ED05BC" w:rsidP="005658C1">
            <w:pPr>
              <w:widowControl/>
              <w:jc w:val="center"/>
              <w:rPr>
                <w:b/>
                <w:bCs/>
              </w:rPr>
            </w:pPr>
            <w:r w:rsidRPr="00A665F6">
              <w:rPr>
                <w:b/>
                <w:bCs/>
              </w:rPr>
              <w:t>0.11913 seconds</w:t>
            </w:r>
          </w:p>
        </w:tc>
        <w:tc>
          <w:tcPr>
            <w:tcW w:w="1574" w:type="dxa"/>
          </w:tcPr>
          <w:p w14:paraId="56A8C2CA" w14:textId="3734249A" w:rsidR="005A3325" w:rsidRPr="00A665F6" w:rsidRDefault="00ED05BC" w:rsidP="005658C1">
            <w:pPr>
              <w:widowControl/>
              <w:jc w:val="center"/>
              <w:rPr>
                <w:b/>
                <w:bCs/>
              </w:rPr>
            </w:pPr>
            <w:r w:rsidRPr="00A665F6">
              <w:rPr>
                <w:b/>
                <w:bCs/>
              </w:rPr>
              <w:t>65.2126 units</w:t>
            </w:r>
          </w:p>
        </w:tc>
      </w:tr>
      <w:tr w:rsidR="005A3325" w14:paraId="52349318" w14:textId="77777777" w:rsidTr="00284CF7">
        <w:trPr>
          <w:jc w:val="center"/>
        </w:trPr>
        <w:tc>
          <w:tcPr>
            <w:tcW w:w="956" w:type="dxa"/>
          </w:tcPr>
          <w:p w14:paraId="3FC09521" w14:textId="3D26FC6A" w:rsidR="005A3325" w:rsidRPr="00EE6077" w:rsidRDefault="00F31011" w:rsidP="005A3325">
            <w:pPr>
              <w:widowControl/>
              <w:jc w:val="both"/>
              <w:rPr>
                <w:b/>
                <w:bCs/>
              </w:rPr>
            </w:pPr>
            <w:r w:rsidRPr="00EE6077">
              <w:rPr>
                <w:b/>
                <w:bCs/>
              </w:rPr>
              <w:t>3</w:t>
            </w:r>
          </w:p>
        </w:tc>
        <w:tc>
          <w:tcPr>
            <w:tcW w:w="1070" w:type="dxa"/>
          </w:tcPr>
          <w:p w14:paraId="5A25F0CC" w14:textId="4C8C6D16" w:rsidR="005A3325" w:rsidRPr="00EE6077" w:rsidRDefault="007D5F39" w:rsidP="005A3325">
            <w:pPr>
              <w:widowControl/>
              <w:jc w:val="both"/>
              <w:rPr>
                <w:b/>
                <w:bCs/>
              </w:rPr>
            </w:pPr>
            <w:r w:rsidRPr="00EE6077">
              <w:rPr>
                <w:b/>
                <w:bCs/>
              </w:rPr>
              <w:t>1</w:t>
            </w:r>
          </w:p>
        </w:tc>
        <w:tc>
          <w:tcPr>
            <w:tcW w:w="1310" w:type="dxa"/>
          </w:tcPr>
          <w:p w14:paraId="7C93ABD4" w14:textId="6B13F98B" w:rsidR="005A3325" w:rsidRPr="00EE6077" w:rsidRDefault="007D5F39" w:rsidP="005A3325">
            <w:pPr>
              <w:widowControl/>
              <w:jc w:val="both"/>
              <w:rPr>
                <w:b/>
                <w:bCs/>
              </w:rPr>
            </w:pPr>
            <w:r w:rsidRPr="00EE6077">
              <w:rPr>
                <w:b/>
                <w:bCs/>
              </w:rPr>
              <w:t>0.5</w:t>
            </w:r>
          </w:p>
        </w:tc>
        <w:tc>
          <w:tcPr>
            <w:tcW w:w="1159" w:type="dxa"/>
          </w:tcPr>
          <w:p w14:paraId="4833EF88" w14:textId="6655DDDA" w:rsidR="005A3325" w:rsidRPr="00EE6077" w:rsidRDefault="007D5F39" w:rsidP="005A3325">
            <w:pPr>
              <w:widowControl/>
              <w:jc w:val="both"/>
              <w:rPr>
                <w:b/>
                <w:bCs/>
              </w:rPr>
            </w:pPr>
            <w:r w:rsidRPr="00EE6077">
              <w:rPr>
                <w:b/>
                <w:bCs/>
              </w:rPr>
              <w:t>10000</w:t>
            </w:r>
          </w:p>
        </w:tc>
        <w:tc>
          <w:tcPr>
            <w:tcW w:w="1890" w:type="dxa"/>
          </w:tcPr>
          <w:p w14:paraId="0B7916A4" w14:textId="455C87FD" w:rsidR="005A3325" w:rsidRPr="00EE6077" w:rsidRDefault="002434CB" w:rsidP="005658C1">
            <w:pPr>
              <w:widowControl/>
              <w:jc w:val="center"/>
              <w:rPr>
                <w:b/>
                <w:bCs/>
              </w:rPr>
            </w:pPr>
            <w:r w:rsidRPr="00EE6077">
              <w:rPr>
                <w:b/>
                <w:bCs/>
              </w:rPr>
              <w:t>0.15792 seconds</w:t>
            </w:r>
          </w:p>
        </w:tc>
        <w:tc>
          <w:tcPr>
            <w:tcW w:w="1574" w:type="dxa"/>
          </w:tcPr>
          <w:p w14:paraId="3F664A13" w14:textId="44776B75" w:rsidR="005A3325" w:rsidRPr="00EE6077" w:rsidRDefault="002434CB" w:rsidP="005658C1">
            <w:pPr>
              <w:widowControl/>
              <w:jc w:val="center"/>
              <w:rPr>
                <w:b/>
                <w:bCs/>
              </w:rPr>
            </w:pPr>
            <w:r w:rsidRPr="00EE6077">
              <w:rPr>
                <w:b/>
                <w:bCs/>
              </w:rPr>
              <w:t>7</w:t>
            </w:r>
            <w:r w:rsidR="00EE6077" w:rsidRPr="00EE6077">
              <w:rPr>
                <w:b/>
                <w:bCs/>
              </w:rPr>
              <w:t>3</w:t>
            </w:r>
            <w:r w:rsidRPr="00EE6077">
              <w:rPr>
                <w:b/>
                <w:bCs/>
              </w:rPr>
              <w:t>.</w:t>
            </w:r>
            <w:r w:rsidR="00EE6077" w:rsidRPr="00EE6077">
              <w:rPr>
                <w:b/>
                <w:bCs/>
              </w:rPr>
              <w:t>1195</w:t>
            </w:r>
            <w:r w:rsidRPr="00EE6077">
              <w:rPr>
                <w:b/>
                <w:bCs/>
              </w:rPr>
              <w:t xml:space="preserve"> units</w:t>
            </w:r>
          </w:p>
        </w:tc>
      </w:tr>
      <w:tr w:rsidR="005A3325" w14:paraId="2BCE26AF" w14:textId="77777777" w:rsidTr="00284CF7">
        <w:trPr>
          <w:jc w:val="center"/>
        </w:trPr>
        <w:tc>
          <w:tcPr>
            <w:tcW w:w="956" w:type="dxa"/>
          </w:tcPr>
          <w:p w14:paraId="45FBD18A" w14:textId="1BAE546A" w:rsidR="005A3325" w:rsidRDefault="00F31011" w:rsidP="005A3325">
            <w:pPr>
              <w:widowControl/>
              <w:jc w:val="both"/>
            </w:pPr>
            <w:r>
              <w:t>1</w:t>
            </w:r>
          </w:p>
        </w:tc>
        <w:tc>
          <w:tcPr>
            <w:tcW w:w="1070" w:type="dxa"/>
          </w:tcPr>
          <w:p w14:paraId="68A28275" w14:textId="131226A8" w:rsidR="005A3325" w:rsidRDefault="007D5F39" w:rsidP="005A3325">
            <w:pPr>
              <w:widowControl/>
              <w:jc w:val="both"/>
            </w:pPr>
            <w:r>
              <w:t>0.9</w:t>
            </w:r>
          </w:p>
        </w:tc>
        <w:tc>
          <w:tcPr>
            <w:tcW w:w="1310" w:type="dxa"/>
          </w:tcPr>
          <w:p w14:paraId="3D73AEDA" w14:textId="78592B59" w:rsidR="005A3325" w:rsidRDefault="007D5F39" w:rsidP="005A3325">
            <w:pPr>
              <w:widowControl/>
              <w:jc w:val="both"/>
            </w:pPr>
            <w:r>
              <w:t>0.5</w:t>
            </w:r>
          </w:p>
        </w:tc>
        <w:tc>
          <w:tcPr>
            <w:tcW w:w="1159" w:type="dxa"/>
          </w:tcPr>
          <w:p w14:paraId="1A07ADB3" w14:textId="072CD754" w:rsidR="005A3325" w:rsidRDefault="007D5F39" w:rsidP="005A3325">
            <w:pPr>
              <w:widowControl/>
              <w:jc w:val="both"/>
            </w:pPr>
            <w:r w:rsidRPr="007D5F39">
              <w:t>10000</w:t>
            </w:r>
          </w:p>
        </w:tc>
        <w:tc>
          <w:tcPr>
            <w:tcW w:w="1890" w:type="dxa"/>
          </w:tcPr>
          <w:p w14:paraId="339F70F6" w14:textId="4658C68F" w:rsidR="005A3325" w:rsidRDefault="0011009A" w:rsidP="005658C1">
            <w:pPr>
              <w:widowControl/>
              <w:jc w:val="center"/>
            </w:pPr>
            <w:r>
              <w:t>0.1252 seconds</w:t>
            </w:r>
          </w:p>
        </w:tc>
        <w:tc>
          <w:tcPr>
            <w:tcW w:w="1574" w:type="dxa"/>
          </w:tcPr>
          <w:p w14:paraId="06BD6B68" w14:textId="6FD8CDB4" w:rsidR="005A3325" w:rsidRDefault="0011009A" w:rsidP="005658C1">
            <w:pPr>
              <w:widowControl/>
              <w:jc w:val="center"/>
            </w:pPr>
            <w:r>
              <w:t>75.2525 units</w:t>
            </w:r>
          </w:p>
        </w:tc>
      </w:tr>
      <w:tr w:rsidR="005A3325" w14:paraId="1AFCA970" w14:textId="77777777" w:rsidTr="00284CF7">
        <w:trPr>
          <w:jc w:val="center"/>
        </w:trPr>
        <w:tc>
          <w:tcPr>
            <w:tcW w:w="956" w:type="dxa"/>
          </w:tcPr>
          <w:p w14:paraId="1EAEE05E" w14:textId="09E91B30" w:rsidR="005A3325" w:rsidRDefault="00F31011" w:rsidP="005A3325">
            <w:pPr>
              <w:widowControl/>
              <w:jc w:val="both"/>
            </w:pPr>
            <w:r>
              <w:t>2</w:t>
            </w:r>
          </w:p>
        </w:tc>
        <w:tc>
          <w:tcPr>
            <w:tcW w:w="1070" w:type="dxa"/>
          </w:tcPr>
          <w:p w14:paraId="35E232FE" w14:textId="0F728FA1" w:rsidR="005A3325" w:rsidRDefault="007D5F39" w:rsidP="005A3325">
            <w:pPr>
              <w:widowControl/>
              <w:jc w:val="both"/>
            </w:pPr>
            <w:r>
              <w:t>0.9</w:t>
            </w:r>
          </w:p>
        </w:tc>
        <w:tc>
          <w:tcPr>
            <w:tcW w:w="1310" w:type="dxa"/>
          </w:tcPr>
          <w:p w14:paraId="41CB00A2" w14:textId="0FE0FE3B" w:rsidR="005A3325" w:rsidRDefault="007D5F39" w:rsidP="005A3325">
            <w:pPr>
              <w:widowControl/>
              <w:jc w:val="both"/>
            </w:pPr>
            <w:r>
              <w:t>0.5</w:t>
            </w:r>
          </w:p>
        </w:tc>
        <w:tc>
          <w:tcPr>
            <w:tcW w:w="1159" w:type="dxa"/>
          </w:tcPr>
          <w:p w14:paraId="23E40FD5" w14:textId="5E4D70E7" w:rsidR="005A3325" w:rsidRDefault="007D5F39" w:rsidP="005A3325">
            <w:pPr>
              <w:widowControl/>
              <w:jc w:val="both"/>
            </w:pPr>
            <w:r w:rsidRPr="007D5F39">
              <w:t>10000</w:t>
            </w:r>
          </w:p>
        </w:tc>
        <w:tc>
          <w:tcPr>
            <w:tcW w:w="1890" w:type="dxa"/>
          </w:tcPr>
          <w:p w14:paraId="7F403511" w14:textId="2F671121" w:rsidR="005A3325" w:rsidRDefault="00ED05BC" w:rsidP="005658C1">
            <w:pPr>
              <w:widowControl/>
              <w:jc w:val="center"/>
            </w:pPr>
            <w:r>
              <w:t>0.16047 seconds</w:t>
            </w:r>
          </w:p>
        </w:tc>
        <w:tc>
          <w:tcPr>
            <w:tcW w:w="1574" w:type="dxa"/>
          </w:tcPr>
          <w:p w14:paraId="5D40D372" w14:textId="1A0CB215" w:rsidR="005A3325" w:rsidRDefault="00ED05BC" w:rsidP="005658C1">
            <w:pPr>
              <w:widowControl/>
              <w:jc w:val="center"/>
            </w:pPr>
            <w:r>
              <w:t>66.4005 units</w:t>
            </w:r>
          </w:p>
        </w:tc>
      </w:tr>
      <w:tr w:rsidR="005A3325" w14:paraId="1C337C0E" w14:textId="77777777" w:rsidTr="00284CF7">
        <w:trPr>
          <w:jc w:val="center"/>
        </w:trPr>
        <w:tc>
          <w:tcPr>
            <w:tcW w:w="956" w:type="dxa"/>
          </w:tcPr>
          <w:p w14:paraId="69FCEC2D" w14:textId="4EC4A826" w:rsidR="005A3325" w:rsidRDefault="00F31011" w:rsidP="005A3325">
            <w:pPr>
              <w:widowControl/>
              <w:jc w:val="both"/>
            </w:pPr>
            <w:r>
              <w:t>3</w:t>
            </w:r>
          </w:p>
        </w:tc>
        <w:tc>
          <w:tcPr>
            <w:tcW w:w="1070" w:type="dxa"/>
          </w:tcPr>
          <w:p w14:paraId="26FD66EC" w14:textId="75F7AA35" w:rsidR="005A3325" w:rsidRDefault="007D5F39" w:rsidP="005A3325">
            <w:pPr>
              <w:widowControl/>
              <w:jc w:val="both"/>
            </w:pPr>
            <w:r>
              <w:t>0.9</w:t>
            </w:r>
          </w:p>
        </w:tc>
        <w:tc>
          <w:tcPr>
            <w:tcW w:w="1310" w:type="dxa"/>
          </w:tcPr>
          <w:p w14:paraId="626226C7" w14:textId="4585CB84" w:rsidR="005A3325" w:rsidRDefault="007D5F39" w:rsidP="005A3325">
            <w:pPr>
              <w:widowControl/>
              <w:jc w:val="both"/>
            </w:pPr>
            <w:r>
              <w:t>0.5</w:t>
            </w:r>
          </w:p>
        </w:tc>
        <w:tc>
          <w:tcPr>
            <w:tcW w:w="1159" w:type="dxa"/>
          </w:tcPr>
          <w:p w14:paraId="6A767F3A" w14:textId="5BF14162" w:rsidR="005A3325" w:rsidRDefault="007D5F39" w:rsidP="005A3325">
            <w:pPr>
              <w:widowControl/>
              <w:jc w:val="both"/>
            </w:pPr>
            <w:r w:rsidRPr="007D5F39">
              <w:t>10000</w:t>
            </w:r>
          </w:p>
        </w:tc>
        <w:tc>
          <w:tcPr>
            <w:tcW w:w="1890" w:type="dxa"/>
          </w:tcPr>
          <w:p w14:paraId="5EFBB33A" w14:textId="2B724AED" w:rsidR="005A3325" w:rsidRDefault="00A7690B" w:rsidP="005658C1">
            <w:pPr>
              <w:widowControl/>
              <w:jc w:val="center"/>
            </w:pPr>
            <w:r>
              <w:t>0.22634 seconds</w:t>
            </w:r>
          </w:p>
        </w:tc>
        <w:tc>
          <w:tcPr>
            <w:tcW w:w="1574" w:type="dxa"/>
          </w:tcPr>
          <w:p w14:paraId="7917AC22" w14:textId="5D945B99" w:rsidR="005A3325" w:rsidRDefault="00A7690B" w:rsidP="005658C1">
            <w:pPr>
              <w:widowControl/>
              <w:jc w:val="center"/>
            </w:pPr>
            <w:r>
              <w:t>75.7128 units</w:t>
            </w:r>
          </w:p>
        </w:tc>
      </w:tr>
      <w:tr w:rsidR="005A3325" w14:paraId="463EFBF0" w14:textId="77777777" w:rsidTr="00284CF7">
        <w:trPr>
          <w:jc w:val="center"/>
        </w:trPr>
        <w:tc>
          <w:tcPr>
            <w:tcW w:w="956" w:type="dxa"/>
          </w:tcPr>
          <w:p w14:paraId="7E2AE78B" w14:textId="69739DFB" w:rsidR="005A3325" w:rsidRDefault="00F31011" w:rsidP="005A3325">
            <w:pPr>
              <w:widowControl/>
              <w:jc w:val="both"/>
            </w:pPr>
            <w:r>
              <w:t>1</w:t>
            </w:r>
          </w:p>
        </w:tc>
        <w:tc>
          <w:tcPr>
            <w:tcW w:w="1070" w:type="dxa"/>
          </w:tcPr>
          <w:p w14:paraId="4F01C41E" w14:textId="6FD3F381" w:rsidR="005A3325" w:rsidRDefault="007D5F39" w:rsidP="005A3325">
            <w:pPr>
              <w:widowControl/>
              <w:jc w:val="both"/>
            </w:pPr>
            <w:r>
              <w:t>0.8</w:t>
            </w:r>
          </w:p>
        </w:tc>
        <w:tc>
          <w:tcPr>
            <w:tcW w:w="1310" w:type="dxa"/>
          </w:tcPr>
          <w:p w14:paraId="11CDA039" w14:textId="38DD55A1" w:rsidR="005A3325" w:rsidRDefault="007D5F39" w:rsidP="005A3325">
            <w:pPr>
              <w:widowControl/>
              <w:jc w:val="both"/>
            </w:pPr>
            <w:r>
              <w:t>0.5</w:t>
            </w:r>
          </w:p>
        </w:tc>
        <w:tc>
          <w:tcPr>
            <w:tcW w:w="1159" w:type="dxa"/>
          </w:tcPr>
          <w:p w14:paraId="18885EB6" w14:textId="516622EB" w:rsidR="005A3325" w:rsidRDefault="007D5F39" w:rsidP="005A3325">
            <w:pPr>
              <w:widowControl/>
              <w:jc w:val="both"/>
            </w:pPr>
            <w:r w:rsidRPr="007D5F39">
              <w:t>10000</w:t>
            </w:r>
          </w:p>
        </w:tc>
        <w:tc>
          <w:tcPr>
            <w:tcW w:w="1890" w:type="dxa"/>
          </w:tcPr>
          <w:p w14:paraId="42A621D7" w14:textId="4463F91A" w:rsidR="005A3325" w:rsidRDefault="0011009A" w:rsidP="005658C1">
            <w:pPr>
              <w:widowControl/>
              <w:jc w:val="center"/>
            </w:pPr>
            <w:r>
              <w:t>0.23065 seconds</w:t>
            </w:r>
          </w:p>
        </w:tc>
        <w:tc>
          <w:tcPr>
            <w:tcW w:w="1574" w:type="dxa"/>
          </w:tcPr>
          <w:p w14:paraId="7A6D1802" w14:textId="18B49557" w:rsidR="005A3325" w:rsidRDefault="0011009A" w:rsidP="005658C1">
            <w:pPr>
              <w:widowControl/>
              <w:jc w:val="center"/>
            </w:pPr>
            <w:r>
              <w:t>75.8059 units</w:t>
            </w:r>
          </w:p>
        </w:tc>
      </w:tr>
      <w:tr w:rsidR="00F31011" w14:paraId="1EE6EB7C" w14:textId="77777777" w:rsidTr="00284CF7">
        <w:trPr>
          <w:jc w:val="center"/>
        </w:trPr>
        <w:tc>
          <w:tcPr>
            <w:tcW w:w="956" w:type="dxa"/>
          </w:tcPr>
          <w:p w14:paraId="60EE6C54" w14:textId="1BE4B3E3" w:rsidR="00F31011" w:rsidRDefault="00F31011" w:rsidP="005A3325">
            <w:pPr>
              <w:widowControl/>
              <w:jc w:val="both"/>
            </w:pPr>
            <w:r>
              <w:t>2</w:t>
            </w:r>
          </w:p>
        </w:tc>
        <w:tc>
          <w:tcPr>
            <w:tcW w:w="1070" w:type="dxa"/>
          </w:tcPr>
          <w:p w14:paraId="35BEB74C" w14:textId="29467094" w:rsidR="00F31011" w:rsidRDefault="007D5F39" w:rsidP="005A3325">
            <w:pPr>
              <w:widowControl/>
              <w:jc w:val="both"/>
            </w:pPr>
            <w:r>
              <w:t>0.8</w:t>
            </w:r>
          </w:p>
        </w:tc>
        <w:tc>
          <w:tcPr>
            <w:tcW w:w="1310" w:type="dxa"/>
          </w:tcPr>
          <w:p w14:paraId="708A9DD9" w14:textId="1E2AD0B1" w:rsidR="00F31011" w:rsidRDefault="007D5F39" w:rsidP="005A3325">
            <w:pPr>
              <w:widowControl/>
              <w:jc w:val="both"/>
            </w:pPr>
            <w:r>
              <w:t>0.5</w:t>
            </w:r>
          </w:p>
        </w:tc>
        <w:tc>
          <w:tcPr>
            <w:tcW w:w="1159" w:type="dxa"/>
          </w:tcPr>
          <w:p w14:paraId="10D6735D" w14:textId="565674CD" w:rsidR="00F31011" w:rsidRDefault="007D5F39" w:rsidP="005A3325">
            <w:pPr>
              <w:widowControl/>
              <w:jc w:val="both"/>
            </w:pPr>
            <w:r w:rsidRPr="007D5F39">
              <w:t>10000</w:t>
            </w:r>
          </w:p>
        </w:tc>
        <w:tc>
          <w:tcPr>
            <w:tcW w:w="1890" w:type="dxa"/>
          </w:tcPr>
          <w:p w14:paraId="0E146F0F" w14:textId="52B4B3F4" w:rsidR="00F31011" w:rsidRDefault="00ED05BC" w:rsidP="005658C1">
            <w:pPr>
              <w:widowControl/>
              <w:jc w:val="center"/>
            </w:pPr>
            <w:r>
              <w:t>0.23737 seconds</w:t>
            </w:r>
          </w:p>
        </w:tc>
        <w:tc>
          <w:tcPr>
            <w:tcW w:w="1574" w:type="dxa"/>
          </w:tcPr>
          <w:p w14:paraId="40F555BC" w14:textId="207DD209" w:rsidR="00F31011" w:rsidRDefault="00ED05BC" w:rsidP="005658C1">
            <w:pPr>
              <w:widowControl/>
              <w:jc w:val="center"/>
            </w:pPr>
            <w:r>
              <w:t>68.2997 units</w:t>
            </w:r>
          </w:p>
        </w:tc>
      </w:tr>
      <w:tr w:rsidR="00F31011" w14:paraId="1C10D7BE" w14:textId="77777777" w:rsidTr="00284CF7">
        <w:trPr>
          <w:jc w:val="center"/>
        </w:trPr>
        <w:tc>
          <w:tcPr>
            <w:tcW w:w="956" w:type="dxa"/>
          </w:tcPr>
          <w:p w14:paraId="4FA980C0" w14:textId="4D315164" w:rsidR="00F31011" w:rsidRDefault="00F31011" w:rsidP="005A3325">
            <w:pPr>
              <w:widowControl/>
              <w:jc w:val="both"/>
            </w:pPr>
            <w:r>
              <w:t>3</w:t>
            </w:r>
          </w:p>
        </w:tc>
        <w:tc>
          <w:tcPr>
            <w:tcW w:w="1070" w:type="dxa"/>
          </w:tcPr>
          <w:p w14:paraId="34BD213D" w14:textId="1BE80B09" w:rsidR="00F31011" w:rsidRDefault="007D5F39" w:rsidP="005A3325">
            <w:pPr>
              <w:widowControl/>
              <w:jc w:val="both"/>
            </w:pPr>
            <w:r>
              <w:t>0.8</w:t>
            </w:r>
          </w:p>
        </w:tc>
        <w:tc>
          <w:tcPr>
            <w:tcW w:w="1310" w:type="dxa"/>
          </w:tcPr>
          <w:p w14:paraId="56B0F2AE" w14:textId="70BFFEF2" w:rsidR="00F31011" w:rsidRDefault="007D5F39" w:rsidP="005A3325">
            <w:pPr>
              <w:widowControl/>
              <w:jc w:val="both"/>
            </w:pPr>
            <w:r>
              <w:t>0.5</w:t>
            </w:r>
          </w:p>
        </w:tc>
        <w:tc>
          <w:tcPr>
            <w:tcW w:w="1159" w:type="dxa"/>
          </w:tcPr>
          <w:p w14:paraId="5D5AEF07" w14:textId="4DCBB7BC" w:rsidR="00F31011" w:rsidRDefault="007D5F39" w:rsidP="005A3325">
            <w:pPr>
              <w:widowControl/>
              <w:jc w:val="both"/>
            </w:pPr>
            <w:r w:rsidRPr="007D5F39">
              <w:t>10000</w:t>
            </w:r>
          </w:p>
        </w:tc>
        <w:tc>
          <w:tcPr>
            <w:tcW w:w="1890" w:type="dxa"/>
          </w:tcPr>
          <w:p w14:paraId="0490B604" w14:textId="5D8DD847" w:rsidR="00F31011" w:rsidRDefault="00A665F6" w:rsidP="005658C1">
            <w:pPr>
              <w:widowControl/>
              <w:jc w:val="center"/>
            </w:pPr>
            <w:r>
              <w:t>0.28348 seconds</w:t>
            </w:r>
          </w:p>
        </w:tc>
        <w:tc>
          <w:tcPr>
            <w:tcW w:w="1574" w:type="dxa"/>
          </w:tcPr>
          <w:p w14:paraId="3EA35C18" w14:textId="59D345DB" w:rsidR="00F31011" w:rsidRDefault="00A665F6" w:rsidP="005658C1">
            <w:pPr>
              <w:widowControl/>
              <w:jc w:val="center"/>
            </w:pPr>
            <w:r>
              <w:t>77.6648 units</w:t>
            </w:r>
          </w:p>
        </w:tc>
      </w:tr>
      <w:tr w:rsidR="007D5F39" w14:paraId="52AEE2E0" w14:textId="77777777" w:rsidTr="00284CF7">
        <w:trPr>
          <w:jc w:val="center"/>
        </w:trPr>
        <w:tc>
          <w:tcPr>
            <w:tcW w:w="956" w:type="dxa"/>
          </w:tcPr>
          <w:p w14:paraId="2A12B850" w14:textId="1A427B40" w:rsidR="007D5F39" w:rsidRDefault="007D5F39" w:rsidP="005A3325">
            <w:pPr>
              <w:widowControl/>
              <w:jc w:val="both"/>
            </w:pPr>
            <w:r>
              <w:t>1</w:t>
            </w:r>
          </w:p>
        </w:tc>
        <w:tc>
          <w:tcPr>
            <w:tcW w:w="1070" w:type="dxa"/>
          </w:tcPr>
          <w:p w14:paraId="2B3596ED" w14:textId="01DE8B26" w:rsidR="007D5F39" w:rsidRDefault="007D5F39" w:rsidP="005A3325">
            <w:pPr>
              <w:widowControl/>
              <w:jc w:val="both"/>
            </w:pPr>
            <w:r>
              <w:t>0.7</w:t>
            </w:r>
          </w:p>
        </w:tc>
        <w:tc>
          <w:tcPr>
            <w:tcW w:w="1310" w:type="dxa"/>
          </w:tcPr>
          <w:p w14:paraId="41EBCEF9" w14:textId="10A46DB9" w:rsidR="007D5F39" w:rsidRDefault="007D5F39" w:rsidP="005A3325">
            <w:pPr>
              <w:widowControl/>
              <w:jc w:val="both"/>
            </w:pPr>
            <w:r>
              <w:t>0.5</w:t>
            </w:r>
          </w:p>
        </w:tc>
        <w:tc>
          <w:tcPr>
            <w:tcW w:w="1159" w:type="dxa"/>
          </w:tcPr>
          <w:p w14:paraId="0E700E3C" w14:textId="1B548A48" w:rsidR="007D5F39" w:rsidRDefault="007D5F39" w:rsidP="005A3325">
            <w:pPr>
              <w:widowControl/>
              <w:jc w:val="both"/>
            </w:pPr>
            <w:r w:rsidRPr="007D5F39">
              <w:t>10000</w:t>
            </w:r>
          </w:p>
        </w:tc>
        <w:tc>
          <w:tcPr>
            <w:tcW w:w="1890" w:type="dxa"/>
          </w:tcPr>
          <w:p w14:paraId="7BDEDD39" w14:textId="38339EA2" w:rsidR="007D5F39" w:rsidRDefault="0011009A" w:rsidP="005658C1">
            <w:pPr>
              <w:widowControl/>
              <w:jc w:val="center"/>
            </w:pPr>
            <w:r>
              <w:t>0.27875 seconds</w:t>
            </w:r>
          </w:p>
        </w:tc>
        <w:tc>
          <w:tcPr>
            <w:tcW w:w="1574" w:type="dxa"/>
          </w:tcPr>
          <w:p w14:paraId="2FD9D436" w14:textId="20F41721" w:rsidR="007D5F39" w:rsidRDefault="0011009A" w:rsidP="005658C1">
            <w:pPr>
              <w:widowControl/>
              <w:jc w:val="center"/>
            </w:pPr>
            <w:r>
              <w:t>75.4374 units</w:t>
            </w:r>
          </w:p>
        </w:tc>
      </w:tr>
      <w:tr w:rsidR="007D5F39" w14:paraId="0EA4FF4B" w14:textId="77777777" w:rsidTr="00284CF7">
        <w:trPr>
          <w:jc w:val="center"/>
        </w:trPr>
        <w:tc>
          <w:tcPr>
            <w:tcW w:w="956" w:type="dxa"/>
          </w:tcPr>
          <w:p w14:paraId="50691113" w14:textId="6AE2A57A" w:rsidR="007D5F39" w:rsidRDefault="007D5F39" w:rsidP="005A3325">
            <w:pPr>
              <w:widowControl/>
              <w:jc w:val="both"/>
            </w:pPr>
            <w:r>
              <w:t>2</w:t>
            </w:r>
          </w:p>
        </w:tc>
        <w:tc>
          <w:tcPr>
            <w:tcW w:w="1070" w:type="dxa"/>
          </w:tcPr>
          <w:p w14:paraId="69C0F10C" w14:textId="5D1EB680" w:rsidR="007D5F39" w:rsidRDefault="007D5F39" w:rsidP="005A3325">
            <w:pPr>
              <w:widowControl/>
              <w:jc w:val="both"/>
            </w:pPr>
            <w:r>
              <w:t>0.7</w:t>
            </w:r>
          </w:p>
        </w:tc>
        <w:tc>
          <w:tcPr>
            <w:tcW w:w="1310" w:type="dxa"/>
          </w:tcPr>
          <w:p w14:paraId="29EC4FD3" w14:textId="0F120397" w:rsidR="007D5F39" w:rsidRDefault="007D5F39" w:rsidP="005A3325">
            <w:pPr>
              <w:widowControl/>
              <w:jc w:val="both"/>
            </w:pPr>
            <w:r>
              <w:t>0.5</w:t>
            </w:r>
          </w:p>
        </w:tc>
        <w:tc>
          <w:tcPr>
            <w:tcW w:w="1159" w:type="dxa"/>
          </w:tcPr>
          <w:p w14:paraId="69BF0BCB" w14:textId="15499D9D" w:rsidR="007D5F39" w:rsidRDefault="007D5F39" w:rsidP="005A3325">
            <w:pPr>
              <w:widowControl/>
              <w:jc w:val="both"/>
            </w:pPr>
            <w:r w:rsidRPr="007D5F39">
              <w:t>10000</w:t>
            </w:r>
          </w:p>
        </w:tc>
        <w:tc>
          <w:tcPr>
            <w:tcW w:w="1890" w:type="dxa"/>
          </w:tcPr>
          <w:p w14:paraId="61346926" w14:textId="1071ED5A" w:rsidR="007D5F39" w:rsidRDefault="00ED05BC" w:rsidP="005658C1">
            <w:pPr>
              <w:widowControl/>
              <w:jc w:val="center"/>
            </w:pPr>
            <w:r>
              <w:t>0.37712 seconds</w:t>
            </w:r>
          </w:p>
        </w:tc>
        <w:tc>
          <w:tcPr>
            <w:tcW w:w="1574" w:type="dxa"/>
          </w:tcPr>
          <w:p w14:paraId="32B2C10E" w14:textId="6657D046" w:rsidR="007D5F39" w:rsidRDefault="00ED05BC" w:rsidP="005658C1">
            <w:pPr>
              <w:widowControl/>
              <w:jc w:val="center"/>
            </w:pPr>
            <w:r>
              <w:t>68.1328 units</w:t>
            </w:r>
          </w:p>
        </w:tc>
      </w:tr>
      <w:tr w:rsidR="007D5F39" w14:paraId="1C590A13" w14:textId="77777777" w:rsidTr="00284CF7">
        <w:trPr>
          <w:jc w:val="center"/>
        </w:trPr>
        <w:tc>
          <w:tcPr>
            <w:tcW w:w="956" w:type="dxa"/>
          </w:tcPr>
          <w:p w14:paraId="4264C68F" w14:textId="1EE43FFD" w:rsidR="007D5F39" w:rsidRDefault="007D5F39" w:rsidP="005A3325">
            <w:pPr>
              <w:widowControl/>
              <w:jc w:val="both"/>
            </w:pPr>
            <w:r>
              <w:t>3</w:t>
            </w:r>
          </w:p>
        </w:tc>
        <w:tc>
          <w:tcPr>
            <w:tcW w:w="1070" w:type="dxa"/>
          </w:tcPr>
          <w:p w14:paraId="2F2240F4" w14:textId="0F5856A8" w:rsidR="007D5F39" w:rsidRDefault="007D5F39" w:rsidP="005A3325">
            <w:pPr>
              <w:widowControl/>
              <w:jc w:val="both"/>
            </w:pPr>
            <w:r>
              <w:t>0.7</w:t>
            </w:r>
          </w:p>
        </w:tc>
        <w:tc>
          <w:tcPr>
            <w:tcW w:w="1310" w:type="dxa"/>
          </w:tcPr>
          <w:p w14:paraId="5022A4C9" w14:textId="41205FDE" w:rsidR="007D5F39" w:rsidRDefault="007D5F39" w:rsidP="005A3325">
            <w:pPr>
              <w:widowControl/>
              <w:jc w:val="both"/>
            </w:pPr>
            <w:r>
              <w:t>0.5</w:t>
            </w:r>
          </w:p>
        </w:tc>
        <w:tc>
          <w:tcPr>
            <w:tcW w:w="1159" w:type="dxa"/>
          </w:tcPr>
          <w:p w14:paraId="5C188C2F" w14:textId="44303F04" w:rsidR="007D5F39" w:rsidRDefault="007D5F39" w:rsidP="005A3325">
            <w:pPr>
              <w:widowControl/>
              <w:jc w:val="both"/>
            </w:pPr>
            <w:r w:rsidRPr="007D5F39">
              <w:t>10000</w:t>
            </w:r>
          </w:p>
        </w:tc>
        <w:tc>
          <w:tcPr>
            <w:tcW w:w="1890" w:type="dxa"/>
          </w:tcPr>
          <w:p w14:paraId="34C6C6C2" w14:textId="5D087E78" w:rsidR="007D5F39" w:rsidRDefault="00A665F6" w:rsidP="005658C1">
            <w:pPr>
              <w:widowControl/>
              <w:jc w:val="center"/>
            </w:pPr>
            <w:r>
              <w:t>0.43949 seconds</w:t>
            </w:r>
          </w:p>
        </w:tc>
        <w:tc>
          <w:tcPr>
            <w:tcW w:w="1574" w:type="dxa"/>
          </w:tcPr>
          <w:p w14:paraId="48C3D898" w14:textId="08E765A6" w:rsidR="007D5F39" w:rsidRDefault="00A665F6" w:rsidP="005658C1">
            <w:pPr>
              <w:widowControl/>
              <w:jc w:val="center"/>
            </w:pPr>
            <w:r>
              <w:t>73.3747 units</w:t>
            </w:r>
          </w:p>
        </w:tc>
      </w:tr>
      <w:tr w:rsidR="007D5F39" w14:paraId="5459E548" w14:textId="77777777" w:rsidTr="00284CF7">
        <w:trPr>
          <w:jc w:val="center"/>
        </w:trPr>
        <w:tc>
          <w:tcPr>
            <w:tcW w:w="956" w:type="dxa"/>
          </w:tcPr>
          <w:p w14:paraId="22B8D494" w14:textId="17BDD66C" w:rsidR="007D5F39" w:rsidRDefault="007D5F39" w:rsidP="005A3325">
            <w:pPr>
              <w:widowControl/>
              <w:jc w:val="both"/>
            </w:pPr>
            <w:r>
              <w:t>1</w:t>
            </w:r>
          </w:p>
        </w:tc>
        <w:tc>
          <w:tcPr>
            <w:tcW w:w="1070" w:type="dxa"/>
          </w:tcPr>
          <w:p w14:paraId="27BFFA39" w14:textId="0347F9C8" w:rsidR="007D5F39" w:rsidRDefault="007D5F39" w:rsidP="005A3325">
            <w:pPr>
              <w:widowControl/>
              <w:jc w:val="both"/>
            </w:pPr>
            <w:r>
              <w:t>0.6</w:t>
            </w:r>
          </w:p>
        </w:tc>
        <w:tc>
          <w:tcPr>
            <w:tcW w:w="1310" w:type="dxa"/>
          </w:tcPr>
          <w:p w14:paraId="0AEF28FD" w14:textId="120AA157" w:rsidR="007D5F39" w:rsidRDefault="007D5F39" w:rsidP="005A3325">
            <w:pPr>
              <w:widowControl/>
              <w:jc w:val="both"/>
            </w:pPr>
            <w:r>
              <w:t>0.5</w:t>
            </w:r>
          </w:p>
        </w:tc>
        <w:tc>
          <w:tcPr>
            <w:tcW w:w="1159" w:type="dxa"/>
          </w:tcPr>
          <w:p w14:paraId="140421F1" w14:textId="09EE5206" w:rsidR="007D5F39" w:rsidRDefault="007D5F39" w:rsidP="005A3325">
            <w:pPr>
              <w:widowControl/>
              <w:jc w:val="both"/>
            </w:pPr>
            <w:r w:rsidRPr="007D5F39">
              <w:t>10000</w:t>
            </w:r>
          </w:p>
        </w:tc>
        <w:tc>
          <w:tcPr>
            <w:tcW w:w="1890" w:type="dxa"/>
          </w:tcPr>
          <w:p w14:paraId="7D96DE95" w14:textId="47F2AAE3" w:rsidR="007D5F39" w:rsidRDefault="0011009A" w:rsidP="005658C1">
            <w:pPr>
              <w:widowControl/>
              <w:jc w:val="center"/>
            </w:pPr>
            <w:r>
              <w:t>0.51724 seconds</w:t>
            </w:r>
          </w:p>
        </w:tc>
        <w:tc>
          <w:tcPr>
            <w:tcW w:w="1574" w:type="dxa"/>
          </w:tcPr>
          <w:p w14:paraId="1FE5F7A3" w14:textId="2C37E481" w:rsidR="007D5F39" w:rsidRDefault="0011009A" w:rsidP="005658C1">
            <w:pPr>
              <w:widowControl/>
              <w:jc w:val="center"/>
            </w:pPr>
            <w:r>
              <w:t>73.4757</w:t>
            </w:r>
            <w:r w:rsidR="0035202E">
              <w:t xml:space="preserve"> units</w:t>
            </w:r>
          </w:p>
        </w:tc>
      </w:tr>
      <w:tr w:rsidR="007D5F39" w14:paraId="72A84DF4" w14:textId="77777777" w:rsidTr="00284CF7">
        <w:trPr>
          <w:jc w:val="center"/>
        </w:trPr>
        <w:tc>
          <w:tcPr>
            <w:tcW w:w="956" w:type="dxa"/>
          </w:tcPr>
          <w:p w14:paraId="49E72CDD" w14:textId="3DC37E9B" w:rsidR="007D5F39" w:rsidRDefault="007D5F39" w:rsidP="005A3325">
            <w:pPr>
              <w:widowControl/>
              <w:jc w:val="both"/>
            </w:pPr>
            <w:r>
              <w:t>2</w:t>
            </w:r>
          </w:p>
        </w:tc>
        <w:tc>
          <w:tcPr>
            <w:tcW w:w="1070" w:type="dxa"/>
          </w:tcPr>
          <w:p w14:paraId="44B0EEF4" w14:textId="580EFF30" w:rsidR="007D5F39" w:rsidRDefault="007D5F39" w:rsidP="005A3325">
            <w:pPr>
              <w:widowControl/>
              <w:jc w:val="both"/>
            </w:pPr>
            <w:r>
              <w:t>0.6</w:t>
            </w:r>
          </w:p>
        </w:tc>
        <w:tc>
          <w:tcPr>
            <w:tcW w:w="1310" w:type="dxa"/>
          </w:tcPr>
          <w:p w14:paraId="52CBEA38" w14:textId="3CDC4A57" w:rsidR="007D5F39" w:rsidRDefault="007D5F39" w:rsidP="005A3325">
            <w:pPr>
              <w:widowControl/>
              <w:jc w:val="both"/>
            </w:pPr>
            <w:r>
              <w:t>0.5</w:t>
            </w:r>
          </w:p>
        </w:tc>
        <w:tc>
          <w:tcPr>
            <w:tcW w:w="1159" w:type="dxa"/>
          </w:tcPr>
          <w:p w14:paraId="73E54F8A" w14:textId="16CD744B" w:rsidR="007D5F39" w:rsidRDefault="007D5F39" w:rsidP="005A3325">
            <w:pPr>
              <w:widowControl/>
              <w:jc w:val="both"/>
            </w:pPr>
            <w:r w:rsidRPr="007D5F39">
              <w:t>10000</w:t>
            </w:r>
          </w:p>
        </w:tc>
        <w:tc>
          <w:tcPr>
            <w:tcW w:w="1890" w:type="dxa"/>
          </w:tcPr>
          <w:p w14:paraId="3F29623C" w14:textId="643C26F9" w:rsidR="007D5F39" w:rsidRDefault="00ED05BC" w:rsidP="005658C1">
            <w:pPr>
              <w:widowControl/>
              <w:jc w:val="center"/>
            </w:pPr>
            <w:r>
              <w:t>0.57477 seconds</w:t>
            </w:r>
          </w:p>
        </w:tc>
        <w:tc>
          <w:tcPr>
            <w:tcW w:w="1574" w:type="dxa"/>
          </w:tcPr>
          <w:p w14:paraId="31AA7070" w14:textId="4316864D" w:rsidR="007D5F39" w:rsidRDefault="00ED05BC" w:rsidP="005658C1">
            <w:pPr>
              <w:widowControl/>
              <w:jc w:val="center"/>
            </w:pPr>
            <w:r>
              <w:t>67.4011 units</w:t>
            </w:r>
          </w:p>
        </w:tc>
      </w:tr>
      <w:tr w:rsidR="007D5F39" w14:paraId="0BCFB788" w14:textId="77777777" w:rsidTr="00284CF7">
        <w:trPr>
          <w:jc w:val="center"/>
        </w:trPr>
        <w:tc>
          <w:tcPr>
            <w:tcW w:w="956" w:type="dxa"/>
          </w:tcPr>
          <w:p w14:paraId="466991D0" w14:textId="3AC08984" w:rsidR="007D5F39" w:rsidRDefault="007D5F39" w:rsidP="005A3325">
            <w:pPr>
              <w:widowControl/>
              <w:jc w:val="both"/>
            </w:pPr>
            <w:r>
              <w:t>3</w:t>
            </w:r>
          </w:p>
        </w:tc>
        <w:tc>
          <w:tcPr>
            <w:tcW w:w="1070" w:type="dxa"/>
          </w:tcPr>
          <w:p w14:paraId="5B0BBC97" w14:textId="2A520FDE" w:rsidR="007D5F39" w:rsidRDefault="007D5F39" w:rsidP="005A3325">
            <w:pPr>
              <w:widowControl/>
              <w:jc w:val="both"/>
            </w:pPr>
            <w:r>
              <w:t>0.6</w:t>
            </w:r>
          </w:p>
        </w:tc>
        <w:tc>
          <w:tcPr>
            <w:tcW w:w="1310" w:type="dxa"/>
          </w:tcPr>
          <w:p w14:paraId="6C4ED980" w14:textId="6A1CCD3C" w:rsidR="007D5F39" w:rsidRDefault="007D5F39" w:rsidP="005A3325">
            <w:pPr>
              <w:widowControl/>
              <w:jc w:val="both"/>
            </w:pPr>
            <w:r>
              <w:t>0.5</w:t>
            </w:r>
          </w:p>
        </w:tc>
        <w:tc>
          <w:tcPr>
            <w:tcW w:w="1159" w:type="dxa"/>
          </w:tcPr>
          <w:p w14:paraId="27FAEBE0" w14:textId="62F318FE" w:rsidR="007D5F39" w:rsidRDefault="007D5F39" w:rsidP="005A3325">
            <w:pPr>
              <w:widowControl/>
              <w:jc w:val="both"/>
            </w:pPr>
            <w:r w:rsidRPr="007D5F39">
              <w:t>10000</w:t>
            </w:r>
          </w:p>
        </w:tc>
        <w:tc>
          <w:tcPr>
            <w:tcW w:w="1890" w:type="dxa"/>
          </w:tcPr>
          <w:p w14:paraId="6037CB43" w14:textId="499F8AC2" w:rsidR="007D5F39" w:rsidRDefault="00A665F6" w:rsidP="005658C1">
            <w:pPr>
              <w:widowControl/>
              <w:jc w:val="center"/>
            </w:pPr>
            <w:r>
              <w:t>0.63619 seconds</w:t>
            </w:r>
          </w:p>
        </w:tc>
        <w:tc>
          <w:tcPr>
            <w:tcW w:w="1574" w:type="dxa"/>
          </w:tcPr>
          <w:p w14:paraId="577DAFD7" w14:textId="36F18478" w:rsidR="007D5F39" w:rsidRDefault="00A665F6" w:rsidP="005658C1">
            <w:pPr>
              <w:widowControl/>
              <w:jc w:val="center"/>
            </w:pPr>
            <w:r>
              <w:t>70.6152 units</w:t>
            </w:r>
          </w:p>
        </w:tc>
      </w:tr>
      <w:tr w:rsidR="007D5F39" w14:paraId="1FC5D508" w14:textId="77777777" w:rsidTr="00284CF7">
        <w:trPr>
          <w:jc w:val="center"/>
        </w:trPr>
        <w:tc>
          <w:tcPr>
            <w:tcW w:w="956" w:type="dxa"/>
          </w:tcPr>
          <w:p w14:paraId="1DDCC4CE" w14:textId="038A52B3" w:rsidR="007D5F39" w:rsidRDefault="007D5F39" w:rsidP="005A3325">
            <w:pPr>
              <w:widowControl/>
              <w:jc w:val="both"/>
            </w:pPr>
            <w:r>
              <w:t>1</w:t>
            </w:r>
          </w:p>
        </w:tc>
        <w:tc>
          <w:tcPr>
            <w:tcW w:w="1070" w:type="dxa"/>
          </w:tcPr>
          <w:p w14:paraId="3976DBF7" w14:textId="3D87C865" w:rsidR="007D5F39" w:rsidRDefault="007D5F39" w:rsidP="005A3325">
            <w:pPr>
              <w:widowControl/>
              <w:jc w:val="both"/>
            </w:pPr>
            <w:r>
              <w:t>0.5</w:t>
            </w:r>
          </w:p>
        </w:tc>
        <w:tc>
          <w:tcPr>
            <w:tcW w:w="1310" w:type="dxa"/>
          </w:tcPr>
          <w:p w14:paraId="1FE1775D" w14:textId="6DFA6AA2" w:rsidR="007D5F39" w:rsidRDefault="007D5F39" w:rsidP="005A3325">
            <w:pPr>
              <w:widowControl/>
              <w:jc w:val="both"/>
            </w:pPr>
            <w:r>
              <w:t>0.5</w:t>
            </w:r>
          </w:p>
        </w:tc>
        <w:tc>
          <w:tcPr>
            <w:tcW w:w="1159" w:type="dxa"/>
          </w:tcPr>
          <w:p w14:paraId="27ACDC17" w14:textId="2312A782" w:rsidR="007D5F39" w:rsidRDefault="007D5F39" w:rsidP="005A3325">
            <w:pPr>
              <w:widowControl/>
              <w:jc w:val="both"/>
            </w:pPr>
            <w:r w:rsidRPr="007D5F39">
              <w:t>10000</w:t>
            </w:r>
          </w:p>
        </w:tc>
        <w:tc>
          <w:tcPr>
            <w:tcW w:w="1890" w:type="dxa"/>
          </w:tcPr>
          <w:p w14:paraId="2D8425C3" w14:textId="239A436C" w:rsidR="007D5F39" w:rsidRDefault="0035202E" w:rsidP="005658C1">
            <w:pPr>
              <w:widowControl/>
              <w:jc w:val="center"/>
            </w:pPr>
            <w:r>
              <w:t>1.7348 seconds</w:t>
            </w:r>
          </w:p>
        </w:tc>
        <w:tc>
          <w:tcPr>
            <w:tcW w:w="1574" w:type="dxa"/>
          </w:tcPr>
          <w:p w14:paraId="41A987A6" w14:textId="48CAA6EF" w:rsidR="007D5F39" w:rsidRDefault="0035202E" w:rsidP="005658C1">
            <w:pPr>
              <w:widowControl/>
              <w:jc w:val="center"/>
            </w:pPr>
            <w:r>
              <w:t>75.5845</w:t>
            </w:r>
            <w:r w:rsidR="00A665F6">
              <w:t xml:space="preserve"> units</w:t>
            </w:r>
          </w:p>
        </w:tc>
      </w:tr>
      <w:tr w:rsidR="007D5F39" w14:paraId="2970F5D3" w14:textId="77777777" w:rsidTr="00284CF7">
        <w:trPr>
          <w:jc w:val="center"/>
        </w:trPr>
        <w:tc>
          <w:tcPr>
            <w:tcW w:w="956" w:type="dxa"/>
          </w:tcPr>
          <w:p w14:paraId="7CDA9608" w14:textId="6D936D20" w:rsidR="007D5F39" w:rsidRDefault="007D5F39" w:rsidP="005A3325">
            <w:pPr>
              <w:widowControl/>
              <w:jc w:val="both"/>
            </w:pPr>
            <w:r>
              <w:t>2</w:t>
            </w:r>
          </w:p>
        </w:tc>
        <w:tc>
          <w:tcPr>
            <w:tcW w:w="1070" w:type="dxa"/>
          </w:tcPr>
          <w:p w14:paraId="68BABBE5" w14:textId="6A27C8EE" w:rsidR="007D5F39" w:rsidRDefault="007D5F39" w:rsidP="005A3325">
            <w:pPr>
              <w:widowControl/>
              <w:jc w:val="both"/>
            </w:pPr>
            <w:r>
              <w:t>0.5</w:t>
            </w:r>
          </w:p>
        </w:tc>
        <w:tc>
          <w:tcPr>
            <w:tcW w:w="1310" w:type="dxa"/>
          </w:tcPr>
          <w:p w14:paraId="5EC73E4B" w14:textId="3AD9C203" w:rsidR="007D5F39" w:rsidRDefault="007D5F39" w:rsidP="005A3325">
            <w:pPr>
              <w:widowControl/>
              <w:jc w:val="both"/>
            </w:pPr>
            <w:r>
              <w:t>0.5</w:t>
            </w:r>
          </w:p>
        </w:tc>
        <w:tc>
          <w:tcPr>
            <w:tcW w:w="1159" w:type="dxa"/>
          </w:tcPr>
          <w:p w14:paraId="1CADB7FD" w14:textId="1DB0FAE6" w:rsidR="007D5F39" w:rsidRDefault="007D5F39" w:rsidP="005A3325">
            <w:pPr>
              <w:widowControl/>
              <w:jc w:val="both"/>
            </w:pPr>
            <w:r w:rsidRPr="007D5F39">
              <w:t>10000</w:t>
            </w:r>
          </w:p>
        </w:tc>
        <w:tc>
          <w:tcPr>
            <w:tcW w:w="1890" w:type="dxa"/>
          </w:tcPr>
          <w:p w14:paraId="4F78183C" w14:textId="26515C38" w:rsidR="007D5F39" w:rsidRDefault="00A665F6" w:rsidP="005658C1">
            <w:pPr>
              <w:widowControl/>
              <w:jc w:val="center"/>
            </w:pPr>
            <w:r>
              <w:t>1.8122 seconds</w:t>
            </w:r>
          </w:p>
        </w:tc>
        <w:tc>
          <w:tcPr>
            <w:tcW w:w="1574" w:type="dxa"/>
          </w:tcPr>
          <w:p w14:paraId="4D469FE5" w14:textId="6A4DA66D" w:rsidR="007D5F39" w:rsidRDefault="00A665F6" w:rsidP="005658C1">
            <w:pPr>
              <w:widowControl/>
              <w:jc w:val="center"/>
            </w:pPr>
            <w:r>
              <w:t>70.0957 units</w:t>
            </w:r>
          </w:p>
        </w:tc>
      </w:tr>
      <w:tr w:rsidR="007D5F39" w14:paraId="0F278BD4" w14:textId="77777777" w:rsidTr="00284CF7">
        <w:trPr>
          <w:jc w:val="center"/>
        </w:trPr>
        <w:tc>
          <w:tcPr>
            <w:tcW w:w="956" w:type="dxa"/>
          </w:tcPr>
          <w:p w14:paraId="2DD2D556" w14:textId="7B2C0C9E" w:rsidR="007D5F39" w:rsidRDefault="007D5F39" w:rsidP="005A3325">
            <w:pPr>
              <w:widowControl/>
              <w:jc w:val="both"/>
            </w:pPr>
            <w:r>
              <w:t>3</w:t>
            </w:r>
          </w:p>
        </w:tc>
        <w:tc>
          <w:tcPr>
            <w:tcW w:w="1070" w:type="dxa"/>
          </w:tcPr>
          <w:p w14:paraId="0C4F202F" w14:textId="3DCDDBB2" w:rsidR="007D5F39" w:rsidRDefault="007D5F39" w:rsidP="005A3325">
            <w:pPr>
              <w:widowControl/>
              <w:jc w:val="both"/>
            </w:pPr>
            <w:r>
              <w:t>0.5</w:t>
            </w:r>
          </w:p>
        </w:tc>
        <w:tc>
          <w:tcPr>
            <w:tcW w:w="1310" w:type="dxa"/>
          </w:tcPr>
          <w:p w14:paraId="529259AE" w14:textId="4EF4BBFD" w:rsidR="007D5F39" w:rsidRDefault="007D5F39" w:rsidP="005A3325">
            <w:pPr>
              <w:widowControl/>
              <w:jc w:val="both"/>
            </w:pPr>
            <w:r>
              <w:t>0.5</w:t>
            </w:r>
          </w:p>
        </w:tc>
        <w:tc>
          <w:tcPr>
            <w:tcW w:w="1159" w:type="dxa"/>
          </w:tcPr>
          <w:p w14:paraId="5387414D" w14:textId="299606C6" w:rsidR="007D5F39" w:rsidRDefault="007D5F39" w:rsidP="005A3325">
            <w:pPr>
              <w:widowControl/>
              <w:jc w:val="both"/>
            </w:pPr>
            <w:r w:rsidRPr="007D5F39">
              <w:t>10000</w:t>
            </w:r>
          </w:p>
        </w:tc>
        <w:tc>
          <w:tcPr>
            <w:tcW w:w="1890" w:type="dxa"/>
          </w:tcPr>
          <w:p w14:paraId="06E0FFB1" w14:textId="1B6D379F" w:rsidR="007D5F39" w:rsidRDefault="00A665F6" w:rsidP="005658C1">
            <w:pPr>
              <w:widowControl/>
              <w:jc w:val="center"/>
            </w:pPr>
            <w:r>
              <w:t>2.2698 seconds</w:t>
            </w:r>
          </w:p>
        </w:tc>
        <w:tc>
          <w:tcPr>
            <w:tcW w:w="1574" w:type="dxa"/>
          </w:tcPr>
          <w:p w14:paraId="00BDDF2E" w14:textId="1C90D479" w:rsidR="007D5F39" w:rsidRDefault="00A665F6" w:rsidP="005658C1">
            <w:pPr>
              <w:keepNext/>
              <w:widowControl/>
              <w:jc w:val="center"/>
            </w:pPr>
            <w:r>
              <w:t>74.552 units</w:t>
            </w:r>
          </w:p>
        </w:tc>
      </w:tr>
    </w:tbl>
    <w:p w14:paraId="52499E78" w14:textId="6C1AF435" w:rsidR="00773CA2" w:rsidRDefault="00EB6906" w:rsidP="00CB1E55">
      <w:pPr>
        <w:pStyle w:val="Caption"/>
        <w:jc w:val="center"/>
        <w:rPr>
          <w:i w:val="0"/>
          <w:iCs w:val="0"/>
          <w:color w:val="auto"/>
          <w:sz w:val="22"/>
          <w:szCs w:val="22"/>
        </w:rPr>
      </w:pPr>
      <w:r w:rsidRPr="00EB6906">
        <w:rPr>
          <w:i w:val="0"/>
          <w:iCs w:val="0"/>
          <w:color w:val="auto"/>
          <w:sz w:val="22"/>
          <w:szCs w:val="22"/>
        </w:rPr>
        <w:t xml:space="preserve">Table </w:t>
      </w:r>
      <w:r w:rsidRPr="00EB6906">
        <w:rPr>
          <w:i w:val="0"/>
          <w:iCs w:val="0"/>
          <w:color w:val="auto"/>
          <w:sz w:val="22"/>
          <w:szCs w:val="22"/>
        </w:rPr>
        <w:fldChar w:fldCharType="begin"/>
      </w:r>
      <w:r w:rsidRPr="00EB6906">
        <w:rPr>
          <w:i w:val="0"/>
          <w:iCs w:val="0"/>
          <w:color w:val="auto"/>
          <w:sz w:val="22"/>
          <w:szCs w:val="22"/>
        </w:rPr>
        <w:instrText xml:space="preserve"> SEQ Table \* ARABIC </w:instrText>
      </w:r>
      <w:r w:rsidRPr="00EB6906">
        <w:rPr>
          <w:i w:val="0"/>
          <w:iCs w:val="0"/>
          <w:color w:val="auto"/>
          <w:sz w:val="22"/>
          <w:szCs w:val="22"/>
        </w:rPr>
        <w:fldChar w:fldCharType="separate"/>
      </w:r>
      <w:r w:rsidR="00FF79DB">
        <w:rPr>
          <w:i w:val="0"/>
          <w:iCs w:val="0"/>
          <w:noProof/>
          <w:color w:val="auto"/>
          <w:sz w:val="22"/>
          <w:szCs w:val="22"/>
        </w:rPr>
        <w:t>4</w:t>
      </w:r>
      <w:r w:rsidRPr="00EB6906">
        <w:rPr>
          <w:i w:val="0"/>
          <w:iCs w:val="0"/>
          <w:color w:val="auto"/>
          <w:sz w:val="22"/>
          <w:szCs w:val="22"/>
        </w:rPr>
        <w:fldChar w:fldCharType="end"/>
      </w:r>
      <w:r w:rsidRPr="00EB6906">
        <w:rPr>
          <w:i w:val="0"/>
          <w:iCs w:val="0"/>
          <w:color w:val="auto"/>
          <w:sz w:val="22"/>
          <w:szCs w:val="22"/>
        </w:rPr>
        <w:t>: Epsilon Tuning</w:t>
      </w:r>
    </w:p>
    <w:p w14:paraId="611786C5" w14:textId="77777777" w:rsidR="00773CA2" w:rsidRDefault="00773CA2">
      <w:pPr>
        <w:widowControl/>
        <w:rPr>
          <w:sz w:val="22"/>
          <w:szCs w:val="22"/>
        </w:rPr>
      </w:pPr>
      <w:r>
        <w:rPr>
          <w:i/>
          <w:iCs/>
          <w:sz w:val="22"/>
          <w:szCs w:val="22"/>
        </w:rPr>
        <w:br w:type="page"/>
      </w:r>
    </w:p>
    <w:p w14:paraId="46815EB4" w14:textId="77777777" w:rsidR="005658C1" w:rsidRPr="00CB1E55" w:rsidRDefault="005658C1" w:rsidP="00CB1E55">
      <w:pPr>
        <w:pStyle w:val="Caption"/>
        <w:jc w:val="center"/>
        <w:rPr>
          <w:i w:val="0"/>
          <w:iCs w:val="0"/>
          <w:color w:val="auto"/>
          <w:sz w:val="22"/>
          <w:szCs w:val="22"/>
        </w:rPr>
      </w:pPr>
    </w:p>
    <w:tbl>
      <w:tblPr>
        <w:tblStyle w:val="TableGrid"/>
        <w:tblW w:w="0" w:type="auto"/>
        <w:jc w:val="center"/>
        <w:tblLook w:val="04A0" w:firstRow="1" w:lastRow="0" w:firstColumn="1" w:lastColumn="0" w:noHBand="0" w:noVBand="1"/>
      </w:tblPr>
      <w:tblGrid>
        <w:gridCol w:w="956"/>
        <w:gridCol w:w="1070"/>
        <w:gridCol w:w="1310"/>
        <w:gridCol w:w="1159"/>
        <w:gridCol w:w="1890"/>
        <w:gridCol w:w="1574"/>
      </w:tblGrid>
      <w:tr w:rsidR="005658C1" w14:paraId="2935537E" w14:textId="77777777" w:rsidTr="00284CF7">
        <w:trPr>
          <w:tblHeader/>
          <w:jc w:val="center"/>
        </w:trPr>
        <w:tc>
          <w:tcPr>
            <w:tcW w:w="956" w:type="dxa"/>
          </w:tcPr>
          <w:p w14:paraId="5CB966A4" w14:textId="77777777" w:rsidR="005658C1" w:rsidRDefault="005658C1" w:rsidP="00284CF7">
            <w:pPr>
              <w:widowControl/>
              <w:jc w:val="center"/>
            </w:pPr>
            <w:r>
              <w:t>Map #</w:t>
            </w:r>
          </w:p>
        </w:tc>
        <w:tc>
          <w:tcPr>
            <w:tcW w:w="1070" w:type="dxa"/>
          </w:tcPr>
          <w:p w14:paraId="4FA383E2" w14:textId="77777777" w:rsidR="005658C1" w:rsidRDefault="005658C1" w:rsidP="00284CF7">
            <w:pPr>
              <w:widowControl/>
              <w:jc w:val="center"/>
            </w:pPr>
            <w:r>
              <w:t>Epsilon</w:t>
            </w:r>
          </w:p>
        </w:tc>
        <w:tc>
          <w:tcPr>
            <w:tcW w:w="1310" w:type="dxa"/>
          </w:tcPr>
          <w:p w14:paraId="4F075AEE" w14:textId="77777777" w:rsidR="005658C1" w:rsidRDefault="005658C1" w:rsidP="00284CF7">
            <w:pPr>
              <w:widowControl/>
              <w:jc w:val="center"/>
            </w:pPr>
            <w:r>
              <w:t>Threshold</w:t>
            </w:r>
          </w:p>
        </w:tc>
        <w:tc>
          <w:tcPr>
            <w:tcW w:w="1159" w:type="dxa"/>
          </w:tcPr>
          <w:p w14:paraId="68383087" w14:textId="77777777" w:rsidR="005658C1" w:rsidRDefault="005658C1" w:rsidP="00284CF7">
            <w:pPr>
              <w:widowControl/>
              <w:jc w:val="center"/>
            </w:pPr>
            <w:r>
              <w:t>Iterations</w:t>
            </w:r>
          </w:p>
        </w:tc>
        <w:tc>
          <w:tcPr>
            <w:tcW w:w="1890" w:type="dxa"/>
          </w:tcPr>
          <w:p w14:paraId="4EAAA39A" w14:textId="77777777" w:rsidR="005658C1" w:rsidRDefault="005658C1" w:rsidP="00284CF7">
            <w:pPr>
              <w:widowControl/>
              <w:jc w:val="center"/>
            </w:pPr>
            <w:r>
              <w:t>Calculation Time</w:t>
            </w:r>
          </w:p>
        </w:tc>
        <w:tc>
          <w:tcPr>
            <w:tcW w:w="1574" w:type="dxa"/>
          </w:tcPr>
          <w:p w14:paraId="03532EC1" w14:textId="77777777" w:rsidR="005658C1" w:rsidRDefault="005658C1" w:rsidP="00284CF7">
            <w:pPr>
              <w:widowControl/>
              <w:jc w:val="center"/>
            </w:pPr>
            <w:r>
              <w:t>Path Cost</w:t>
            </w:r>
          </w:p>
        </w:tc>
      </w:tr>
      <w:tr w:rsidR="005658C1" w14:paraId="48251E39" w14:textId="77777777" w:rsidTr="00284CF7">
        <w:trPr>
          <w:jc w:val="center"/>
        </w:trPr>
        <w:tc>
          <w:tcPr>
            <w:tcW w:w="956" w:type="dxa"/>
          </w:tcPr>
          <w:p w14:paraId="7DD0D726" w14:textId="77777777" w:rsidR="005658C1" w:rsidRPr="005658C1" w:rsidRDefault="005658C1" w:rsidP="00ED36B3">
            <w:pPr>
              <w:widowControl/>
              <w:jc w:val="both"/>
            </w:pPr>
            <w:r w:rsidRPr="005658C1">
              <w:t>1</w:t>
            </w:r>
          </w:p>
        </w:tc>
        <w:tc>
          <w:tcPr>
            <w:tcW w:w="1070" w:type="dxa"/>
          </w:tcPr>
          <w:p w14:paraId="4FDABD7F" w14:textId="77777777" w:rsidR="005658C1" w:rsidRPr="005658C1" w:rsidRDefault="005658C1" w:rsidP="00ED36B3">
            <w:pPr>
              <w:widowControl/>
              <w:jc w:val="both"/>
            </w:pPr>
            <w:r w:rsidRPr="005658C1">
              <w:t>1</w:t>
            </w:r>
          </w:p>
        </w:tc>
        <w:tc>
          <w:tcPr>
            <w:tcW w:w="1310" w:type="dxa"/>
          </w:tcPr>
          <w:p w14:paraId="15A4922C" w14:textId="77777777" w:rsidR="005658C1" w:rsidRPr="005658C1" w:rsidRDefault="005658C1" w:rsidP="00ED36B3">
            <w:pPr>
              <w:widowControl/>
              <w:jc w:val="both"/>
            </w:pPr>
            <w:r w:rsidRPr="005658C1">
              <w:t>0.5</w:t>
            </w:r>
          </w:p>
        </w:tc>
        <w:tc>
          <w:tcPr>
            <w:tcW w:w="1159" w:type="dxa"/>
          </w:tcPr>
          <w:p w14:paraId="65885E13" w14:textId="77777777" w:rsidR="005658C1" w:rsidRPr="005658C1" w:rsidRDefault="005658C1" w:rsidP="00ED36B3">
            <w:pPr>
              <w:widowControl/>
              <w:jc w:val="both"/>
            </w:pPr>
            <w:r w:rsidRPr="005658C1">
              <w:t>10000</w:t>
            </w:r>
          </w:p>
        </w:tc>
        <w:tc>
          <w:tcPr>
            <w:tcW w:w="1890" w:type="dxa"/>
          </w:tcPr>
          <w:p w14:paraId="3B8DF2AB" w14:textId="5DCA8A19" w:rsidR="005658C1" w:rsidRPr="005658C1" w:rsidRDefault="00F7698B" w:rsidP="00ED36B3">
            <w:pPr>
              <w:widowControl/>
              <w:jc w:val="center"/>
            </w:pPr>
            <w:r>
              <w:t>0.11484 seconds</w:t>
            </w:r>
          </w:p>
        </w:tc>
        <w:tc>
          <w:tcPr>
            <w:tcW w:w="1574" w:type="dxa"/>
          </w:tcPr>
          <w:p w14:paraId="4FA355F3" w14:textId="2CEC973F" w:rsidR="005658C1" w:rsidRPr="005658C1" w:rsidRDefault="00F7698B" w:rsidP="00ED36B3">
            <w:pPr>
              <w:widowControl/>
              <w:jc w:val="center"/>
            </w:pPr>
            <w:r>
              <w:t>74.3047 units</w:t>
            </w:r>
          </w:p>
        </w:tc>
      </w:tr>
      <w:tr w:rsidR="005658C1" w14:paraId="1ECE55F2" w14:textId="77777777" w:rsidTr="00284CF7">
        <w:trPr>
          <w:jc w:val="center"/>
        </w:trPr>
        <w:tc>
          <w:tcPr>
            <w:tcW w:w="956" w:type="dxa"/>
          </w:tcPr>
          <w:p w14:paraId="53054D78" w14:textId="77777777" w:rsidR="005658C1" w:rsidRPr="005658C1" w:rsidRDefault="005658C1" w:rsidP="00ED36B3">
            <w:pPr>
              <w:widowControl/>
              <w:jc w:val="both"/>
            </w:pPr>
            <w:r w:rsidRPr="005658C1">
              <w:t>2</w:t>
            </w:r>
          </w:p>
        </w:tc>
        <w:tc>
          <w:tcPr>
            <w:tcW w:w="1070" w:type="dxa"/>
          </w:tcPr>
          <w:p w14:paraId="0D79C97E" w14:textId="77777777" w:rsidR="005658C1" w:rsidRPr="005658C1" w:rsidRDefault="005658C1" w:rsidP="00ED36B3">
            <w:pPr>
              <w:widowControl/>
              <w:jc w:val="both"/>
            </w:pPr>
            <w:r w:rsidRPr="005658C1">
              <w:t>1</w:t>
            </w:r>
          </w:p>
        </w:tc>
        <w:tc>
          <w:tcPr>
            <w:tcW w:w="1310" w:type="dxa"/>
          </w:tcPr>
          <w:p w14:paraId="14339289" w14:textId="77777777" w:rsidR="005658C1" w:rsidRPr="005658C1" w:rsidRDefault="005658C1" w:rsidP="00ED36B3">
            <w:pPr>
              <w:widowControl/>
              <w:jc w:val="both"/>
            </w:pPr>
            <w:r w:rsidRPr="005658C1">
              <w:t>0.5</w:t>
            </w:r>
          </w:p>
        </w:tc>
        <w:tc>
          <w:tcPr>
            <w:tcW w:w="1159" w:type="dxa"/>
          </w:tcPr>
          <w:p w14:paraId="1989483F" w14:textId="77777777" w:rsidR="005658C1" w:rsidRPr="005658C1" w:rsidRDefault="005658C1" w:rsidP="00ED36B3">
            <w:pPr>
              <w:widowControl/>
              <w:jc w:val="both"/>
            </w:pPr>
            <w:r w:rsidRPr="005658C1">
              <w:t>10000</w:t>
            </w:r>
          </w:p>
        </w:tc>
        <w:tc>
          <w:tcPr>
            <w:tcW w:w="1890" w:type="dxa"/>
          </w:tcPr>
          <w:p w14:paraId="42A54E63" w14:textId="33F275B6" w:rsidR="005658C1" w:rsidRPr="005658C1" w:rsidRDefault="00E419F7" w:rsidP="00ED36B3">
            <w:pPr>
              <w:widowControl/>
              <w:jc w:val="center"/>
            </w:pPr>
            <w:r>
              <w:t>0.11694 seconds</w:t>
            </w:r>
          </w:p>
        </w:tc>
        <w:tc>
          <w:tcPr>
            <w:tcW w:w="1574" w:type="dxa"/>
          </w:tcPr>
          <w:p w14:paraId="5ABCF9F7" w14:textId="33B7B89C" w:rsidR="005658C1" w:rsidRPr="00C02BB7" w:rsidRDefault="00C02BB7" w:rsidP="00ED36B3">
            <w:pPr>
              <w:widowControl/>
              <w:jc w:val="center"/>
            </w:pPr>
            <w:r>
              <w:t>69.0216 units</w:t>
            </w:r>
          </w:p>
        </w:tc>
      </w:tr>
      <w:tr w:rsidR="005658C1" w14:paraId="765B15A8" w14:textId="77777777" w:rsidTr="00284CF7">
        <w:trPr>
          <w:jc w:val="center"/>
        </w:trPr>
        <w:tc>
          <w:tcPr>
            <w:tcW w:w="956" w:type="dxa"/>
          </w:tcPr>
          <w:p w14:paraId="6CC3D6E4" w14:textId="77777777" w:rsidR="005658C1" w:rsidRPr="00BC280E" w:rsidRDefault="005658C1" w:rsidP="00ED36B3">
            <w:pPr>
              <w:widowControl/>
              <w:jc w:val="both"/>
              <w:rPr>
                <w:b/>
                <w:bCs/>
              </w:rPr>
            </w:pPr>
            <w:r w:rsidRPr="00BC280E">
              <w:rPr>
                <w:b/>
                <w:bCs/>
              </w:rPr>
              <w:t>3</w:t>
            </w:r>
          </w:p>
        </w:tc>
        <w:tc>
          <w:tcPr>
            <w:tcW w:w="1070" w:type="dxa"/>
          </w:tcPr>
          <w:p w14:paraId="3017C896" w14:textId="77777777" w:rsidR="005658C1" w:rsidRPr="00BC280E" w:rsidRDefault="005658C1" w:rsidP="00ED36B3">
            <w:pPr>
              <w:widowControl/>
              <w:jc w:val="both"/>
              <w:rPr>
                <w:b/>
                <w:bCs/>
              </w:rPr>
            </w:pPr>
            <w:r w:rsidRPr="00BC280E">
              <w:rPr>
                <w:b/>
                <w:bCs/>
              </w:rPr>
              <w:t>1</w:t>
            </w:r>
          </w:p>
        </w:tc>
        <w:tc>
          <w:tcPr>
            <w:tcW w:w="1310" w:type="dxa"/>
          </w:tcPr>
          <w:p w14:paraId="1B7701BB" w14:textId="77777777" w:rsidR="005658C1" w:rsidRPr="00BC280E" w:rsidRDefault="005658C1" w:rsidP="00ED36B3">
            <w:pPr>
              <w:widowControl/>
              <w:jc w:val="both"/>
              <w:rPr>
                <w:b/>
                <w:bCs/>
              </w:rPr>
            </w:pPr>
            <w:r w:rsidRPr="00BC280E">
              <w:rPr>
                <w:b/>
                <w:bCs/>
              </w:rPr>
              <w:t>0.5</w:t>
            </w:r>
          </w:p>
        </w:tc>
        <w:tc>
          <w:tcPr>
            <w:tcW w:w="1159" w:type="dxa"/>
          </w:tcPr>
          <w:p w14:paraId="3F8A113D" w14:textId="77777777" w:rsidR="005658C1" w:rsidRPr="00BC280E" w:rsidRDefault="005658C1" w:rsidP="00ED36B3">
            <w:pPr>
              <w:widowControl/>
              <w:jc w:val="both"/>
              <w:rPr>
                <w:b/>
                <w:bCs/>
              </w:rPr>
            </w:pPr>
            <w:r w:rsidRPr="00BC280E">
              <w:rPr>
                <w:b/>
                <w:bCs/>
              </w:rPr>
              <w:t>10000</w:t>
            </w:r>
          </w:p>
        </w:tc>
        <w:tc>
          <w:tcPr>
            <w:tcW w:w="1890" w:type="dxa"/>
          </w:tcPr>
          <w:p w14:paraId="2EC434BE" w14:textId="73A78EB6" w:rsidR="005658C1" w:rsidRPr="00BC280E" w:rsidRDefault="00E419F7" w:rsidP="00ED36B3">
            <w:pPr>
              <w:widowControl/>
              <w:jc w:val="center"/>
              <w:rPr>
                <w:b/>
                <w:bCs/>
              </w:rPr>
            </w:pPr>
            <w:r w:rsidRPr="00BC280E">
              <w:rPr>
                <w:b/>
                <w:bCs/>
              </w:rPr>
              <w:t>0.15493 seconds</w:t>
            </w:r>
          </w:p>
        </w:tc>
        <w:tc>
          <w:tcPr>
            <w:tcW w:w="1574" w:type="dxa"/>
          </w:tcPr>
          <w:p w14:paraId="38281FDC" w14:textId="7D83F536" w:rsidR="005658C1" w:rsidRPr="00BC280E" w:rsidRDefault="00E419F7" w:rsidP="00ED36B3">
            <w:pPr>
              <w:widowControl/>
              <w:jc w:val="center"/>
              <w:rPr>
                <w:b/>
                <w:bCs/>
              </w:rPr>
            </w:pPr>
            <w:r w:rsidRPr="00BC280E">
              <w:rPr>
                <w:b/>
                <w:bCs/>
              </w:rPr>
              <w:t>76.0375 units</w:t>
            </w:r>
          </w:p>
        </w:tc>
      </w:tr>
      <w:tr w:rsidR="005658C1" w14:paraId="63724FB2" w14:textId="77777777" w:rsidTr="00284CF7">
        <w:trPr>
          <w:jc w:val="center"/>
        </w:trPr>
        <w:tc>
          <w:tcPr>
            <w:tcW w:w="956" w:type="dxa"/>
          </w:tcPr>
          <w:p w14:paraId="1F5ACCF6" w14:textId="77777777" w:rsidR="005658C1" w:rsidRPr="00E419F7" w:rsidRDefault="005658C1" w:rsidP="005658C1">
            <w:pPr>
              <w:widowControl/>
              <w:jc w:val="both"/>
              <w:rPr>
                <w:b/>
                <w:bCs/>
              </w:rPr>
            </w:pPr>
            <w:r w:rsidRPr="00E419F7">
              <w:rPr>
                <w:b/>
                <w:bCs/>
              </w:rPr>
              <w:t>1</w:t>
            </w:r>
          </w:p>
        </w:tc>
        <w:tc>
          <w:tcPr>
            <w:tcW w:w="1070" w:type="dxa"/>
          </w:tcPr>
          <w:p w14:paraId="7975C7D0" w14:textId="23733A9F" w:rsidR="005658C1" w:rsidRPr="00E419F7" w:rsidRDefault="005658C1" w:rsidP="005658C1">
            <w:pPr>
              <w:widowControl/>
              <w:jc w:val="both"/>
              <w:rPr>
                <w:b/>
                <w:bCs/>
              </w:rPr>
            </w:pPr>
            <w:r w:rsidRPr="00E419F7">
              <w:rPr>
                <w:b/>
                <w:bCs/>
              </w:rPr>
              <w:t>1</w:t>
            </w:r>
          </w:p>
        </w:tc>
        <w:tc>
          <w:tcPr>
            <w:tcW w:w="1310" w:type="dxa"/>
          </w:tcPr>
          <w:p w14:paraId="367F7D96" w14:textId="77777777" w:rsidR="005658C1" w:rsidRPr="00E419F7" w:rsidRDefault="005658C1" w:rsidP="005658C1">
            <w:pPr>
              <w:widowControl/>
              <w:jc w:val="both"/>
              <w:rPr>
                <w:b/>
                <w:bCs/>
              </w:rPr>
            </w:pPr>
            <w:r w:rsidRPr="00E419F7">
              <w:rPr>
                <w:b/>
                <w:bCs/>
              </w:rPr>
              <w:t>0.5</w:t>
            </w:r>
          </w:p>
        </w:tc>
        <w:tc>
          <w:tcPr>
            <w:tcW w:w="1159" w:type="dxa"/>
          </w:tcPr>
          <w:p w14:paraId="5401A341" w14:textId="122DB474" w:rsidR="005658C1" w:rsidRPr="00E419F7" w:rsidRDefault="009D59C1" w:rsidP="005658C1">
            <w:pPr>
              <w:widowControl/>
              <w:jc w:val="both"/>
              <w:rPr>
                <w:b/>
                <w:bCs/>
              </w:rPr>
            </w:pPr>
            <w:r w:rsidRPr="00E419F7">
              <w:rPr>
                <w:b/>
                <w:bCs/>
              </w:rPr>
              <w:t>15000</w:t>
            </w:r>
          </w:p>
        </w:tc>
        <w:tc>
          <w:tcPr>
            <w:tcW w:w="1890" w:type="dxa"/>
          </w:tcPr>
          <w:p w14:paraId="5DE0E48E" w14:textId="4D984FA6" w:rsidR="005658C1" w:rsidRPr="00E419F7" w:rsidRDefault="00F7698B" w:rsidP="005658C1">
            <w:pPr>
              <w:widowControl/>
              <w:jc w:val="center"/>
              <w:rPr>
                <w:b/>
                <w:bCs/>
              </w:rPr>
            </w:pPr>
            <w:r w:rsidRPr="00E419F7">
              <w:rPr>
                <w:b/>
                <w:bCs/>
              </w:rPr>
              <w:t>0.10403 seconds</w:t>
            </w:r>
          </w:p>
        </w:tc>
        <w:tc>
          <w:tcPr>
            <w:tcW w:w="1574" w:type="dxa"/>
          </w:tcPr>
          <w:p w14:paraId="17AD03AA" w14:textId="7BD84D45" w:rsidR="005658C1" w:rsidRPr="00E419F7" w:rsidRDefault="00F7698B" w:rsidP="005658C1">
            <w:pPr>
              <w:widowControl/>
              <w:jc w:val="center"/>
              <w:rPr>
                <w:b/>
                <w:bCs/>
              </w:rPr>
            </w:pPr>
            <w:r w:rsidRPr="00E419F7">
              <w:rPr>
                <w:b/>
                <w:bCs/>
              </w:rPr>
              <w:t>73.228 units</w:t>
            </w:r>
          </w:p>
        </w:tc>
      </w:tr>
      <w:tr w:rsidR="009D59C1" w14:paraId="5BBCA390" w14:textId="77777777" w:rsidTr="00284CF7">
        <w:trPr>
          <w:jc w:val="center"/>
        </w:trPr>
        <w:tc>
          <w:tcPr>
            <w:tcW w:w="956" w:type="dxa"/>
          </w:tcPr>
          <w:p w14:paraId="33684FAF" w14:textId="77777777" w:rsidR="009D59C1" w:rsidRDefault="009D59C1" w:rsidP="009D59C1">
            <w:pPr>
              <w:widowControl/>
              <w:jc w:val="both"/>
            </w:pPr>
            <w:r>
              <w:t>2</w:t>
            </w:r>
          </w:p>
        </w:tc>
        <w:tc>
          <w:tcPr>
            <w:tcW w:w="1070" w:type="dxa"/>
          </w:tcPr>
          <w:p w14:paraId="43C5B541" w14:textId="11EBBC9C" w:rsidR="009D59C1" w:rsidRDefault="009D59C1" w:rsidP="009D59C1">
            <w:pPr>
              <w:widowControl/>
              <w:jc w:val="both"/>
            </w:pPr>
            <w:r w:rsidRPr="00232689">
              <w:t>1</w:t>
            </w:r>
          </w:p>
        </w:tc>
        <w:tc>
          <w:tcPr>
            <w:tcW w:w="1310" w:type="dxa"/>
          </w:tcPr>
          <w:p w14:paraId="12C75FCC" w14:textId="77777777" w:rsidR="009D59C1" w:rsidRDefault="009D59C1" w:rsidP="009D59C1">
            <w:pPr>
              <w:widowControl/>
              <w:jc w:val="both"/>
            </w:pPr>
            <w:r>
              <w:t>0.5</w:t>
            </w:r>
          </w:p>
        </w:tc>
        <w:tc>
          <w:tcPr>
            <w:tcW w:w="1159" w:type="dxa"/>
          </w:tcPr>
          <w:p w14:paraId="05B2DF24" w14:textId="00428D7E" w:rsidR="009D59C1" w:rsidRDefault="009D59C1" w:rsidP="009D59C1">
            <w:pPr>
              <w:widowControl/>
              <w:jc w:val="both"/>
            </w:pPr>
            <w:r w:rsidRPr="00A868ED">
              <w:t>15000</w:t>
            </w:r>
          </w:p>
        </w:tc>
        <w:tc>
          <w:tcPr>
            <w:tcW w:w="1890" w:type="dxa"/>
          </w:tcPr>
          <w:p w14:paraId="3A272D3D" w14:textId="27BAE9A5" w:rsidR="009D59C1" w:rsidRDefault="00E419F7" w:rsidP="009D59C1">
            <w:pPr>
              <w:widowControl/>
              <w:jc w:val="center"/>
            </w:pPr>
            <w:r>
              <w:t>0.12312 seconds</w:t>
            </w:r>
          </w:p>
        </w:tc>
        <w:tc>
          <w:tcPr>
            <w:tcW w:w="1574" w:type="dxa"/>
          </w:tcPr>
          <w:p w14:paraId="0BFF49BE" w14:textId="4DDEBD5A" w:rsidR="009D59C1" w:rsidRDefault="00E419F7" w:rsidP="009D59C1">
            <w:pPr>
              <w:widowControl/>
              <w:jc w:val="center"/>
            </w:pPr>
            <w:r>
              <w:t>69.0272 units</w:t>
            </w:r>
          </w:p>
        </w:tc>
      </w:tr>
      <w:tr w:rsidR="009D59C1" w14:paraId="4A012AAC" w14:textId="77777777" w:rsidTr="00284CF7">
        <w:trPr>
          <w:jc w:val="center"/>
        </w:trPr>
        <w:tc>
          <w:tcPr>
            <w:tcW w:w="956" w:type="dxa"/>
          </w:tcPr>
          <w:p w14:paraId="6EDBA539" w14:textId="77777777" w:rsidR="009D59C1" w:rsidRDefault="009D59C1" w:rsidP="009D59C1">
            <w:pPr>
              <w:widowControl/>
              <w:jc w:val="both"/>
            </w:pPr>
            <w:r>
              <w:t>3</w:t>
            </w:r>
          </w:p>
        </w:tc>
        <w:tc>
          <w:tcPr>
            <w:tcW w:w="1070" w:type="dxa"/>
          </w:tcPr>
          <w:p w14:paraId="7B5E7AB5" w14:textId="33055819" w:rsidR="009D59C1" w:rsidRDefault="009D59C1" w:rsidP="009D59C1">
            <w:pPr>
              <w:widowControl/>
              <w:jc w:val="both"/>
            </w:pPr>
            <w:r w:rsidRPr="00232689">
              <w:t>1</w:t>
            </w:r>
          </w:p>
        </w:tc>
        <w:tc>
          <w:tcPr>
            <w:tcW w:w="1310" w:type="dxa"/>
          </w:tcPr>
          <w:p w14:paraId="72966D75" w14:textId="77777777" w:rsidR="009D59C1" w:rsidRDefault="009D59C1" w:rsidP="009D59C1">
            <w:pPr>
              <w:widowControl/>
              <w:jc w:val="both"/>
            </w:pPr>
            <w:r>
              <w:t>0.5</w:t>
            </w:r>
          </w:p>
        </w:tc>
        <w:tc>
          <w:tcPr>
            <w:tcW w:w="1159" w:type="dxa"/>
          </w:tcPr>
          <w:p w14:paraId="0FF21D83" w14:textId="3032317A" w:rsidR="009D59C1" w:rsidRDefault="009D59C1" w:rsidP="009D59C1">
            <w:pPr>
              <w:widowControl/>
              <w:jc w:val="both"/>
            </w:pPr>
            <w:r w:rsidRPr="00A868ED">
              <w:t>15000</w:t>
            </w:r>
          </w:p>
        </w:tc>
        <w:tc>
          <w:tcPr>
            <w:tcW w:w="1890" w:type="dxa"/>
          </w:tcPr>
          <w:p w14:paraId="5662F5BE" w14:textId="07322F8A" w:rsidR="009D59C1" w:rsidRDefault="00E419F7" w:rsidP="009D59C1">
            <w:pPr>
              <w:widowControl/>
              <w:jc w:val="center"/>
            </w:pPr>
            <w:r>
              <w:t>0.16136 seconds</w:t>
            </w:r>
          </w:p>
        </w:tc>
        <w:tc>
          <w:tcPr>
            <w:tcW w:w="1574" w:type="dxa"/>
          </w:tcPr>
          <w:p w14:paraId="2D7A5AFB" w14:textId="6FC61B66" w:rsidR="009D59C1" w:rsidRDefault="00E419F7" w:rsidP="009D59C1">
            <w:pPr>
              <w:widowControl/>
              <w:jc w:val="center"/>
            </w:pPr>
            <w:r>
              <w:t>79.7237 units</w:t>
            </w:r>
          </w:p>
        </w:tc>
      </w:tr>
      <w:tr w:rsidR="005658C1" w14:paraId="3AA2E19D" w14:textId="77777777" w:rsidTr="00284CF7">
        <w:trPr>
          <w:jc w:val="center"/>
        </w:trPr>
        <w:tc>
          <w:tcPr>
            <w:tcW w:w="956" w:type="dxa"/>
          </w:tcPr>
          <w:p w14:paraId="29CEDA02" w14:textId="77777777" w:rsidR="005658C1" w:rsidRDefault="005658C1" w:rsidP="005658C1">
            <w:pPr>
              <w:widowControl/>
              <w:jc w:val="both"/>
            </w:pPr>
            <w:r>
              <w:t>1</w:t>
            </w:r>
          </w:p>
        </w:tc>
        <w:tc>
          <w:tcPr>
            <w:tcW w:w="1070" w:type="dxa"/>
          </w:tcPr>
          <w:p w14:paraId="7F8E4A2D" w14:textId="0D455E30" w:rsidR="005658C1" w:rsidRDefault="005658C1" w:rsidP="005658C1">
            <w:pPr>
              <w:widowControl/>
              <w:jc w:val="both"/>
            </w:pPr>
            <w:r w:rsidRPr="00232689">
              <w:t>1</w:t>
            </w:r>
          </w:p>
        </w:tc>
        <w:tc>
          <w:tcPr>
            <w:tcW w:w="1310" w:type="dxa"/>
          </w:tcPr>
          <w:p w14:paraId="10C09D2E" w14:textId="77777777" w:rsidR="005658C1" w:rsidRDefault="005658C1" w:rsidP="005658C1">
            <w:pPr>
              <w:widowControl/>
              <w:jc w:val="both"/>
            </w:pPr>
            <w:r>
              <w:t>0.5</w:t>
            </w:r>
          </w:p>
        </w:tc>
        <w:tc>
          <w:tcPr>
            <w:tcW w:w="1159" w:type="dxa"/>
          </w:tcPr>
          <w:p w14:paraId="485AB8DD" w14:textId="1449C1E1" w:rsidR="005658C1" w:rsidRDefault="009D59C1" w:rsidP="005658C1">
            <w:pPr>
              <w:widowControl/>
              <w:jc w:val="both"/>
            </w:pPr>
            <w:r>
              <w:t>20000</w:t>
            </w:r>
          </w:p>
        </w:tc>
        <w:tc>
          <w:tcPr>
            <w:tcW w:w="1890" w:type="dxa"/>
          </w:tcPr>
          <w:p w14:paraId="5B72D73E" w14:textId="54A48055" w:rsidR="005658C1" w:rsidRDefault="00F7698B" w:rsidP="005658C1">
            <w:pPr>
              <w:widowControl/>
              <w:jc w:val="center"/>
            </w:pPr>
            <w:r>
              <w:t>0.1143 seconds</w:t>
            </w:r>
          </w:p>
        </w:tc>
        <w:tc>
          <w:tcPr>
            <w:tcW w:w="1574" w:type="dxa"/>
          </w:tcPr>
          <w:p w14:paraId="5FB84102" w14:textId="2EB1A3B7" w:rsidR="005658C1" w:rsidRDefault="00F7698B" w:rsidP="005658C1">
            <w:pPr>
              <w:widowControl/>
              <w:jc w:val="center"/>
            </w:pPr>
            <w:r>
              <w:t>73.4964 units</w:t>
            </w:r>
          </w:p>
        </w:tc>
      </w:tr>
      <w:tr w:rsidR="009D59C1" w14:paraId="78B1D576" w14:textId="77777777" w:rsidTr="00284CF7">
        <w:trPr>
          <w:jc w:val="center"/>
        </w:trPr>
        <w:tc>
          <w:tcPr>
            <w:tcW w:w="956" w:type="dxa"/>
          </w:tcPr>
          <w:p w14:paraId="15B60F7E" w14:textId="77777777" w:rsidR="009D59C1" w:rsidRPr="00C77864" w:rsidRDefault="009D59C1" w:rsidP="009D59C1">
            <w:pPr>
              <w:widowControl/>
              <w:jc w:val="both"/>
              <w:rPr>
                <w:b/>
                <w:bCs/>
              </w:rPr>
            </w:pPr>
            <w:r w:rsidRPr="00C77864">
              <w:rPr>
                <w:b/>
                <w:bCs/>
              </w:rPr>
              <w:t>2</w:t>
            </w:r>
          </w:p>
        </w:tc>
        <w:tc>
          <w:tcPr>
            <w:tcW w:w="1070" w:type="dxa"/>
          </w:tcPr>
          <w:p w14:paraId="047D04E2" w14:textId="2C4EDFF4" w:rsidR="009D59C1" w:rsidRPr="00C77864" w:rsidRDefault="009D59C1" w:rsidP="009D59C1">
            <w:pPr>
              <w:widowControl/>
              <w:jc w:val="both"/>
              <w:rPr>
                <w:b/>
                <w:bCs/>
              </w:rPr>
            </w:pPr>
            <w:r w:rsidRPr="00C77864">
              <w:rPr>
                <w:b/>
                <w:bCs/>
              </w:rPr>
              <w:t>1</w:t>
            </w:r>
          </w:p>
        </w:tc>
        <w:tc>
          <w:tcPr>
            <w:tcW w:w="1310" w:type="dxa"/>
          </w:tcPr>
          <w:p w14:paraId="4B30F6BE" w14:textId="77777777" w:rsidR="009D59C1" w:rsidRPr="00C77864" w:rsidRDefault="009D59C1" w:rsidP="009D59C1">
            <w:pPr>
              <w:widowControl/>
              <w:jc w:val="both"/>
              <w:rPr>
                <w:b/>
                <w:bCs/>
              </w:rPr>
            </w:pPr>
            <w:r w:rsidRPr="00C77864">
              <w:rPr>
                <w:b/>
                <w:bCs/>
              </w:rPr>
              <w:t>0.5</w:t>
            </w:r>
          </w:p>
        </w:tc>
        <w:tc>
          <w:tcPr>
            <w:tcW w:w="1159" w:type="dxa"/>
          </w:tcPr>
          <w:p w14:paraId="3076AA0C" w14:textId="430ACBAF" w:rsidR="009D59C1" w:rsidRPr="00C77864" w:rsidRDefault="009D59C1" w:rsidP="009D59C1">
            <w:pPr>
              <w:widowControl/>
              <w:jc w:val="both"/>
              <w:rPr>
                <w:b/>
                <w:bCs/>
              </w:rPr>
            </w:pPr>
            <w:r w:rsidRPr="00C77864">
              <w:rPr>
                <w:b/>
                <w:bCs/>
              </w:rPr>
              <w:t>20000</w:t>
            </w:r>
          </w:p>
        </w:tc>
        <w:tc>
          <w:tcPr>
            <w:tcW w:w="1890" w:type="dxa"/>
          </w:tcPr>
          <w:p w14:paraId="53664BBA" w14:textId="3BA2376E" w:rsidR="009D59C1" w:rsidRPr="00C77864" w:rsidRDefault="00E419F7" w:rsidP="009D59C1">
            <w:pPr>
              <w:widowControl/>
              <w:jc w:val="center"/>
              <w:rPr>
                <w:b/>
                <w:bCs/>
              </w:rPr>
            </w:pPr>
            <w:r w:rsidRPr="00C77864">
              <w:rPr>
                <w:b/>
                <w:bCs/>
              </w:rPr>
              <w:t>0.12306 seconds</w:t>
            </w:r>
          </w:p>
        </w:tc>
        <w:tc>
          <w:tcPr>
            <w:tcW w:w="1574" w:type="dxa"/>
          </w:tcPr>
          <w:p w14:paraId="1673EF59" w14:textId="262011BA" w:rsidR="009D59C1" w:rsidRPr="00C77864" w:rsidRDefault="00E419F7" w:rsidP="009D59C1">
            <w:pPr>
              <w:widowControl/>
              <w:jc w:val="center"/>
              <w:rPr>
                <w:b/>
                <w:bCs/>
              </w:rPr>
            </w:pPr>
            <w:r w:rsidRPr="00C77864">
              <w:rPr>
                <w:b/>
                <w:bCs/>
              </w:rPr>
              <w:t>66.4089 units</w:t>
            </w:r>
          </w:p>
        </w:tc>
      </w:tr>
      <w:tr w:rsidR="009D59C1" w14:paraId="7CC39953" w14:textId="77777777" w:rsidTr="00284CF7">
        <w:trPr>
          <w:jc w:val="center"/>
        </w:trPr>
        <w:tc>
          <w:tcPr>
            <w:tcW w:w="956" w:type="dxa"/>
          </w:tcPr>
          <w:p w14:paraId="59570F8B" w14:textId="77777777" w:rsidR="009D59C1" w:rsidRDefault="009D59C1" w:rsidP="009D59C1">
            <w:pPr>
              <w:widowControl/>
              <w:jc w:val="both"/>
            </w:pPr>
            <w:r>
              <w:t>3</w:t>
            </w:r>
          </w:p>
        </w:tc>
        <w:tc>
          <w:tcPr>
            <w:tcW w:w="1070" w:type="dxa"/>
          </w:tcPr>
          <w:p w14:paraId="7BFC351D" w14:textId="34623BC2" w:rsidR="009D59C1" w:rsidRDefault="009D59C1" w:rsidP="009D59C1">
            <w:pPr>
              <w:widowControl/>
              <w:jc w:val="both"/>
            </w:pPr>
            <w:r w:rsidRPr="00232689">
              <w:t>1</w:t>
            </w:r>
          </w:p>
        </w:tc>
        <w:tc>
          <w:tcPr>
            <w:tcW w:w="1310" w:type="dxa"/>
          </w:tcPr>
          <w:p w14:paraId="158E8FC6" w14:textId="77777777" w:rsidR="009D59C1" w:rsidRDefault="009D59C1" w:rsidP="009D59C1">
            <w:pPr>
              <w:widowControl/>
              <w:jc w:val="both"/>
            </w:pPr>
            <w:r>
              <w:t>0.5</w:t>
            </w:r>
          </w:p>
        </w:tc>
        <w:tc>
          <w:tcPr>
            <w:tcW w:w="1159" w:type="dxa"/>
          </w:tcPr>
          <w:p w14:paraId="192E6AAF" w14:textId="526B215B" w:rsidR="009D59C1" w:rsidRDefault="009D59C1" w:rsidP="009D59C1">
            <w:pPr>
              <w:widowControl/>
              <w:jc w:val="both"/>
            </w:pPr>
            <w:r w:rsidRPr="00BC17E2">
              <w:t>2</w:t>
            </w:r>
            <w:r>
              <w:t>0</w:t>
            </w:r>
            <w:r w:rsidRPr="00BC17E2">
              <w:t>000</w:t>
            </w:r>
          </w:p>
        </w:tc>
        <w:tc>
          <w:tcPr>
            <w:tcW w:w="1890" w:type="dxa"/>
          </w:tcPr>
          <w:p w14:paraId="24BF878E" w14:textId="7CDEAF31" w:rsidR="009D59C1" w:rsidRDefault="00E419F7" w:rsidP="009D59C1">
            <w:pPr>
              <w:widowControl/>
              <w:jc w:val="center"/>
            </w:pPr>
            <w:r>
              <w:t>0.17578 seconds</w:t>
            </w:r>
          </w:p>
        </w:tc>
        <w:tc>
          <w:tcPr>
            <w:tcW w:w="1574" w:type="dxa"/>
          </w:tcPr>
          <w:p w14:paraId="62C00D1A" w14:textId="7AFD0ED5" w:rsidR="009D59C1" w:rsidRDefault="00E419F7" w:rsidP="009D59C1">
            <w:pPr>
              <w:widowControl/>
              <w:jc w:val="center"/>
            </w:pPr>
            <w:r>
              <w:t>77.4425 units</w:t>
            </w:r>
          </w:p>
        </w:tc>
      </w:tr>
      <w:tr w:rsidR="005658C1" w14:paraId="5A9F9E25" w14:textId="77777777" w:rsidTr="00284CF7">
        <w:trPr>
          <w:jc w:val="center"/>
        </w:trPr>
        <w:tc>
          <w:tcPr>
            <w:tcW w:w="956" w:type="dxa"/>
          </w:tcPr>
          <w:p w14:paraId="76DE0128" w14:textId="77777777" w:rsidR="005658C1" w:rsidRDefault="005658C1" w:rsidP="005658C1">
            <w:pPr>
              <w:widowControl/>
              <w:jc w:val="both"/>
            </w:pPr>
            <w:r>
              <w:t>1</w:t>
            </w:r>
          </w:p>
        </w:tc>
        <w:tc>
          <w:tcPr>
            <w:tcW w:w="1070" w:type="dxa"/>
          </w:tcPr>
          <w:p w14:paraId="3DDF4D0C" w14:textId="5B872111" w:rsidR="005658C1" w:rsidRDefault="005658C1" w:rsidP="005658C1">
            <w:pPr>
              <w:widowControl/>
              <w:jc w:val="both"/>
            </w:pPr>
            <w:r w:rsidRPr="00232689">
              <w:t>1</w:t>
            </w:r>
          </w:p>
        </w:tc>
        <w:tc>
          <w:tcPr>
            <w:tcW w:w="1310" w:type="dxa"/>
          </w:tcPr>
          <w:p w14:paraId="3A9BA664" w14:textId="77777777" w:rsidR="005658C1" w:rsidRDefault="005658C1" w:rsidP="005658C1">
            <w:pPr>
              <w:widowControl/>
              <w:jc w:val="both"/>
            </w:pPr>
            <w:r>
              <w:t>0.5</w:t>
            </w:r>
          </w:p>
        </w:tc>
        <w:tc>
          <w:tcPr>
            <w:tcW w:w="1159" w:type="dxa"/>
          </w:tcPr>
          <w:p w14:paraId="004B2CCA" w14:textId="4E7396EF" w:rsidR="005658C1" w:rsidRDefault="009D59C1" w:rsidP="005658C1">
            <w:pPr>
              <w:widowControl/>
              <w:jc w:val="both"/>
            </w:pPr>
            <w:r>
              <w:t>2500</w:t>
            </w:r>
          </w:p>
        </w:tc>
        <w:tc>
          <w:tcPr>
            <w:tcW w:w="1890" w:type="dxa"/>
          </w:tcPr>
          <w:p w14:paraId="5F01E86B" w14:textId="5E5640C6" w:rsidR="005658C1" w:rsidRDefault="00F7698B" w:rsidP="005658C1">
            <w:pPr>
              <w:widowControl/>
              <w:jc w:val="center"/>
            </w:pPr>
            <w:r>
              <w:t>0.10592 seconds</w:t>
            </w:r>
          </w:p>
        </w:tc>
        <w:tc>
          <w:tcPr>
            <w:tcW w:w="1574" w:type="dxa"/>
          </w:tcPr>
          <w:p w14:paraId="673E4310" w14:textId="770C71A0" w:rsidR="005658C1" w:rsidRDefault="00F7698B" w:rsidP="005658C1">
            <w:pPr>
              <w:widowControl/>
              <w:jc w:val="center"/>
            </w:pPr>
            <w:r>
              <w:t>74.9157 units</w:t>
            </w:r>
          </w:p>
        </w:tc>
      </w:tr>
      <w:tr w:rsidR="009D59C1" w14:paraId="6D249E6A" w14:textId="77777777" w:rsidTr="00284CF7">
        <w:trPr>
          <w:jc w:val="center"/>
        </w:trPr>
        <w:tc>
          <w:tcPr>
            <w:tcW w:w="956" w:type="dxa"/>
          </w:tcPr>
          <w:p w14:paraId="3882C968" w14:textId="77777777" w:rsidR="009D59C1" w:rsidRDefault="009D59C1" w:rsidP="009D59C1">
            <w:pPr>
              <w:widowControl/>
              <w:jc w:val="both"/>
            </w:pPr>
            <w:r>
              <w:t>2</w:t>
            </w:r>
          </w:p>
        </w:tc>
        <w:tc>
          <w:tcPr>
            <w:tcW w:w="1070" w:type="dxa"/>
          </w:tcPr>
          <w:p w14:paraId="0C757E11" w14:textId="788A1EC2" w:rsidR="009D59C1" w:rsidRDefault="009D59C1" w:rsidP="009D59C1">
            <w:pPr>
              <w:widowControl/>
              <w:jc w:val="both"/>
            </w:pPr>
            <w:r w:rsidRPr="00232689">
              <w:t>1</w:t>
            </w:r>
          </w:p>
        </w:tc>
        <w:tc>
          <w:tcPr>
            <w:tcW w:w="1310" w:type="dxa"/>
          </w:tcPr>
          <w:p w14:paraId="1271F924" w14:textId="77777777" w:rsidR="009D59C1" w:rsidRDefault="009D59C1" w:rsidP="009D59C1">
            <w:pPr>
              <w:widowControl/>
              <w:jc w:val="both"/>
            </w:pPr>
            <w:r>
              <w:t>0.5</w:t>
            </w:r>
          </w:p>
        </w:tc>
        <w:tc>
          <w:tcPr>
            <w:tcW w:w="1159" w:type="dxa"/>
          </w:tcPr>
          <w:p w14:paraId="396F9EF0" w14:textId="0598E18D" w:rsidR="009D59C1" w:rsidRDefault="009D59C1" w:rsidP="009D59C1">
            <w:pPr>
              <w:widowControl/>
              <w:jc w:val="both"/>
            </w:pPr>
            <w:r w:rsidRPr="00E95AD9">
              <w:t>2500</w:t>
            </w:r>
          </w:p>
        </w:tc>
        <w:tc>
          <w:tcPr>
            <w:tcW w:w="1890" w:type="dxa"/>
          </w:tcPr>
          <w:p w14:paraId="0A313442" w14:textId="4A1D26E3" w:rsidR="009D59C1" w:rsidRDefault="00E419F7" w:rsidP="009D59C1">
            <w:pPr>
              <w:widowControl/>
              <w:jc w:val="center"/>
            </w:pPr>
            <w:r>
              <w:t>0.1538 seconds</w:t>
            </w:r>
          </w:p>
        </w:tc>
        <w:tc>
          <w:tcPr>
            <w:tcW w:w="1574" w:type="dxa"/>
          </w:tcPr>
          <w:p w14:paraId="1CAE7E01" w14:textId="1E52B2E6" w:rsidR="009D59C1" w:rsidRDefault="00E419F7" w:rsidP="009D59C1">
            <w:pPr>
              <w:widowControl/>
              <w:jc w:val="center"/>
            </w:pPr>
            <w:r>
              <w:t>71.9022 units</w:t>
            </w:r>
          </w:p>
        </w:tc>
      </w:tr>
      <w:tr w:rsidR="009D59C1" w14:paraId="2C011069" w14:textId="77777777" w:rsidTr="00284CF7">
        <w:trPr>
          <w:jc w:val="center"/>
        </w:trPr>
        <w:tc>
          <w:tcPr>
            <w:tcW w:w="956" w:type="dxa"/>
          </w:tcPr>
          <w:p w14:paraId="30DE2F3C" w14:textId="77777777" w:rsidR="009D59C1" w:rsidRDefault="009D59C1" w:rsidP="009D59C1">
            <w:pPr>
              <w:widowControl/>
              <w:jc w:val="both"/>
            </w:pPr>
            <w:r>
              <w:t>3</w:t>
            </w:r>
          </w:p>
        </w:tc>
        <w:tc>
          <w:tcPr>
            <w:tcW w:w="1070" w:type="dxa"/>
          </w:tcPr>
          <w:p w14:paraId="56C6EBD5" w14:textId="37D27007" w:rsidR="009D59C1" w:rsidRDefault="009D59C1" w:rsidP="009D59C1">
            <w:pPr>
              <w:widowControl/>
              <w:jc w:val="both"/>
            </w:pPr>
            <w:r w:rsidRPr="00232689">
              <w:t>1</w:t>
            </w:r>
          </w:p>
        </w:tc>
        <w:tc>
          <w:tcPr>
            <w:tcW w:w="1310" w:type="dxa"/>
          </w:tcPr>
          <w:p w14:paraId="28523ED2" w14:textId="77777777" w:rsidR="009D59C1" w:rsidRDefault="009D59C1" w:rsidP="009D59C1">
            <w:pPr>
              <w:widowControl/>
              <w:jc w:val="both"/>
            </w:pPr>
            <w:r>
              <w:t>0.5</w:t>
            </w:r>
          </w:p>
        </w:tc>
        <w:tc>
          <w:tcPr>
            <w:tcW w:w="1159" w:type="dxa"/>
          </w:tcPr>
          <w:p w14:paraId="7640BC1A" w14:textId="1E686DB1" w:rsidR="009D59C1" w:rsidRDefault="009D59C1" w:rsidP="009D59C1">
            <w:pPr>
              <w:widowControl/>
              <w:jc w:val="both"/>
            </w:pPr>
            <w:r w:rsidRPr="00E95AD9">
              <w:t>2500</w:t>
            </w:r>
          </w:p>
        </w:tc>
        <w:tc>
          <w:tcPr>
            <w:tcW w:w="1890" w:type="dxa"/>
          </w:tcPr>
          <w:p w14:paraId="2C7D2C08" w14:textId="0553A6FD" w:rsidR="009D59C1" w:rsidRDefault="00E419F7" w:rsidP="009D59C1">
            <w:pPr>
              <w:widowControl/>
              <w:jc w:val="center"/>
            </w:pPr>
            <w:r>
              <w:t>0.19847 seconds</w:t>
            </w:r>
          </w:p>
        </w:tc>
        <w:tc>
          <w:tcPr>
            <w:tcW w:w="1574" w:type="dxa"/>
          </w:tcPr>
          <w:p w14:paraId="590EE8AD" w14:textId="633AF650" w:rsidR="009D59C1" w:rsidRDefault="00E419F7" w:rsidP="009D59C1">
            <w:pPr>
              <w:widowControl/>
              <w:jc w:val="center"/>
            </w:pPr>
            <w:r>
              <w:t>76.8308 units</w:t>
            </w:r>
          </w:p>
        </w:tc>
      </w:tr>
      <w:tr w:rsidR="005658C1" w14:paraId="13438B48" w14:textId="77777777" w:rsidTr="00284CF7">
        <w:trPr>
          <w:jc w:val="center"/>
        </w:trPr>
        <w:tc>
          <w:tcPr>
            <w:tcW w:w="956" w:type="dxa"/>
          </w:tcPr>
          <w:p w14:paraId="3FDF64A3" w14:textId="77777777" w:rsidR="005658C1" w:rsidRDefault="005658C1" w:rsidP="005658C1">
            <w:pPr>
              <w:widowControl/>
              <w:jc w:val="both"/>
            </w:pPr>
            <w:r>
              <w:t>1</w:t>
            </w:r>
          </w:p>
        </w:tc>
        <w:tc>
          <w:tcPr>
            <w:tcW w:w="1070" w:type="dxa"/>
          </w:tcPr>
          <w:p w14:paraId="7824888B" w14:textId="3CEBC52B" w:rsidR="005658C1" w:rsidRDefault="005658C1" w:rsidP="005658C1">
            <w:pPr>
              <w:widowControl/>
              <w:jc w:val="both"/>
            </w:pPr>
            <w:r w:rsidRPr="00232689">
              <w:t>1</w:t>
            </w:r>
          </w:p>
        </w:tc>
        <w:tc>
          <w:tcPr>
            <w:tcW w:w="1310" w:type="dxa"/>
          </w:tcPr>
          <w:p w14:paraId="2C9739B4" w14:textId="77777777" w:rsidR="005658C1" w:rsidRDefault="005658C1" w:rsidP="005658C1">
            <w:pPr>
              <w:widowControl/>
              <w:jc w:val="both"/>
            </w:pPr>
            <w:r>
              <w:t>0.5</w:t>
            </w:r>
          </w:p>
        </w:tc>
        <w:tc>
          <w:tcPr>
            <w:tcW w:w="1159" w:type="dxa"/>
          </w:tcPr>
          <w:p w14:paraId="408D75F3" w14:textId="0B099F20" w:rsidR="005658C1" w:rsidRDefault="009D59C1" w:rsidP="005658C1">
            <w:pPr>
              <w:widowControl/>
              <w:jc w:val="both"/>
            </w:pPr>
            <w:r>
              <w:t>5000</w:t>
            </w:r>
          </w:p>
        </w:tc>
        <w:tc>
          <w:tcPr>
            <w:tcW w:w="1890" w:type="dxa"/>
          </w:tcPr>
          <w:p w14:paraId="0DF2B0AA" w14:textId="27E7BB37" w:rsidR="005658C1" w:rsidRDefault="00F7698B" w:rsidP="005658C1">
            <w:pPr>
              <w:widowControl/>
              <w:jc w:val="center"/>
            </w:pPr>
            <w:r>
              <w:t>0.10584 seconds</w:t>
            </w:r>
          </w:p>
        </w:tc>
        <w:tc>
          <w:tcPr>
            <w:tcW w:w="1574" w:type="dxa"/>
          </w:tcPr>
          <w:p w14:paraId="327024E1" w14:textId="72681C63" w:rsidR="005658C1" w:rsidRDefault="00F7698B" w:rsidP="005658C1">
            <w:pPr>
              <w:widowControl/>
              <w:jc w:val="center"/>
            </w:pPr>
            <w:r>
              <w:t>75.3541 units</w:t>
            </w:r>
          </w:p>
        </w:tc>
      </w:tr>
      <w:tr w:rsidR="009D59C1" w14:paraId="62175689" w14:textId="77777777" w:rsidTr="00284CF7">
        <w:trPr>
          <w:jc w:val="center"/>
        </w:trPr>
        <w:tc>
          <w:tcPr>
            <w:tcW w:w="956" w:type="dxa"/>
          </w:tcPr>
          <w:p w14:paraId="2142FDD5" w14:textId="77777777" w:rsidR="009D59C1" w:rsidRDefault="009D59C1" w:rsidP="009D59C1">
            <w:pPr>
              <w:widowControl/>
              <w:jc w:val="both"/>
            </w:pPr>
            <w:r>
              <w:t>2</w:t>
            </w:r>
          </w:p>
        </w:tc>
        <w:tc>
          <w:tcPr>
            <w:tcW w:w="1070" w:type="dxa"/>
          </w:tcPr>
          <w:p w14:paraId="2210A275" w14:textId="2BBAF01B" w:rsidR="009D59C1" w:rsidRDefault="009D59C1" w:rsidP="009D59C1">
            <w:pPr>
              <w:widowControl/>
              <w:jc w:val="both"/>
            </w:pPr>
            <w:r w:rsidRPr="00232689">
              <w:t>1</w:t>
            </w:r>
          </w:p>
        </w:tc>
        <w:tc>
          <w:tcPr>
            <w:tcW w:w="1310" w:type="dxa"/>
          </w:tcPr>
          <w:p w14:paraId="73352051" w14:textId="77777777" w:rsidR="009D59C1" w:rsidRDefault="009D59C1" w:rsidP="009D59C1">
            <w:pPr>
              <w:widowControl/>
              <w:jc w:val="both"/>
            </w:pPr>
            <w:r>
              <w:t>0.5</w:t>
            </w:r>
          </w:p>
        </w:tc>
        <w:tc>
          <w:tcPr>
            <w:tcW w:w="1159" w:type="dxa"/>
          </w:tcPr>
          <w:p w14:paraId="5825BE02" w14:textId="23004B00" w:rsidR="009D59C1" w:rsidRDefault="009D59C1" w:rsidP="009D59C1">
            <w:pPr>
              <w:widowControl/>
              <w:jc w:val="both"/>
            </w:pPr>
            <w:r w:rsidRPr="006C5BBC">
              <w:t>5000</w:t>
            </w:r>
          </w:p>
        </w:tc>
        <w:tc>
          <w:tcPr>
            <w:tcW w:w="1890" w:type="dxa"/>
          </w:tcPr>
          <w:p w14:paraId="3AF732DC" w14:textId="01353B0D" w:rsidR="009D59C1" w:rsidRDefault="00E419F7" w:rsidP="009D59C1">
            <w:pPr>
              <w:widowControl/>
              <w:jc w:val="center"/>
            </w:pPr>
            <w:r>
              <w:t>0.11668 seconds</w:t>
            </w:r>
          </w:p>
        </w:tc>
        <w:tc>
          <w:tcPr>
            <w:tcW w:w="1574" w:type="dxa"/>
          </w:tcPr>
          <w:p w14:paraId="3866FD7C" w14:textId="3395A1CC" w:rsidR="009D59C1" w:rsidRDefault="00E419F7" w:rsidP="009D59C1">
            <w:pPr>
              <w:widowControl/>
              <w:jc w:val="center"/>
            </w:pPr>
            <w:r>
              <w:t>67.8624 units</w:t>
            </w:r>
          </w:p>
        </w:tc>
      </w:tr>
      <w:tr w:rsidR="009D59C1" w14:paraId="1F5F476A" w14:textId="77777777" w:rsidTr="00284CF7">
        <w:trPr>
          <w:jc w:val="center"/>
        </w:trPr>
        <w:tc>
          <w:tcPr>
            <w:tcW w:w="956" w:type="dxa"/>
          </w:tcPr>
          <w:p w14:paraId="345FB377" w14:textId="77777777" w:rsidR="009D59C1" w:rsidRDefault="009D59C1" w:rsidP="009D59C1">
            <w:pPr>
              <w:widowControl/>
              <w:jc w:val="both"/>
            </w:pPr>
            <w:r>
              <w:t>3</w:t>
            </w:r>
          </w:p>
        </w:tc>
        <w:tc>
          <w:tcPr>
            <w:tcW w:w="1070" w:type="dxa"/>
          </w:tcPr>
          <w:p w14:paraId="5674B312" w14:textId="58889225" w:rsidR="009D59C1" w:rsidRDefault="009D59C1" w:rsidP="009D59C1">
            <w:pPr>
              <w:widowControl/>
              <w:jc w:val="both"/>
            </w:pPr>
            <w:r w:rsidRPr="00232689">
              <w:t>1</w:t>
            </w:r>
          </w:p>
        </w:tc>
        <w:tc>
          <w:tcPr>
            <w:tcW w:w="1310" w:type="dxa"/>
          </w:tcPr>
          <w:p w14:paraId="5606A762" w14:textId="77777777" w:rsidR="009D59C1" w:rsidRDefault="009D59C1" w:rsidP="009D59C1">
            <w:pPr>
              <w:widowControl/>
              <w:jc w:val="both"/>
            </w:pPr>
            <w:r>
              <w:t>0.5</w:t>
            </w:r>
          </w:p>
        </w:tc>
        <w:tc>
          <w:tcPr>
            <w:tcW w:w="1159" w:type="dxa"/>
          </w:tcPr>
          <w:p w14:paraId="58503F61" w14:textId="7BC22324" w:rsidR="009D59C1" w:rsidRDefault="009D59C1" w:rsidP="009D59C1">
            <w:pPr>
              <w:widowControl/>
              <w:jc w:val="both"/>
            </w:pPr>
            <w:r w:rsidRPr="006C5BBC">
              <w:t>5000</w:t>
            </w:r>
          </w:p>
        </w:tc>
        <w:tc>
          <w:tcPr>
            <w:tcW w:w="1890" w:type="dxa"/>
          </w:tcPr>
          <w:p w14:paraId="199C51D8" w14:textId="4D023FB2" w:rsidR="009D59C1" w:rsidRDefault="00E419F7" w:rsidP="009D59C1">
            <w:pPr>
              <w:widowControl/>
              <w:jc w:val="center"/>
            </w:pPr>
            <w:r>
              <w:t>0.16529 seconds</w:t>
            </w:r>
          </w:p>
        </w:tc>
        <w:tc>
          <w:tcPr>
            <w:tcW w:w="1574" w:type="dxa"/>
          </w:tcPr>
          <w:p w14:paraId="1CFC8AA3" w14:textId="7C0A078F" w:rsidR="009D59C1" w:rsidRDefault="00E419F7" w:rsidP="009D59C1">
            <w:pPr>
              <w:widowControl/>
              <w:jc w:val="center"/>
            </w:pPr>
            <w:r>
              <w:t>79.6429 units</w:t>
            </w:r>
          </w:p>
        </w:tc>
      </w:tr>
      <w:tr w:rsidR="005658C1" w14:paraId="594086CE" w14:textId="77777777" w:rsidTr="00284CF7">
        <w:trPr>
          <w:jc w:val="center"/>
        </w:trPr>
        <w:tc>
          <w:tcPr>
            <w:tcW w:w="956" w:type="dxa"/>
          </w:tcPr>
          <w:p w14:paraId="254369D4" w14:textId="77777777" w:rsidR="005658C1" w:rsidRDefault="005658C1" w:rsidP="005658C1">
            <w:pPr>
              <w:widowControl/>
              <w:jc w:val="both"/>
            </w:pPr>
            <w:r>
              <w:t>1</w:t>
            </w:r>
          </w:p>
        </w:tc>
        <w:tc>
          <w:tcPr>
            <w:tcW w:w="1070" w:type="dxa"/>
          </w:tcPr>
          <w:p w14:paraId="263FA5F6" w14:textId="7013D6F9" w:rsidR="005658C1" w:rsidRDefault="005658C1" w:rsidP="005658C1">
            <w:pPr>
              <w:widowControl/>
              <w:jc w:val="both"/>
            </w:pPr>
            <w:r w:rsidRPr="00232689">
              <w:t>1</w:t>
            </w:r>
          </w:p>
        </w:tc>
        <w:tc>
          <w:tcPr>
            <w:tcW w:w="1310" w:type="dxa"/>
          </w:tcPr>
          <w:p w14:paraId="72CE8DD4" w14:textId="77777777" w:rsidR="005658C1" w:rsidRDefault="005658C1" w:rsidP="005658C1">
            <w:pPr>
              <w:widowControl/>
              <w:jc w:val="both"/>
            </w:pPr>
            <w:r>
              <w:t>0.5</w:t>
            </w:r>
          </w:p>
        </w:tc>
        <w:tc>
          <w:tcPr>
            <w:tcW w:w="1159" w:type="dxa"/>
          </w:tcPr>
          <w:p w14:paraId="7923F872" w14:textId="7342371A" w:rsidR="005658C1" w:rsidRDefault="009D59C1" w:rsidP="005658C1">
            <w:pPr>
              <w:widowControl/>
              <w:jc w:val="both"/>
            </w:pPr>
            <w:r>
              <w:t>7500</w:t>
            </w:r>
          </w:p>
        </w:tc>
        <w:tc>
          <w:tcPr>
            <w:tcW w:w="1890" w:type="dxa"/>
          </w:tcPr>
          <w:p w14:paraId="73FF261F" w14:textId="42C968A8" w:rsidR="005658C1" w:rsidRDefault="00F7698B" w:rsidP="005658C1">
            <w:pPr>
              <w:widowControl/>
              <w:jc w:val="center"/>
            </w:pPr>
            <w:r>
              <w:t>0.12859 seconds</w:t>
            </w:r>
          </w:p>
        </w:tc>
        <w:tc>
          <w:tcPr>
            <w:tcW w:w="1574" w:type="dxa"/>
          </w:tcPr>
          <w:p w14:paraId="1E666515" w14:textId="706B8DFC" w:rsidR="005658C1" w:rsidRDefault="00F7698B" w:rsidP="005658C1">
            <w:pPr>
              <w:widowControl/>
              <w:jc w:val="center"/>
            </w:pPr>
            <w:r>
              <w:t>75.2374 units</w:t>
            </w:r>
          </w:p>
        </w:tc>
      </w:tr>
      <w:tr w:rsidR="009D59C1" w14:paraId="10A81E02" w14:textId="77777777" w:rsidTr="00284CF7">
        <w:trPr>
          <w:jc w:val="center"/>
        </w:trPr>
        <w:tc>
          <w:tcPr>
            <w:tcW w:w="956" w:type="dxa"/>
          </w:tcPr>
          <w:p w14:paraId="1B80852C" w14:textId="77777777" w:rsidR="009D59C1" w:rsidRDefault="009D59C1" w:rsidP="009D59C1">
            <w:pPr>
              <w:widowControl/>
              <w:jc w:val="both"/>
            </w:pPr>
            <w:r>
              <w:t>2</w:t>
            </w:r>
          </w:p>
        </w:tc>
        <w:tc>
          <w:tcPr>
            <w:tcW w:w="1070" w:type="dxa"/>
          </w:tcPr>
          <w:p w14:paraId="2C81B7E3" w14:textId="4176EB62" w:rsidR="009D59C1" w:rsidRDefault="009D59C1" w:rsidP="009D59C1">
            <w:pPr>
              <w:widowControl/>
              <w:jc w:val="both"/>
            </w:pPr>
            <w:r w:rsidRPr="00232689">
              <w:t>1</w:t>
            </w:r>
          </w:p>
        </w:tc>
        <w:tc>
          <w:tcPr>
            <w:tcW w:w="1310" w:type="dxa"/>
          </w:tcPr>
          <w:p w14:paraId="07783D36" w14:textId="77777777" w:rsidR="009D59C1" w:rsidRDefault="009D59C1" w:rsidP="009D59C1">
            <w:pPr>
              <w:widowControl/>
              <w:jc w:val="both"/>
            </w:pPr>
            <w:r>
              <w:t>0.5</w:t>
            </w:r>
          </w:p>
        </w:tc>
        <w:tc>
          <w:tcPr>
            <w:tcW w:w="1159" w:type="dxa"/>
          </w:tcPr>
          <w:p w14:paraId="2AD0E782" w14:textId="22FFE4C8" w:rsidR="009D59C1" w:rsidRDefault="009D59C1" w:rsidP="009D59C1">
            <w:pPr>
              <w:widowControl/>
              <w:jc w:val="both"/>
            </w:pPr>
            <w:r w:rsidRPr="00531A02">
              <w:t>7500</w:t>
            </w:r>
          </w:p>
        </w:tc>
        <w:tc>
          <w:tcPr>
            <w:tcW w:w="1890" w:type="dxa"/>
          </w:tcPr>
          <w:p w14:paraId="2B4E241E" w14:textId="6A731A61" w:rsidR="009D59C1" w:rsidRDefault="00C104FF" w:rsidP="009D59C1">
            <w:pPr>
              <w:widowControl/>
              <w:jc w:val="center"/>
            </w:pPr>
            <w:r>
              <w:t>0.12812 seconds</w:t>
            </w:r>
          </w:p>
        </w:tc>
        <w:tc>
          <w:tcPr>
            <w:tcW w:w="1574" w:type="dxa"/>
          </w:tcPr>
          <w:p w14:paraId="6FCC6E15" w14:textId="03F3D1B8" w:rsidR="009D59C1" w:rsidRDefault="00C104FF" w:rsidP="009D59C1">
            <w:pPr>
              <w:widowControl/>
              <w:jc w:val="center"/>
            </w:pPr>
            <w:r>
              <w:t>72.9277 units</w:t>
            </w:r>
          </w:p>
        </w:tc>
      </w:tr>
      <w:tr w:rsidR="009D59C1" w14:paraId="23E417EE" w14:textId="77777777" w:rsidTr="00284CF7">
        <w:trPr>
          <w:jc w:val="center"/>
        </w:trPr>
        <w:tc>
          <w:tcPr>
            <w:tcW w:w="956" w:type="dxa"/>
          </w:tcPr>
          <w:p w14:paraId="1C93E84E" w14:textId="77777777" w:rsidR="009D59C1" w:rsidRDefault="009D59C1" w:rsidP="009D59C1">
            <w:pPr>
              <w:widowControl/>
              <w:jc w:val="both"/>
            </w:pPr>
            <w:r>
              <w:t>3</w:t>
            </w:r>
          </w:p>
        </w:tc>
        <w:tc>
          <w:tcPr>
            <w:tcW w:w="1070" w:type="dxa"/>
          </w:tcPr>
          <w:p w14:paraId="7143A6F0" w14:textId="100D3757" w:rsidR="009D59C1" w:rsidRDefault="009D59C1" w:rsidP="009D59C1">
            <w:pPr>
              <w:widowControl/>
              <w:jc w:val="both"/>
            </w:pPr>
            <w:r w:rsidRPr="00232689">
              <w:t>1</w:t>
            </w:r>
          </w:p>
        </w:tc>
        <w:tc>
          <w:tcPr>
            <w:tcW w:w="1310" w:type="dxa"/>
          </w:tcPr>
          <w:p w14:paraId="4B6844A4" w14:textId="77777777" w:rsidR="009D59C1" w:rsidRDefault="009D59C1" w:rsidP="009D59C1">
            <w:pPr>
              <w:widowControl/>
              <w:jc w:val="both"/>
            </w:pPr>
            <w:r>
              <w:t>0.5</w:t>
            </w:r>
          </w:p>
        </w:tc>
        <w:tc>
          <w:tcPr>
            <w:tcW w:w="1159" w:type="dxa"/>
          </w:tcPr>
          <w:p w14:paraId="7A1E205D" w14:textId="56DBCA86" w:rsidR="009D59C1" w:rsidRDefault="009D59C1" w:rsidP="009D59C1">
            <w:pPr>
              <w:widowControl/>
              <w:jc w:val="both"/>
            </w:pPr>
            <w:r w:rsidRPr="00531A02">
              <w:t>7500</w:t>
            </w:r>
          </w:p>
        </w:tc>
        <w:tc>
          <w:tcPr>
            <w:tcW w:w="1890" w:type="dxa"/>
          </w:tcPr>
          <w:p w14:paraId="70CC995A" w14:textId="30D84676" w:rsidR="009D59C1" w:rsidRDefault="00E419F7" w:rsidP="009D59C1">
            <w:pPr>
              <w:widowControl/>
              <w:jc w:val="center"/>
            </w:pPr>
            <w:r>
              <w:t>0.17285 seconds</w:t>
            </w:r>
          </w:p>
        </w:tc>
        <w:tc>
          <w:tcPr>
            <w:tcW w:w="1574" w:type="dxa"/>
          </w:tcPr>
          <w:p w14:paraId="7423FE6A" w14:textId="32C415B5" w:rsidR="009D59C1" w:rsidRDefault="00E419F7" w:rsidP="009D59C1">
            <w:pPr>
              <w:keepNext/>
              <w:widowControl/>
              <w:jc w:val="center"/>
            </w:pPr>
            <w:r>
              <w:t>74.2926 units</w:t>
            </w:r>
          </w:p>
        </w:tc>
      </w:tr>
    </w:tbl>
    <w:p w14:paraId="1DDB35A5" w14:textId="15F7B122" w:rsidR="00EE6077" w:rsidRPr="00CB1E55" w:rsidRDefault="005658C1" w:rsidP="00CB1E55">
      <w:pPr>
        <w:pStyle w:val="Caption"/>
        <w:jc w:val="center"/>
        <w:rPr>
          <w:i w:val="0"/>
          <w:iCs w:val="0"/>
          <w:color w:val="auto"/>
          <w:sz w:val="22"/>
          <w:szCs w:val="22"/>
        </w:rPr>
      </w:pPr>
      <w:r w:rsidRPr="005658C1">
        <w:rPr>
          <w:i w:val="0"/>
          <w:iCs w:val="0"/>
          <w:color w:val="auto"/>
          <w:sz w:val="22"/>
          <w:szCs w:val="22"/>
        </w:rPr>
        <w:t xml:space="preserve">Table </w:t>
      </w:r>
      <w:r w:rsidRPr="005658C1">
        <w:rPr>
          <w:i w:val="0"/>
          <w:iCs w:val="0"/>
          <w:color w:val="auto"/>
          <w:sz w:val="22"/>
          <w:szCs w:val="22"/>
        </w:rPr>
        <w:fldChar w:fldCharType="begin"/>
      </w:r>
      <w:r w:rsidRPr="005658C1">
        <w:rPr>
          <w:i w:val="0"/>
          <w:iCs w:val="0"/>
          <w:color w:val="auto"/>
          <w:sz w:val="22"/>
          <w:szCs w:val="22"/>
        </w:rPr>
        <w:instrText xml:space="preserve"> SEQ Table \* ARABIC </w:instrText>
      </w:r>
      <w:r w:rsidRPr="005658C1">
        <w:rPr>
          <w:i w:val="0"/>
          <w:iCs w:val="0"/>
          <w:color w:val="auto"/>
          <w:sz w:val="22"/>
          <w:szCs w:val="22"/>
        </w:rPr>
        <w:fldChar w:fldCharType="separate"/>
      </w:r>
      <w:r w:rsidR="00FF79DB">
        <w:rPr>
          <w:i w:val="0"/>
          <w:iCs w:val="0"/>
          <w:noProof/>
          <w:color w:val="auto"/>
          <w:sz w:val="22"/>
          <w:szCs w:val="22"/>
        </w:rPr>
        <w:t>5</w:t>
      </w:r>
      <w:r w:rsidRPr="005658C1">
        <w:rPr>
          <w:i w:val="0"/>
          <w:iCs w:val="0"/>
          <w:color w:val="auto"/>
          <w:sz w:val="22"/>
          <w:szCs w:val="22"/>
        </w:rPr>
        <w:fldChar w:fldCharType="end"/>
      </w:r>
      <w:r w:rsidRPr="005658C1">
        <w:rPr>
          <w:i w:val="0"/>
          <w:iCs w:val="0"/>
          <w:color w:val="auto"/>
          <w:sz w:val="22"/>
          <w:szCs w:val="22"/>
        </w:rPr>
        <w:t>: Iteration Tuning</w:t>
      </w:r>
    </w:p>
    <w:tbl>
      <w:tblPr>
        <w:tblStyle w:val="TableGrid"/>
        <w:tblW w:w="0" w:type="auto"/>
        <w:tblLook w:val="04A0" w:firstRow="1" w:lastRow="0" w:firstColumn="1" w:lastColumn="0" w:noHBand="0" w:noVBand="1"/>
      </w:tblPr>
      <w:tblGrid>
        <w:gridCol w:w="956"/>
        <w:gridCol w:w="1070"/>
        <w:gridCol w:w="1310"/>
        <w:gridCol w:w="1159"/>
        <w:gridCol w:w="1890"/>
        <w:gridCol w:w="1574"/>
      </w:tblGrid>
      <w:tr w:rsidR="00EE6077" w14:paraId="653423D7" w14:textId="77777777" w:rsidTr="00284CF7">
        <w:trPr>
          <w:tblHeader/>
        </w:trPr>
        <w:tc>
          <w:tcPr>
            <w:tcW w:w="956" w:type="dxa"/>
          </w:tcPr>
          <w:p w14:paraId="0C23C0E9" w14:textId="77777777" w:rsidR="00EE6077" w:rsidRDefault="00EE6077" w:rsidP="00284CF7">
            <w:pPr>
              <w:widowControl/>
              <w:jc w:val="center"/>
            </w:pPr>
            <w:r>
              <w:t>Map #</w:t>
            </w:r>
          </w:p>
        </w:tc>
        <w:tc>
          <w:tcPr>
            <w:tcW w:w="1070" w:type="dxa"/>
          </w:tcPr>
          <w:p w14:paraId="52AC6ED4" w14:textId="77777777" w:rsidR="00EE6077" w:rsidRDefault="00EE6077" w:rsidP="00284CF7">
            <w:pPr>
              <w:widowControl/>
              <w:jc w:val="center"/>
            </w:pPr>
            <w:r>
              <w:t>Epsilon</w:t>
            </w:r>
          </w:p>
        </w:tc>
        <w:tc>
          <w:tcPr>
            <w:tcW w:w="1310" w:type="dxa"/>
          </w:tcPr>
          <w:p w14:paraId="3C24A018" w14:textId="77777777" w:rsidR="00EE6077" w:rsidRDefault="00EE6077" w:rsidP="00284CF7">
            <w:pPr>
              <w:widowControl/>
              <w:jc w:val="center"/>
            </w:pPr>
            <w:r>
              <w:t>Threshold</w:t>
            </w:r>
          </w:p>
        </w:tc>
        <w:tc>
          <w:tcPr>
            <w:tcW w:w="1159" w:type="dxa"/>
          </w:tcPr>
          <w:p w14:paraId="641E93D4" w14:textId="77777777" w:rsidR="00EE6077" w:rsidRDefault="00EE6077" w:rsidP="00284CF7">
            <w:pPr>
              <w:widowControl/>
              <w:jc w:val="center"/>
            </w:pPr>
            <w:r>
              <w:t>Iterations</w:t>
            </w:r>
          </w:p>
        </w:tc>
        <w:tc>
          <w:tcPr>
            <w:tcW w:w="1890" w:type="dxa"/>
          </w:tcPr>
          <w:p w14:paraId="041A276D" w14:textId="77777777" w:rsidR="00EE6077" w:rsidRDefault="00EE6077" w:rsidP="00284CF7">
            <w:pPr>
              <w:widowControl/>
              <w:jc w:val="center"/>
            </w:pPr>
            <w:r>
              <w:t>Calculation Time</w:t>
            </w:r>
          </w:p>
        </w:tc>
        <w:tc>
          <w:tcPr>
            <w:tcW w:w="1574" w:type="dxa"/>
          </w:tcPr>
          <w:p w14:paraId="7A673A4A" w14:textId="77777777" w:rsidR="00EE6077" w:rsidRDefault="00EE6077" w:rsidP="00284CF7">
            <w:pPr>
              <w:widowControl/>
              <w:jc w:val="center"/>
            </w:pPr>
            <w:r>
              <w:t>Path Cost</w:t>
            </w:r>
          </w:p>
        </w:tc>
      </w:tr>
      <w:tr w:rsidR="00EE6077" w14:paraId="223DA188" w14:textId="77777777" w:rsidTr="00ED36B3">
        <w:tc>
          <w:tcPr>
            <w:tcW w:w="956" w:type="dxa"/>
          </w:tcPr>
          <w:p w14:paraId="1C4FCBCB" w14:textId="77777777" w:rsidR="00EE6077" w:rsidRPr="00EE6077" w:rsidRDefault="00EE6077" w:rsidP="00284CF7">
            <w:pPr>
              <w:widowControl/>
              <w:jc w:val="center"/>
            </w:pPr>
            <w:r w:rsidRPr="00EE6077">
              <w:t>1</w:t>
            </w:r>
          </w:p>
        </w:tc>
        <w:tc>
          <w:tcPr>
            <w:tcW w:w="1070" w:type="dxa"/>
          </w:tcPr>
          <w:p w14:paraId="3C49F8AC" w14:textId="77777777" w:rsidR="00EE6077" w:rsidRPr="00EE6077" w:rsidRDefault="00EE6077" w:rsidP="00284CF7">
            <w:pPr>
              <w:widowControl/>
              <w:jc w:val="center"/>
            </w:pPr>
            <w:r w:rsidRPr="00EE6077">
              <w:t>1</w:t>
            </w:r>
          </w:p>
        </w:tc>
        <w:tc>
          <w:tcPr>
            <w:tcW w:w="1310" w:type="dxa"/>
          </w:tcPr>
          <w:p w14:paraId="7CD5B4B9" w14:textId="72238943" w:rsidR="00EE6077" w:rsidRPr="00EE6077" w:rsidRDefault="00EE6077" w:rsidP="00284CF7">
            <w:pPr>
              <w:widowControl/>
              <w:jc w:val="center"/>
            </w:pPr>
            <w:r w:rsidRPr="00EE6077">
              <w:t>0</w:t>
            </w:r>
            <w:r>
              <w:t>.5</w:t>
            </w:r>
          </w:p>
        </w:tc>
        <w:tc>
          <w:tcPr>
            <w:tcW w:w="1159" w:type="dxa"/>
          </w:tcPr>
          <w:p w14:paraId="2D832009" w14:textId="77777777" w:rsidR="00EE6077" w:rsidRPr="00EE6077" w:rsidRDefault="00EE6077" w:rsidP="00284CF7">
            <w:pPr>
              <w:widowControl/>
              <w:jc w:val="center"/>
            </w:pPr>
            <w:r w:rsidRPr="00EE6077">
              <w:t>10000</w:t>
            </w:r>
          </w:p>
        </w:tc>
        <w:tc>
          <w:tcPr>
            <w:tcW w:w="1890" w:type="dxa"/>
          </w:tcPr>
          <w:p w14:paraId="1A70B271" w14:textId="15878CB0" w:rsidR="00EE6077" w:rsidRPr="00EE6077" w:rsidRDefault="00A35936" w:rsidP="00BE27C8">
            <w:pPr>
              <w:widowControl/>
              <w:jc w:val="center"/>
            </w:pPr>
            <w:r>
              <w:t>0.10575 seconds</w:t>
            </w:r>
          </w:p>
        </w:tc>
        <w:tc>
          <w:tcPr>
            <w:tcW w:w="1574" w:type="dxa"/>
          </w:tcPr>
          <w:p w14:paraId="707A633A" w14:textId="6FEBCA42" w:rsidR="00EE6077" w:rsidRPr="00EE6077" w:rsidRDefault="00A35936" w:rsidP="00BE27C8">
            <w:pPr>
              <w:widowControl/>
              <w:jc w:val="center"/>
            </w:pPr>
            <w:r>
              <w:t>76.6066 units</w:t>
            </w:r>
          </w:p>
        </w:tc>
      </w:tr>
      <w:tr w:rsidR="00EE6077" w14:paraId="7D0B5E00" w14:textId="77777777" w:rsidTr="00ED36B3">
        <w:tc>
          <w:tcPr>
            <w:tcW w:w="956" w:type="dxa"/>
          </w:tcPr>
          <w:p w14:paraId="316AA2D1" w14:textId="77777777" w:rsidR="00EE6077" w:rsidRPr="00EE6077" w:rsidRDefault="00EE6077" w:rsidP="00284CF7">
            <w:pPr>
              <w:widowControl/>
              <w:jc w:val="center"/>
            </w:pPr>
            <w:r w:rsidRPr="00EE6077">
              <w:t>2</w:t>
            </w:r>
          </w:p>
        </w:tc>
        <w:tc>
          <w:tcPr>
            <w:tcW w:w="1070" w:type="dxa"/>
          </w:tcPr>
          <w:p w14:paraId="62F4FF8B" w14:textId="77777777" w:rsidR="00EE6077" w:rsidRPr="00EE6077" w:rsidRDefault="00EE6077" w:rsidP="00284CF7">
            <w:pPr>
              <w:widowControl/>
              <w:jc w:val="center"/>
            </w:pPr>
            <w:r w:rsidRPr="00EE6077">
              <w:t>1</w:t>
            </w:r>
          </w:p>
        </w:tc>
        <w:tc>
          <w:tcPr>
            <w:tcW w:w="1310" w:type="dxa"/>
          </w:tcPr>
          <w:p w14:paraId="6BFC6C9B" w14:textId="77777777" w:rsidR="00EE6077" w:rsidRPr="00EE6077" w:rsidRDefault="00EE6077" w:rsidP="00284CF7">
            <w:pPr>
              <w:widowControl/>
              <w:jc w:val="center"/>
            </w:pPr>
            <w:r w:rsidRPr="00EE6077">
              <w:t>0.5</w:t>
            </w:r>
          </w:p>
        </w:tc>
        <w:tc>
          <w:tcPr>
            <w:tcW w:w="1159" w:type="dxa"/>
          </w:tcPr>
          <w:p w14:paraId="4DDF72D7" w14:textId="77777777" w:rsidR="00EE6077" w:rsidRPr="00EE6077" w:rsidRDefault="00EE6077" w:rsidP="00284CF7">
            <w:pPr>
              <w:widowControl/>
              <w:jc w:val="center"/>
            </w:pPr>
            <w:r w:rsidRPr="00EE6077">
              <w:t>10000</w:t>
            </w:r>
          </w:p>
        </w:tc>
        <w:tc>
          <w:tcPr>
            <w:tcW w:w="1890" w:type="dxa"/>
          </w:tcPr>
          <w:p w14:paraId="104577C0" w14:textId="5BE10B01" w:rsidR="00EE6077" w:rsidRPr="00EE6077" w:rsidRDefault="00AC3E69" w:rsidP="00BE27C8">
            <w:pPr>
              <w:widowControl/>
              <w:jc w:val="center"/>
            </w:pPr>
            <w:r>
              <w:t>0.1153 seconds</w:t>
            </w:r>
          </w:p>
        </w:tc>
        <w:tc>
          <w:tcPr>
            <w:tcW w:w="1574" w:type="dxa"/>
          </w:tcPr>
          <w:p w14:paraId="540FCBD4" w14:textId="49995F5B" w:rsidR="00EE6077" w:rsidRPr="00EE6077" w:rsidRDefault="00AC3E69" w:rsidP="00BE27C8">
            <w:pPr>
              <w:widowControl/>
              <w:jc w:val="center"/>
            </w:pPr>
            <w:r>
              <w:t>67.5758 units</w:t>
            </w:r>
          </w:p>
        </w:tc>
      </w:tr>
      <w:tr w:rsidR="00EE6077" w14:paraId="3474CF4B" w14:textId="77777777" w:rsidTr="00ED36B3">
        <w:tc>
          <w:tcPr>
            <w:tcW w:w="956" w:type="dxa"/>
          </w:tcPr>
          <w:p w14:paraId="38222BF9" w14:textId="77777777" w:rsidR="00EE6077" w:rsidRPr="00FF0C90" w:rsidRDefault="00EE6077" w:rsidP="00284CF7">
            <w:pPr>
              <w:widowControl/>
              <w:jc w:val="center"/>
              <w:rPr>
                <w:b/>
                <w:bCs/>
              </w:rPr>
            </w:pPr>
            <w:r w:rsidRPr="00FF0C90">
              <w:rPr>
                <w:b/>
                <w:bCs/>
              </w:rPr>
              <w:t>3</w:t>
            </w:r>
          </w:p>
        </w:tc>
        <w:tc>
          <w:tcPr>
            <w:tcW w:w="1070" w:type="dxa"/>
          </w:tcPr>
          <w:p w14:paraId="11FDC09C" w14:textId="77777777" w:rsidR="00EE6077" w:rsidRPr="00FF0C90" w:rsidRDefault="00EE6077" w:rsidP="00284CF7">
            <w:pPr>
              <w:widowControl/>
              <w:jc w:val="center"/>
              <w:rPr>
                <w:b/>
                <w:bCs/>
              </w:rPr>
            </w:pPr>
            <w:r w:rsidRPr="00FF0C90">
              <w:rPr>
                <w:b/>
                <w:bCs/>
              </w:rPr>
              <w:t>1</w:t>
            </w:r>
          </w:p>
        </w:tc>
        <w:tc>
          <w:tcPr>
            <w:tcW w:w="1310" w:type="dxa"/>
          </w:tcPr>
          <w:p w14:paraId="4ED2C948" w14:textId="77777777" w:rsidR="00EE6077" w:rsidRPr="00FF0C90" w:rsidRDefault="00EE6077" w:rsidP="00284CF7">
            <w:pPr>
              <w:widowControl/>
              <w:jc w:val="center"/>
              <w:rPr>
                <w:b/>
                <w:bCs/>
              </w:rPr>
            </w:pPr>
            <w:r w:rsidRPr="00FF0C90">
              <w:rPr>
                <w:b/>
                <w:bCs/>
              </w:rPr>
              <w:t>0.5</w:t>
            </w:r>
          </w:p>
        </w:tc>
        <w:tc>
          <w:tcPr>
            <w:tcW w:w="1159" w:type="dxa"/>
          </w:tcPr>
          <w:p w14:paraId="0780BA3C" w14:textId="77777777" w:rsidR="00EE6077" w:rsidRPr="00FF0C90" w:rsidRDefault="00EE6077" w:rsidP="00284CF7">
            <w:pPr>
              <w:widowControl/>
              <w:jc w:val="center"/>
              <w:rPr>
                <w:b/>
                <w:bCs/>
              </w:rPr>
            </w:pPr>
            <w:r w:rsidRPr="00FF0C90">
              <w:rPr>
                <w:b/>
                <w:bCs/>
              </w:rPr>
              <w:t>10000</w:t>
            </w:r>
          </w:p>
        </w:tc>
        <w:tc>
          <w:tcPr>
            <w:tcW w:w="1890" w:type="dxa"/>
          </w:tcPr>
          <w:p w14:paraId="70753290" w14:textId="53C76F9B" w:rsidR="00EE6077" w:rsidRPr="00FF0C90" w:rsidRDefault="00D71833" w:rsidP="00BE27C8">
            <w:pPr>
              <w:widowControl/>
              <w:jc w:val="center"/>
              <w:rPr>
                <w:b/>
                <w:bCs/>
              </w:rPr>
            </w:pPr>
            <w:r w:rsidRPr="00FF0C90">
              <w:rPr>
                <w:b/>
                <w:bCs/>
              </w:rPr>
              <w:t>0.16259 seconds</w:t>
            </w:r>
          </w:p>
        </w:tc>
        <w:tc>
          <w:tcPr>
            <w:tcW w:w="1574" w:type="dxa"/>
          </w:tcPr>
          <w:p w14:paraId="5B21A2F1" w14:textId="3DA9913F" w:rsidR="00EE6077" w:rsidRPr="00FF0C90" w:rsidRDefault="00D71833" w:rsidP="00BE27C8">
            <w:pPr>
              <w:widowControl/>
              <w:jc w:val="center"/>
              <w:rPr>
                <w:b/>
                <w:bCs/>
              </w:rPr>
            </w:pPr>
            <w:r w:rsidRPr="00FF0C90">
              <w:rPr>
                <w:b/>
                <w:bCs/>
              </w:rPr>
              <w:t>74.7469 units</w:t>
            </w:r>
          </w:p>
        </w:tc>
      </w:tr>
      <w:tr w:rsidR="00EE6077" w14:paraId="2DAE3370" w14:textId="77777777" w:rsidTr="00ED36B3">
        <w:tc>
          <w:tcPr>
            <w:tcW w:w="956" w:type="dxa"/>
          </w:tcPr>
          <w:p w14:paraId="00413EA0" w14:textId="77777777" w:rsidR="00EE6077" w:rsidRDefault="00EE6077" w:rsidP="00284CF7">
            <w:pPr>
              <w:widowControl/>
              <w:jc w:val="center"/>
            </w:pPr>
            <w:r>
              <w:t>1</w:t>
            </w:r>
          </w:p>
        </w:tc>
        <w:tc>
          <w:tcPr>
            <w:tcW w:w="1070" w:type="dxa"/>
          </w:tcPr>
          <w:p w14:paraId="620C3373" w14:textId="3474962A" w:rsidR="00EE6077" w:rsidRDefault="00EE6077" w:rsidP="00284CF7">
            <w:pPr>
              <w:widowControl/>
              <w:jc w:val="center"/>
            </w:pPr>
            <w:r w:rsidRPr="00FF0E9D">
              <w:t>1</w:t>
            </w:r>
          </w:p>
        </w:tc>
        <w:tc>
          <w:tcPr>
            <w:tcW w:w="1310" w:type="dxa"/>
          </w:tcPr>
          <w:p w14:paraId="091EACE2" w14:textId="6B9840D0" w:rsidR="00EE6077" w:rsidRDefault="00EE6077" w:rsidP="00284CF7">
            <w:pPr>
              <w:widowControl/>
              <w:jc w:val="center"/>
            </w:pPr>
            <w:r>
              <w:t>0.6</w:t>
            </w:r>
          </w:p>
        </w:tc>
        <w:tc>
          <w:tcPr>
            <w:tcW w:w="1159" w:type="dxa"/>
          </w:tcPr>
          <w:p w14:paraId="78DAFD64" w14:textId="77777777" w:rsidR="00EE6077" w:rsidRDefault="00EE6077" w:rsidP="00284CF7">
            <w:pPr>
              <w:widowControl/>
              <w:jc w:val="center"/>
            </w:pPr>
            <w:r w:rsidRPr="007D5F39">
              <w:t>10000</w:t>
            </w:r>
          </w:p>
        </w:tc>
        <w:tc>
          <w:tcPr>
            <w:tcW w:w="1890" w:type="dxa"/>
          </w:tcPr>
          <w:p w14:paraId="0437D460" w14:textId="2AFAC36A" w:rsidR="00EE6077" w:rsidRDefault="00A35936" w:rsidP="00BE27C8">
            <w:pPr>
              <w:widowControl/>
              <w:jc w:val="center"/>
            </w:pPr>
            <w:r>
              <w:t>0.13275 seconds</w:t>
            </w:r>
          </w:p>
        </w:tc>
        <w:tc>
          <w:tcPr>
            <w:tcW w:w="1574" w:type="dxa"/>
          </w:tcPr>
          <w:p w14:paraId="6CDB21D7" w14:textId="3C3F5F40" w:rsidR="00EE6077" w:rsidRDefault="00A35936" w:rsidP="00BE27C8">
            <w:pPr>
              <w:widowControl/>
              <w:jc w:val="center"/>
            </w:pPr>
            <w:r>
              <w:t>76.9053 units</w:t>
            </w:r>
          </w:p>
        </w:tc>
      </w:tr>
      <w:tr w:rsidR="00EE6077" w14:paraId="4F42036A" w14:textId="77777777" w:rsidTr="00ED36B3">
        <w:tc>
          <w:tcPr>
            <w:tcW w:w="956" w:type="dxa"/>
          </w:tcPr>
          <w:p w14:paraId="0EF80CC2" w14:textId="77777777" w:rsidR="00EE6077" w:rsidRDefault="00EE6077" w:rsidP="00284CF7">
            <w:pPr>
              <w:widowControl/>
              <w:jc w:val="center"/>
            </w:pPr>
            <w:r>
              <w:t>2</w:t>
            </w:r>
          </w:p>
        </w:tc>
        <w:tc>
          <w:tcPr>
            <w:tcW w:w="1070" w:type="dxa"/>
          </w:tcPr>
          <w:p w14:paraId="5D0E2360" w14:textId="72BCBF6B" w:rsidR="00EE6077" w:rsidRDefault="00EE6077" w:rsidP="00284CF7">
            <w:pPr>
              <w:widowControl/>
              <w:jc w:val="center"/>
            </w:pPr>
            <w:r w:rsidRPr="00FF0E9D">
              <w:t>1</w:t>
            </w:r>
          </w:p>
        </w:tc>
        <w:tc>
          <w:tcPr>
            <w:tcW w:w="1310" w:type="dxa"/>
          </w:tcPr>
          <w:p w14:paraId="026FFCDC" w14:textId="2A9E6D29" w:rsidR="00EE6077" w:rsidRDefault="00EE6077" w:rsidP="00284CF7">
            <w:pPr>
              <w:widowControl/>
              <w:jc w:val="center"/>
            </w:pPr>
            <w:r>
              <w:t>0.6</w:t>
            </w:r>
          </w:p>
        </w:tc>
        <w:tc>
          <w:tcPr>
            <w:tcW w:w="1159" w:type="dxa"/>
          </w:tcPr>
          <w:p w14:paraId="1D443561" w14:textId="77777777" w:rsidR="00EE6077" w:rsidRDefault="00EE6077" w:rsidP="00284CF7">
            <w:pPr>
              <w:widowControl/>
              <w:jc w:val="center"/>
            </w:pPr>
            <w:r w:rsidRPr="007D5F39">
              <w:t>10000</w:t>
            </w:r>
          </w:p>
        </w:tc>
        <w:tc>
          <w:tcPr>
            <w:tcW w:w="1890" w:type="dxa"/>
          </w:tcPr>
          <w:p w14:paraId="5CC07938" w14:textId="67C2EAA3" w:rsidR="00EE6077" w:rsidRDefault="00AC3E69" w:rsidP="00BE27C8">
            <w:pPr>
              <w:widowControl/>
              <w:jc w:val="center"/>
            </w:pPr>
            <w:r>
              <w:t>0.11813 seconds</w:t>
            </w:r>
          </w:p>
        </w:tc>
        <w:tc>
          <w:tcPr>
            <w:tcW w:w="1574" w:type="dxa"/>
          </w:tcPr>
          <w:p w14:paraId="5EF745EA" w14:textId="44DC8346" w:rsidR="00EE6077" w:rsidRDefault="00AC3E69" w:rsidP="00BE27C8">
            <w:pPr>
              <w:widowControl/>
              <w:jc w:val="center"/>
            </w:pPr>
            <w:r>
              <w:t>67.5556 units</w:t>
            </w:r>
          </w:p>
        </w:tc>
      </w:tr>
      <w:tr w:rsidR="00EE6077" w14:paraId="7353C088" w14:textId="77777777" w:rsidTr="00ED36B3">
        <w:tc>
          <w:tcPr>
            <w:tcW w:w="956" w:type="dxa"/>
          </w:tcPr>
          <w:p w14:paraId="3289D871" w14:textId="77777777" w:rsidR="00EE6077" w:rsidRDefault="00EE6077" w:rsidP="00284CF7">
            <w:pPr>
              <w:widowControl/>
              <w:jc w:val="center"/>
            </w:pPr>
            <w:r>
              <w:t>3</w:t>
            </w:r>
          </w:p>
        </w:tc>
        <w:tc>
          <w:tcPr>
            <w:tcW w:w="1070" w:type="dxa"/>
          </w:tcPr>
          <w:p w14:paraId="6D414635" w14:textId="32217DEE" w:rsidR="00EE6077" w:rsidRDefault="00EE6077" w:rsidP="00284CF7">
            <w:pPr>
              <w:widowControl/>
              <w:jc w:val="center"/>
            </w:pPr>
            <w:r w:rsidRPr="00FF0E9D">
              <w:t>1</w:t>
            </w:r>
          </w:p>
        </w:tc>
        <w:tc>
          <w:tcPr>
            <w:tcW w:w="1310" w:type="dxa"/>
          </w:tcPr>
          <w:p w14:paraId="7C2F5351" w14:textId="01160AB1" w:rsidR="00EE6077" w:rsidRDefault="00EE6077" w:rsidP="00284CF7">
            <w:pPr>
              <w:widowControl/>
              <w:jc w:val="center"/>
            </w:pPr>
            <w:r>
              <w:t>0.6</w:t>
            </w:r>
          </w:p>
        </w:tc>
        <w:tc>
          <w:tcPr>
            <w:tcW w:w="1159" w:type="dxa"/>
          </w:tcPr>
          <w:p w14:paraId="3E9C3234" w14:textId="77777777" w:rsidR="00EE6077" w:rsidRDefault="00EE6077" w:rsidP="00284CF7">
            <w:pPr>
              <w:widowControl/>
              <w:jc w:val="center"/>
            </w:pPr>
            <w:r w:rsidRPr="007D5F39">
              <w:t>10000</w:t>
            </w:r>
          </w:p>
        </w:tc>
        <w:tc>
          <w:tcPr>
            <w:tcW w:w="1890" w:type="dxa"/>
          </w:tcPr>
          <w:p w14:paraId="093EBE66" w14:textId="0A1813CD" w:rsidR="00EE6077" w:rsidRDefault="00C744FF" w:rsidP="00BE27C8">
            <w:pPr>
              <w:widowControl/>
              <w:jc w:val="center"/>
            </w:pPr>
            <w:r>
              <w:t>0.19526 seconds</w:t>
            </w:r>
          </w:p>
        </w:tc>
        <w:tc>
          <w:tcPr>
            <w:tcW w:w="1574" w:type="dxa"/>
          </w:tcPr>
          <w:p w14:paraId="471B09CC" w14:textId="58718902" w:rsidR="00EE6077" w:rsidRDefault="00C744FF" w:rsidP="00BE27C8">
            <w:pPr>
              <w:widowControl/>
              <w:jc w:val="center"/>
            </w:pPr>
            <w:r>
              <w:t>80.1852 units</w:t>
            </w:r>
          </w:p>
        </w:tc>
      </w:tr>
      <w:tr w:rsidR="00EE6077" w14:paraId="1C128B88" w14:textId="77777777" w:rsidTr="00ED36B3">
        <w:tc>
          <w:tcPr>
            <w:tcW w:w="956" w:type="dxa"/>
          </w:tcPr>
          <w:p w14:paraId="6F0E110C" w14:textId="77777777" w:rsidR="00EE6077" w:rsidRDefault="00EE6077" w:rsidP="00284CF7">
            <w:pPr>
              <w:widowControl/>
              <w:jc w:val="center"/>
            </w:pPr>
            <w:r>
              <w:t>1</w:t>
            </w:r>
          </w:p>
        </w:tc>
        <w:tc>
          <w:tcPr>
            <w:tcW w:w="1070" w:type="dxa"/>
          </w:tcPr>
          <w:p w14:paraId="09B0EC14" w14:textId="050D355E" w:rsidR="00EE6077" w:rsidRDefault="00EE6077" w:rsidP="00284CF7">
            <w:pPr>
              <w:widowControl/>
              <w:jc w:val="center"/>
            </w:pPr>
            <w:r w:rsidRPr="00FF0E9D">
              <w:t>1</w:t>
            </w:r>
          </w:p>
        </w:tc>
        <w:tc>
          <w:tcPr>
            <w:tcW w:w="1310" w:type="dxa"/>
          </w:tcPr>
          <w:p w14:paraId="635D7256" w14:textId="31A79B07" w:rsidR="00EE6077" w:rsidRDefault="00EE6077" w:rsidP="00284CF7">
            <w:pPr>
              <w:widowControl/>
              <w:jc w:val="center"/>
            </w:pPr>
            <w:r>
              <w:t>0.7</w:t>
            </w:r>
          </w:p>
        </w:tc>
        <w:tc>
          <w:tcPr>
            <w:tcW w:w="1159" w:type="dxa"/>
          </w:tcPr>
          <w:p w14:paraId="12F83A7E" w14:textId="77777777" w:rsidR="00EE6077" w:rsidRDefault="00EE6077" w:rsidP="00284CF7">
            <w:pPr>
              <w:widowControl/>
              <w:jc w:val="center"/>
            </w:pPr>
            <w:r w:rsidRPr="007D5F39">
              <w:t>10000</w:t>
            </w:r>
          </w:p>
        </w:tc>
        <w:tc>
          <w:tcPr>
            <w:tcW w:w="1890" w:type="dxa"/>
          </w:tcPr>
          <w:p w14:paraId="57E8A0CE" w14:textId="66A19A9D" w:rsidR="00EE6077" w:rsidRDefault="00A35936" w:rsidP="00BE27C8">
            <w:pPr>
              <w:widowControl/>
              <w:jc w:val="center"/>
            </w:pPr>
            <w:r>
              <w:t>0.11686 seconds</w:t>
            </w:r>
          </w:p>
        </w:tc>
        <w:tc>
          <w:tcPr>
            <w:tcW w:w="1574" w:type="dxa"/>
          </w:tcPr>
          <w:p w14:paraId="126DDF0C" w14:textId="486AC45E" w:rsidR="00EE6077" w:rsidRDefault="00A35936" w:rsidP="00BE27C8">
            <w:pPr>
              <w:widowControl/>
              <w:jc w:val="center"/>
            </w:pPr>
            <w:r>
              <w:t>75.2364 units</w:t>
            </w:r>
          </w:p>
        </w:tc>
      </w:tr>
      <w:tr w:rsidR="00EE6077" w14:paraId="11EF4E0B" w14:textId="77777777" w:rsidTr="00ED36B3">
        <w:tc>
          <w:tcPr>
            <w:tcW w:w="956" w:type="dxa"/>
          </w:tcPr>
          <w:p w14:paraId="0E7F8E6A" w14:textId="77777777" w:rsidR="00EE6077" w:rsidRDefault="00EE6077" w:rsidP="00284CF7">
            <w:pPr>
              <w:widowControl/>
              <w:jc w:val="center"/>
            </w:pPr>
            <w:r>
              <w:t>2</w:t>
            </w:r>
          </w:p>
        </w:tc>
        <w:tc>
          <w:tcPr>
            <w:tcW w:w="1070" w:type="dxa"/>
          </w:tcPr>
          <w:p w14:paraId="4E874037" w14:textId="3129C2CE" w:rsidR="00EE6077" w:rsidRDefault="00EE6077" w:rsidP="00284CF7">
            <w:pPr>
              <w:widowControl/>
              <w:jc w:val="center"/>
            </w:pPr>
            <w:r w:rsidRPr="00FF0E9D">
              <w:t>1</w:t>
            </w:r>
          </w:p>
        </w:tc>
        <w:tc>
          <w:tcPr>
            <w:tcW w:w="1310" w:type="dxa"/>
          </w:tcPr>
          <w:p w14:paraId="35B7514D" w14:textId="5DA18A4A" w:rsidR="00EE6077" w:rsidRDefault="00EE6077" w:rsidP="00284CF7">
            <w:pPr>
              <w:widowControl/>
              <w:jc w:val="center"/>
            </w:pPr>
            <w:r>
              <w:t>0.7</w:t>
            </w:r>
          </w:p>
        </w:tc>
        <w:tc>
          <w:tcPr>
            <w:tcW w:w="1159" w:type="dxa"/>
          </w:tcPr>
          <w:p w14:paraId="54B6D036" w14:textId="77777777" w:rsidR="00EE6077" w:rsidRDefault="00EE6077" w:rsidP="00284CF7">
            <w:pPr>
              <w:widowControl/>
              <w:jc w:val="center"/>
            </w:pPr>
            <w:r w:rsidRPr="007D5F39">
              <w:t>10000</w:t>
            </w:r>
          </w:p>
        </w:tc>
        <w:tc>
          <w:tcPr>
            <w:tcW w:w="1890" w:type="dxa"/>
          </w:tcPr>
          <w:p w14:paraId="045E8E46" w14:textId="4AFF5CE6" w:rsidR="00EE6077" w:rsidRDefault="00AC3E69" w:rsidP="00BE27C8">
            <w:pPr>
              <w:widowControl/>
              <w:jc w:val="center"/>
            </w:pPr>
            <w:r>
              <w:t>0.15219 seconds</w:t>
            </w:r>
          </w:p>
        </w:tc>
        <w:tc>
          <w:tcPr>
            <w:tcW w:w="1574" w:type="dxa"/>
          </w:tcPr>
          <w:p w14:paraId="3A84C110" w14:textId="180D786D" w:rsidR="00EE6077" w:rsidRDefault="00AC3E69" w:rsidP="00BE27C8">
            <w:pPr>
              <w:widowControl/>
              <w:jc w:val="center"/>
            </w:pPr>
            <w:r>
              <w:t>68.5781 units</w:t>
            </w:r>
          </w:p>
        </w:tc>
      </w:tr>
      <w:tr w:rsidR="00EE6077" w14:paraId="15B99841" w14:textId="77777777" w:rsidTr="00ED36B3">
        <w:tc>
          <w:tcPr>
            <w:tcW w:w="956" w:type="dxa"/>
          </w:tcPr>
          <w:p w14:paraId="2491BD8F" w14:textId="77777777" w:rsidR="00EE6077" w:rsidRDefault="00EE6077" w:rsidP="00284CF7">
            <w:pPr>
              <w:widowControl/>
              <w:jc w:val="center"/>
            </w:pPr>
            <w:r>
              <w:t>3</w:t>
            </w:r>
          </w:p>
        </w:tc>
        <w:tc>
          <w:tcPr>
            <w:tcW w:w="1070" w:type="dxa"/>
          </w:tcPr>
          <w:p w14:paraId="0621EE52" w14:textId="228A11F6" w:rsidR="00EE6077" w:rsidRDefault="00EE6077" w:rsidP="00284CF7">
            <w:pPr>
              <w:widowControl/>
              <w:jc w:val="center"/>
            </w:pPr>
            <w:r w:rsidRPr="00FF0E9D">
              <w:t>1</w:t>
            </w:r>
          </w:p>
        </w:tc>
        <w:tc>
          <w:tcPr>
            <w:tcW w:w="1310" w:type="dxa"/>
          </w:tcPr>
          <w:p w14:paraId="5EC06B52" w14:textId="40EC69F1" w:rsidR="00EE6077" w:rsidRDefault="00EE6077" w:rsidP="00284CF7">
            <w:pPr>
              <w:widowControl/>
              <w:jc w:val="center"/>
            </w:pPr>
            <w:r>
              <w:t>0.7</w:t>
            </w:r>
          </w:p>
        </w:tc>
        <w:tc>
          <w:tcPr>
            <w:tcW w:w="1159" w:type="dxa"/>
          </w:tcPr>
          <w:p w14:paraId="16E21716" w14:textId="77777777" w:rsidR="00EE6077" w:rsidRDefault="00EE6077" w:rsidP="00284CF7">
            <w:pPr>
              <w:widowControl/>
              <w:jc w:val="center"/>
            </w:pPr>
            <w:r w:rsidRPr="007D5F39">
              <w:t>10000</w:t>
            </w:r>
          </w:p>
        </w:tc>
        <w:tc>
          <w:tcPr>
            <w:tcW w:w="1890" w:type="dxa"/>
          </w:tcPr>
          <w:p w14:paraId="7A9C68DA" w14:textId="609C4D72" w:rsidR="00EE6077" w:rsidRDefault="00135254" w:rsidP="00BE27C8">
            <w:pPr>
              <w:widowControl/>
              <w:jc w:val="center"/>
            </w:pPr>
            <w:r>
              <w:t>0.19922 seconds</w:t>
            </w:r>
          </w:p>
        </w:tc>
        <w:tc>
          <w:tcPr>
            <w:tcW w:w="1574" w:type="dxa"/>
          </w:tcPr>
          <w:p w14:paraId="5D6F666F" w14:textId="6E844800" w:rsidR="00EE6077" w:rsidRDefault="00135254" w:rsidP="00BE27C8">
            <w:pPr>
              <w:widowControl/>
              <w:jc w:val="center"/>
            </w:pPr>
            <w:r>
              <w:t>76.0459 units</w:t>
            </w:r>
          </w:p>
        </w:tc>
      </w:tr>
      <w:tr w:rsidR="00EE6077" w14:paraId="4094E06F" w14:textId="77777777" w:rsidTr="00ED36B3">
        <w:tc>
          <w:tcPr>
            <w:tcW w:w="956" w:type="dxa"/>
          </w:tcPr>
          <w:p w14:paraId="0C12A69F" w14:textId="77777777" w:rsidR="00EE6077" w:rsidRDefault="00EE6077" w:rsidP="00284CF7">
            <w:pPr>
              <w:widowControl/>
              <w:jc w:val="center"/>
            </w:pPr>
            <w:r>
              <w:t>1</w:t>
            </w:r>
          </w:p>
        </w:tc>
        <w:tc>
          <w:tcPr>
            <w:tcW w:w="1070" w:type="dxa"/>
          </w:tcPr>
          <w:p w14:paraId="428ECD4C" w14:textId="1848822E" w:rsidR="00EE6077" w:rsidRDefault="00EE6077" w:rsidP="00284CF7">
            <w:pPr>
              <w:widowControl/>
              <w:jc w:val="center"/>
            </w:pPr>
            <w:r w:rsidRPr="00FF0E9D">
              <w:t>1</w:t>
            </w:r>
          </w:p>
        </w:tc>
        <w:tc>
          <w:tcPr>
            <w:tcW w:w="1310" w:type="dxa"/>
          </w:tcPr>
          <w:p w14:paraId="7B66A48A" w14:textId="1C902489" w:rsidR="00EE6077" w:rsidRDefault="00EE6077" w:rsidP="00284CF7">
            <w:pPr>
              <w:widowControl/>
              <w:jc w:val="center"/>
            </w:pPr>
            <w:r>
              <w:t>0.8</w:t>
            </w:r>
          </w:p>
        </w:tc>
        <w:tc>
          <w:tcPr>
            <w:tcW w:w="1159" w:type="dxa"/>
          </w:tcPr>
          <w:p w14:paraId="2BC32A5C" w14:textId="77777777" w:rsidR="00EE6077" w:rsidRDefault="00EE6077" w:rsidP="00284CF7">
            <w:pPr>
              <w:widowControl/>
              <w:jc w:val="center"/>
            </w:pPr>
            <w:r w:rsidRPr="007D5F39">
              <w:t>10000</w:t>
            </w:r>
          </w:p>
        </w:tc>
        <w:tc>
          <w:tcPr>
            <w:tcW w:w="1890" w:type="dxa"/>
          </w:tcPr>
          <w:p w14:paraId="793CD85F" w14:textId="236A872A" w:rsidR="00EE6077" w:rsidRDefault="00A35936" w:rsidP="00BE27C8">
            <w:pPr>
              <w:widowControl/>
              <w:jc w:val="center"/>
            </w:pPr>
            <w:r>
              <w:t>0.14531 seconds</w:t>
            </w:r>
          </w:p>
        </w:tc>
        <w:tc>
          <w:tcPr>
            <w:tcW w:w="1574" w:type="dxa"/>
          </w:tcPr>
          <w:p w14:paraId="2E45A342" w14:textId="482D1EC4" w:rsidR="00EE6077" w:rsidRDefault="00A35936" w:rsidP="00BE27C8">
            <w:pPr>
              <w:widowControl/>
              <w:jc w:val="center"/>
            </w:pPr>
            <w:r>
              <w:t>76.4877 units</w:t>
            </w:r>
          </w:p>
        </w:tc>
      </w:tr>
      <w:tr w:rsidR="00EE6077" w14:paraId="3E8D0677" w14:textId="77777777" w:rsidTr="00ED36B3">
        <w:tc>
          <w:tcPr>
            <w:tcW w:w="956" w:type="dxa"/>
          </w:tcPr>
          <w:p w14:paraId="2A72EAC7" w14:textId="77777777" w:rsidR="00EE6077" w:rsidRDefault="00EE6077" w:rsidP="00284CF7">
            <w:pPr>
              <w:widowControl/>
              <w:jc w:val="center"/>
            </w:pPr>
            <w:r>
              <w:t>2</w:t>
            </w:r>
          </w:p>
        </w:tc>
        <w:tc>
          <w:tcPr>
            <w:tcW w:w="1070" w:type="dxa"/>
          </w:tcPr>
          <w:p w14:paraId="15A58FB7" w14:textId="7295D6FE" w:rsidR="00EE6077" w:rsidRDefault="00EE6077" w:rsidP="00284CF7">
            <w:pPr>
              <w:widowControl/>
              <w:jc w:val="center"/>
            </w:pPr>
            <w:r w:rsidRPr="00FF0E9D">
              <w:t>1</w:t>
            </w:r>
          </w:p>
        </w:tc>
        <w:tc>
          <w:tcPr>
            <w:tcW w:w="1310" w:type="dxa"/>
          </w:tcPr>
          <w:p w14:paraId="0B871489" w14:textId="1990EB37" w:rsidR="00EE6077" w:rsidRDefault="00EE6077" w:rsidP="00284CF7">
            <w:pPr>
              <w:widowControl/>
              <w:jc w:val="center"/>
            </w:pPr>
            <w:r>
              <w:t>0.8</w:t>
            </w:r>
          </w:p>
        </w:tc>
        <w:tc>
          <w:tcPr>
            <w:tcW w:w="1159" w:type="dxa"/>
          </w:tcPr>
          <w:p w14:paraId="582B6FF5" w14:textId="77777777" w:rsidR="00EE6077" w:rsidRDefault="00EE6077" w:rsidP="00284CF7">
            <w:pPr>
              <w:widowControl/>
              <w:jc w:val="center"/>
            </w:pPr>
            <w:r w:rsidRPr="007D5F39">
              <w:t>10000</w:t>
            </w:r>
          </w:p>
        </w:tc>
        <w:tc>
          <w:tcPr>
            <w:tcW w:w="1890" w:type="dxa"/>
          </w:tcPr>
          <w:p w14:paraId="1572FFF2" w14:textId="077D49BC" w:rsidR="00EE6077" w:rsidRDefault="00AC3E69" w:rsidP="00BE27C8">
            <w:pPr>
              <w:widowControl/>
              <w:jc w:val="center"/>
            </w:pPr>
            <w:r>
              <w:t>0.14884 seconds</w:t>
            </w:r>
          </w:p>
        </w:tc>
        <w:tc>
          <w:tcPr>
            <w:tcW w:w="1574" w:type="dxa"/>
          </w:tcPr>
          <w:p w14:paraId="77D196A4" w14:textId="1642ABD8" w:rsidR="00EE6077" w:rsidRDefault="00AC3E69" w:rsidP="00BE27C8">
            <w:pPr>
              <w:widowControl/>
              <w:jc w:val="center"/>
            </w:pPr>
            <w:r>
              <w:t>72.5529 units</w:t>
            </w:r>
          </w:p>
        </w:tc>
      </w:tr>
      <w:tr w:rsidR="00EE6077" w14:paraId="29C05B6D" w14:textId="77777777" w:rsidTr="00ED36B3">
        <w:tc>
          <w:tcPr>
            <w:tcW w:w="956" w:type="dxa"/>
          </w:tcPr>
          <w:p w14:paraId="433DEADB" w14:textId="77777777" w:rsidR="00EE6077" w:rsidRDefault="00EE6077" w:rsidP="00284CF7">
            <w:pPr>
              <w:widowControl/>
              <w:jc w:val="center"/>
            </w:pPr>
            <w:r>
              <w:t>3</w:t>
            </w:r>
          </w:p>
        </w:tc>
        <w:tc>
          <w:tcPr>
            <w:tcW w:w="1070" w:type="dxa"/>
          </w:tcPr>
          <w:p w14:paraId="3967B56A" w14:textId="4F7E6936" w:rsidR="00EE6077" w:rsidRDefault="00EE6077" w:rsidP="00284CF7">
            <w:pPr>
              <w:widowControl/>
              <w:jc w:val="center"/>
            </w:pPr>
            <w:r w:rsidRPr="00FF0E9D">
              <w:t>1</w:t>
            </w:r>
          </w:p>
        </w:tc>
        <w:tc>
          <w:tcPr>
            <w:tcW w:w="1310" w:type="dxa"/>
          </w:tcPr>
          <w:p w14:paraId="5AA785E3" w14:textId="750C100D" w:rsidR="00EE6077" w:rsidRDefault="00EE6077" w:rsidP="00284CF7">
            <w:pPr>
              <w:widowControl/>
              <w:jc w:val="center"/>
            </w:pPr>
            <w:r>
              <w:t>0.8</w:t>
            </w:r>
          </w:p>
        </w:tc>
        <w:tc>
          <w:tcPr>
            <w:tcW w:w="1159" w:type="dxa"/>
          </w:tcPr>
          <w:p w14:paraId="67C84242" w14:textId="77777777" w:rsidR="00EE6077" w:rsidRDefault="00EE6077" w:rsidP="00284CF7">
            <w:pPr>
              <w:widowControl/>
              <w:jc w:val="center"/>
            </w:pPr>
            <w:r w:rsidRPr="007D5F39">
              <w:t>10000</w:t>
            </w:r>
          </w:p>
        </w:tc>
        <w:tc>
          <w:tcPr>
            <w:tcW w:w="1890" w:type="dxa"/>
          </w:tcPr>
          <w:p w14:paraId="08A2D44B" w14:textId="5A60C10E" w:rsidR="00EE6077" w:rsidRDefault="00FD70C0" w:rsidP="00BE27C8">
            <w:pPr>
              <w:widowControl/>
              <w:jc w:val="center"/>
            </w:pPr>
            <w:r>
              <w:t>0.24326 seconds</w:t>
            </w:r>
          </w:p>
        </w:tc>
        <w:tc>
          <w:tcPr>
            <w:tcW w:w="1574" w:type="dxa"/>
          </w:tcPr>
          <w:p w14:paraId="69B6ED74" w14:textId="778E301D" w:rsidR="00EE6077" w:rsidRDefault="00FD70C0" w:rsidP="00BE27C8">
            <w:pPr>
              <w:widowControl/>
              <w:jc w:val="center"/>
            </w:pPr>
            <w:r>
              <w:t>82.0528 units</w:t>
            </w:r>
          </w:p>
        </w:tc>
      </w:tr>
      <w:tr w:rsidR="00EE6077" w14:paraId="0F531288" w14:textId="77777777" w:rsidTr="00ED36B3">
        <w:tc>
          <w:tcPr>
            <w:tcW w:w="956" w:type="dxa"/>
          </w:tcPr>
          <w:p w14:paraId="538027BC" w14:textId="77777777" w:rsidR="00EE6077" w:rsidRDefault="00EE6077" w:rsidP="00284CF7">
            <w:pPr>
              <w:widowControl/>
              <w:jc w:val="center"/>
            </w:pPr>
            <w:r>
              <w:t>1</w:t>
            </w:r>
          </w:p>
        </w:tc>
        <w:tc>
          <w:tcPr>
            <w:tcW w:w="1070" w:type="dxa"/>
          </w:tcPr>
          <w:p w14:paraId="7681278B" w14:textId="21E95C51" w:rsidR="00EE6077" w:rsidRDefault="00EE6077" w:rsidP="00284CF7">
            <w:pPr>
              <w:widowControl/>
              <w:jc w:val="center"/>
            </w:pPr>
            <w:r w:rsidRPr="00FF0E9D">
              <w:t>1</w:t>
            </w:r>
          </w:p>
        </w:tc>
        <w:tc>
          <w:tcPr>
            <w:tcW w:w="1310" w:type="dxa"/>
          </w:tcPr>
          <w:p w14:paraId="53D6EDF1" w14:textId="61BC7EEB" w:rsidR="00EE6077" w:rsidRDefault="00EE6077" w:rsidP="00284CF7">
            <w:pPr>
              <w:widowControl/>
              <w:jc w:val="center"/>
            </w:pPr>
            <w:r>
              <w:t>0.9</w:t>
            </w:r>
          </w:p>
        </w:tc>
        <w:tc>
          <w:tcPr>
            <w:tcW w:w="1159" w:type="dxa"/>
          </w:tcPr>
          <w:p w14:paraId="7773067F" w14:textId="77777777" w:rsidR="00EE6077" w:rsidRDefault="00EE6077" w:rsidP="00284CF7">
            <w:pPr>
              <w:widowControl/>
              <w:jc w:val="center"/>
            </w:pPr>
            <w:r w:rsidRPr="007D5F39">
              <w:t>10000</w:t>
            </w:r>
          </w:p>
        </w:tc>
        <w:tc>
          <w:tcPr>
            <w:tcW w:w="1890" w:type="dxa"/>
          </w:tcPr>
          <w:p w14:paraId="12CD2F13" w14:textId="56CF6AA4" w:rsidR="00EE6077" w:rsidRDefault="00A35936" w:rsidP="00BE27C8">
            <w:pPr>
              <w:widowControl/>
              <w:jc w:val="center"/>
            </w:pPr>
            <w:r>
              <w:t>0.14173 seconds</w:t>
            </w:r>
          </w:p>
        </w:tc>
        <w:tc>
          <w:tcPr>
            <w:tcW w:w="1574" w:type="dxa"/>
          </w:tcPr>
          <w:p w14:paraId="6493A5F8" w14:textId="7C9A0A65" w:rsidR="00EE6077" w:rsidRDefault="00A35936" w:rsidP="00BE27C8">
            <w:pPr>
              <w:widowControl/>
              <w:jc w:val="center"/>
            </w:pPr>
            <w:r>
              <w:t>76.5527 units</w:t>
            </w:r>
          </w:p>
        </w:tc>
      </w:tr>
      <w:tr w:rsidR="00EE6077" w14:paraId="7F475DB2" w14:textId="77777777" w:rsidTr="00ED36B3">
        <w:tc>
          <w:tcPr>
            <w:tcW w:w="956" w:type="dxa"/>
          </w:tcPr>
          <w:p w14:paraId="00FAB36B" w14:textId="77777777" w:rsidR="00EE6077" w:rsidRDefault="00EE6077" w:rsidP="00284CF7">
            <w:pPr>
              <w:widowControl/>
              <w:jc w:val="center"/>
            </w:pPr>
            <w:r>
              <w:t>2</w:t>
            </w:r>
          </w:p>
        </w:tc>
        <w:tc>
          <w:tcPr>
            <w:tcW w:w="1070" w:type="dxa"/>
          </w:tcPr>
          <w:p w14:paraId="2CC1B257" w14:textId="32910D66" w:rsidR="00EE6077" w:rsidRDefault="00EE6077" w:rsidP="00284CF7">
            <w:pPr>
              <w:widowControl/>
              <w:jc w:val="center"/>
            </w:pPr>
            <w:r w:rsidRPr="00FF0E9D">
              <w:t>1</w:t>
            </w:r>
          </w:p>
        </w:tc>
        <w:tc>
          <w:tcPr>
            <w:tcW w:w="1310" w:type="dxa"/>
          </w:tcPr>
          <w:p w14:paraId="1DE37C5D" w14:textId="07A87230" w:rsidR="00EE6077" w:rsidRDefault="00EE6077" w:rsidP="00284CF7">
            <w:pPr>
              <w:widowControl/>
              <w:jc w:val="center"/>
            </w:pPr>
            <w:r>
              <w:t>0.9</w:t>
            </w:r>
          </w:p>
        </w:tc>
        <w:tc>
          <w:tcPr>
            <w:tcW w:w="1159" w:type="dxa"/>
          </w:tcPr>
          <w:p w14:paraId="3B26C913" w14:textId="77777777" w:rsidR="00EE6077" w:rsidRDefault="00EE6077" w:rsidP="00284CF7">
            <w:pPr>
              <w:widowControl/>
              <w:jc w:val="center"/>
            </w:pPr>
            <w:r w:rsidRPr="007D5F39">
              <w:t>10000</w:t>
            </w:r>
          </w:p>
        </w:tc>
        <w:tc>
          <w:tcPr>
            <w:tcW w:w="1890" w:type="dxa"/>
          </w:tcPr>
          <w:p w14:paraId="59FCB275" w14:textId="427AFF7B" w:rsidR="00EE6077" w:rsidRDefault="00AC3E69" w:rsidP="00BE27C8">
            <w:pPr>
              <w:widowControl/>
              <w:jc w:val="center"/>
            </w:pPr>
            <w:r>
              <w:t>0.16964 seconds</w:t>
            </w:r>
          </w:p>
        </w:tc>
        <w:tc>
          <w:tcPr>
            <w:tcW w:w="1574" w:type="dxa"/>
          </w:tcPr>
          <w:p w14:paraId="4E571EDA" w14:textId="1046590D" w:rsidR="00EE6077" w:rsidRDefault="00AC3E69" w:rsidP="00BE27C8">
            <w:pPr>
              <w:widowControl/>
              <w:jc w:val="center"/>
            </w:pPr>
            <w:r>
              <w:t>68.2774 units</w:t>
            </w:r>
          </w:p>
        </w:tc>
      </w:tr>
      <w:tr w:rsidR="00EE6077" w14:paraId="7C9B2AFB" w14:textId="77777777" w:rsidTr="00ED36B3">
        <w:tc>
          <w:tcPr>
            <w:tcW w:w="956" w:type="dxa"/>
          </w:tcPr>
          <w:p w14:paraId="6FE260F5" w14:textId="77777777" w:rsidR="00EE6077" w:rsidRDefault="00EE6077" w:rsidP="00284CF7">
            <w:pPr>
              <w:widowControl/>
              <w:jc w:val="center"/>
            </w:pPr>
            <w:r>
              <w:lastRenderedPageBreak/>
              <w:t>3</w:t>
            </w:r>
          </w:p>
        </w:tc>
        <w:tc>
          <w:tcPr>
            <w:tcW w:w="1070" w:type="dxa"/>
          </w:tcPr>
          <w:p w14:paraId="5AAE9B67" w14:textId="1C774E51" w:rsidR="00EE6077" w:rsidRDefault="00EE6077" w:rsidP="00284CF7">
            <w:pPr>
              <w:widowControl/>
              <w:jc w:val="center"/>
            </w:pPr>
            <w:r w:rsidRPr="00FF0E9D">
              <w:t>1</w:t>
            </w:r>
          </w:p>
        </w:tc>
        <w:tc>
          <w:tcPr>
            <w:tcW w:w="1310" w:type="dxa"/>
          </w:tcPr>
          <w:p w14:paraId="778C96C1" w14:textId="52627C0B" w:rsidR="00EE6077" w:rsidRDefault="00EE6077" w:rsidP="00284CF7">
            <w:pPr>
              <w:widowControl/>
              <w:jc w:val="center"/>
            </w:pPr>
            <w:r>
              <w:t>0.9</w:t>
            </w:r>
          </w:p>
        </w:tc>
        <w:tc>
          <w:tcPr>
            <w:tcW w:w="1159" w:type="dxa"/>
          </w:tcPr>
          <w:p w14:paraId="6780703C" w14:textId="77777777" w:rsidR="00EE6077" w:rsidRDefault="00EE6077" w:rsidP="00284CF7">
            <w:pPr>
              <w:widowControl/>
              <w:jc w:val="center"/>
            </w:pPr>
            <w:r w:rsidRPr="007D5F39">
              <w:t>10000</w:t>
            </w:r>
          </w:p>
        </w:tc>
        <w:tc>
          <w:tcPr>
            <w:tcW w:w="1890" w:type="dxa"/>
          </w:tcPr>
          <w:p w14:paraId="455E8D08" w14:textId="08469F3F" w:rsidR="00EE6077" w:rsidRDefault="00AA138F" w:rsidP="00BE27C8">
            <w:pPr>
              <w:widowControl/>
              <w:jc w:val="center"/>
            </w:pPr>
            <w:r>
              <w:t>0.24073 seconds</w:t>
            </w:r>
          </w:p>
        </w:tc>
        <w:tc>
          <w:tcPr>
            <w:tcW w:w="1574" w:type="dxa"/>
          </w:tcPr>
          <w:p w14:paraId="57554093" w14:textId="49F7DA56" w:rsidR="00EE6077" w:rsidRDefault="00AA138F" w:rsidP="00BE27C8">
            <w:pPr>
              <w:widowControl/>
              <w:jc w:val="center"/>
            </w:pPr>
            <w:r>
              <w:t>85.0704 units</w:t>
            </w:r>
          </w:p>
        </w:tc>
      </w:tr>
      <w:tr w:rsidR="00EE6077" w14:paraId="0B284364" w14:textId="77777777" w:rsidTr="00ED36B3">
        <w:tc>
          <w:tcPr>
            <w:tcW w:w="956" w:type="dxa"/>
          </w:tcPr>
          <w:p w14:paraId="67CCC861" w14:textId="77777777" w:rsidR="00EE6077" w:rsidRDefault="00EE6077" w:rsidP="00284CF7">
            <w:pPr>
              <w:widowControl/>
              <w:jc w:val="center"/>
            </w:pPr>
            <w:r>
              <w:t>1</w:t>
            </w:r>
          </w:p>
        </w:tc>
        <w:tc>
          <w:tcPr>
            <w:tcW w:w="1070" w:type="dxa"/>
          </w:tcPr>
          <w:p w14:paraId="36303257" w14:textId="46CD9978" w:rsidR="00EE6077" w:rsidRDefault="00EE6077" w:rsidP="00284CF7">
            <w:pPr>
              <w:widowControl/>
              <w:jc w:val="center"/>
            </w:pPr>
            <w:r w:rsidRPr="00FF0E9D">
              <w:t>1</w:t>
            </w:r>
          </w:p>
        </w:tc>
        <w:tc>
          <w:tcPr>
            <w:tcW w:w="1310" w:type="dxa"/>
          </w:tcPr>
          <w:p w14:paraId="72080C2B" w14:textId="0704B67F" w:rsidR="00EE6077" w:rsidRDefault="00EE6077" w:rsidP="00284CF7">
            <w:pPr>
              <w:widowControl/>
              <w:jc w:val="center"/>
            </w:pPr>
            <w:r>
              <w:t>1.0</w:t>
            </w:r>
          </w:p>
        </w:tc>
        <w:tc>
          <w:tcPr>
            <w:tcW w:w="1159" w:type="dxa"/>
          </w:tcPr>
          <w:p w14:paraId="39C7C249" w14:textId="77777777" w:rsidR="00EE6077" w:rsidRDefault="00EE6077" w:rsidP="00284CF7">
            <w:pPr>
              <w:widowControl/>
              <w:jc w:val="center"/>
            </w:pPr>
            <w:r w:rsidRPr="007D5F39">
              <w:t>10000</w:t>
            </w:r>
          </w:p>
        </w:tc>
        <w:tc>
          <w:tcPr>
            <w:tcW w:w="1890" w:type="dxa"/>
          </w:tcPr>
          <w:p w14:paraId="3F753D51" w14:textId="6B8DB59A" w:rsidR="00EE6077" w:rsidRDefault="00A35936" w:rsidP="00BE27C8">
            <w:pPr>
              <w:widowControl/>
              <w:jc w:val="center"/>
            </w:pPr>
            <w:r>
              <w:t>0.284 seconds</w:t>
            </w:r>
          </w:p>
        </w:tc>
        <w:tc>
          <w:tcPr>
            <w:tcW w:w="1574" w:type="dxa"/>
          </w:tcPr>
          <w:p w14:paraId="0FBE1B41" w14:textId="4B939ABF" w:rsidR="00EE6077" w:rsidRDefault="00A35936" w:rsidP="00BE27C8">
            <w:pPr>
              <w:widowControl/>
              <w:jc w:val="center"/>
            </w:pPr>
            <w:r>
              <w:t>72.5577 units</w:t>
            </w:r>
          </w:p>
        </w:tc>
      </w:tr>
      <w:tr w:rsidR="00EE6077" w14:paraId="3F7CAACD" w14:textId="77777777" w:rsidTr="00ED36B3">
        <w:tc>
          <w:tcPr>
            <w:tcW w:w="956" w:type="dxa"/>
          </w:tcPr>
          <w:p w14:paraId="22ADFE57" w14:textId="77777777" w:rsidR="00EE6077" w:rsidRDefault="00EE6077" w:rsidP="00284CF7">
            <w:pPr>
              <w:widowControl/>
              <w:jc w:val="center"/>
            </w:pPr>
            <w:r>
              <w:t>2</w:t>
            </w:r>
          </w:p>
        </w:tc>
        <w:tc>
          <w:tcPr>
            <w:tcW w:w="1070" w:type="dxa"/>
          </w:tcPr>
          <w:p w14:paraId="08030D20" w14:textId="0EF83107" w:rsidR="00EE6077" w:rsidRDefault="00EE6077" w:rsidP="00284CF7">
            <w:pPr>
              <w:widowControl/>
              <w:jc w:val="center"/>
            </w:pPr>
            <w:r w:rsidRPr="00FF0E9D">
              <w:t>1</w:t>
            </w:r>
          </w:p>
        </w:tc>
        <w:tc>
          <w:tcPr>
            <w:tcW w:w="1310" w:type="dxa"/>
          </w:tcPr>
          <w:p w14:paraId="781B3CF8" w14:textId="4712BBEF" w:rsidR="00EE6077" w:rsidRDefault="00EE6077" w:rsidP="00284CF7">
            <w:pPr>
              <w:widowControl/>
              <w:jc w:val="center"/>
            </w:pPr>
            <w:r>
              <w:t>1.0</w:t>
            </w:r>
          </w:p>
        </w:tc>
        <w:tc>
          <w:tcPr>
            <w:tcW w:w="1159" w:type="dxa"/>
          </w:tcPr>
          <w:p w14:paraId="47FEE6B6" w14:textId="77777777" w:rsidR="00EE6077" w:rsidRDefault="00EE6077" w:rsidP="00284CF7">
            <w:pPr>
              <w:widowControl/>
              <w:jc w:val="center"/>
            </w:pPr>
            <w:r w:rsidRPr="007D5F39">
              <w:t>10000</w:t>
            </w:r>
          </w:p>
        </w:tc>
        <w:tc>
          <w:tcPr>
            <w:tcW w:w="1890" w:type="dxa"/>
          </w:tcPr>
          <w:p w14:paraId="18E5AE42" w14:textId="165CFBE7" w:rsidR="00EE6077" w:rsidRDefault="00AC3E69" w:rsidP="00BE27C8">
            <w:pPr>
              <w:widowControl/>
              <w:jc w:val="center"/>
            </w:pPr>
            <w:r>
              <w:t>0.34606 seconds</w:t>
            </w:r>
          </w:p>
        </w:tc>
        <w:tc>
          <w:tcPr>
            <w:tcW w:w="1574" w:type="dxa"/>
          </w:tcPr>
          <w:p w14:paraId="3E5AE129" w14:textId="4F3D9A63" w:rsidR="00EE6077" w:rsidRDefault="00AC3E69" w:rsidP="00BE27C8">
            <w:pPr>
              <w:widowControl/>
              <w:jc w:val="center"/>
            </w:pPr>
            <w:r>
              <w:t>68.7201 units</w:t>
            </w:r>
          </w:p>
        </w:tc>
      </w:tr>
      <w:tr w:rsidR="00EE6077" w14:paraId="4343EF35" w14:textId="77777777" w:rsidTr="00ED36B3">
        <w:tc>
          <w:tcPr>
            <w:tcW w:w="956" w:type="dxa"/>
          </w:tcPr>
          <w:p w14:paraId="2CB14A33" w14:textId="77777777" w:rsidR="00EE6077" w:rsidRDefault="00EE6077" w:rsidP="00284CF7">
            <w:pPr>
              <w:widowControl/>
              <w:jc w:val="center"/>
            </w:pPr>
            <w:r>
              <w:t>3</w:t>
            </w:r>
          </w:p>
        </w:tc>
        <w:tc>
          <w:tcPr>
            <w:tcW w:w="1070" w:type="dxa"/>
          </w:tcPr>
          <w:p w14:paraId="28784432" w14:textId="081E8D65" w:rsidR="00EE6077" w:rsidRDefault="00EE6077" w:rsidP="00284CF7">
            <w:pPr>
              <w:widowControl/>
              <w:jc w:val="center"/>
            </w:pPr>
            <w:r w:rsidRPr="00FF0E9D">
              <w:t>1</w:t>
            </w:r>
          </w:p>
        </w:tc>
        <w:tc>
          <w:tcPr>
            <w:tcW w:w="1310" w:type="dxa"/>
          </w:tcPr>
          <w:p w14:paraId="28DCF873" w14:textId="2C3B8FCC" w:rsidR="00EE6077" w:rsidRDefault="00EE6077" w:rsidP="00284CF7">
            <w:pPr>
              <w:widowControl/>
              <w:jc w:val="center"/>
            </w:pPr>
            <w:r>
              <w:t>1.0</w:t>
            </w:r>
          </w:p>
        </w:tc>
        <w:tc>
          <w:tcPr>
            <w:tcW w:w="1159" w:type="dxa"/>
          </w:tcPr>
          <w:p w14:paraId="403415CA" w14:textId="77777777" w:rsidR="00EE6077" w:rsidRDefault="00EE6077" w:rsidP="00284CF7">
            <w:pPr>
              <w:widowControl/>
              <w:jc w:val="center"/>
            </w:pPr>
            <w:r w:rsidRPr="007D5F39">
              <w:t>10000</w:t>
            </w:r>
          </w:p>
        </w:tc>
        <w:tc>
          <w:tcPr>
            <w:tcW w:w="1890" w:type="dxa"/>
          </w:tcPr>
          <w:p w14:paraId="2934C133" w14:textId="304489A5" w:rsidR="00EE6077" w:rsidRDefault="008D2A5D" w:rsidP="00BE27C8">
            <w:pPr>
              <w:widowControl/>
              <w:jc w:val="center"/>
            </w:pPr>
            <w:r>
              <w:t>0.43871 seconds</w:t>
            </w:r>
          </w:p>
        </w:tc>
        <w:tc>
          <w:tcPr>
            <w:tcW w:w="1574" w:type="dxa"/>
          </w:tcPr>
          <w:p w14:paraId="67E47AB2" w14:textId="7AB93161" w:rsidR="00EE6077" w:rsidRDefault="008D2A5D" w:rsidP="00BE27C8">
            <w:pPr>
              <w:keepNext/>
              <w:widowControl/>
              <w:jc w:val="center"/>
            </w:pPr>
            <w:r>
              <w:t>76.9608 units</w:t>
            </w:r>
          </w:p>
        </w:tc>
      </w:tr>
      <w:tr w:rsidR="00EE6077" w14:paraId="52A683B4" w14:textId="77777777" w:rsidTr="00ED36B3">
        <w:tc>
          <w:tcPr>
            <w:tcW w:w="956" w:type="dxa"/>
          </w:tcPr>
          <w:p w14:paraId="3832B2DB" w14:textId="591761D6" w:rsidR="00EE6077" w:rsidRDefault="00EE6077" w:rsidP="00284CF7">
            <w:pPr>
              <w:widowControl/>
              <w:jc w:val="center"/>
            </w:pPr>
            <w:r>
              <w:t>1</w:t>
            </w:r>
          </w:p>
        </w:tc>
        <w:tc>
          <w:tcPr>
            <w:tcW w:w="1070" w:type="dxa"/>
          </w:tcPr>
          <w:p w14:paraId="0C0451E1" w14:textId="1B45A21B" w:rsidR="00EE6077" w:rsidRPr="00FF0E9D" w:rsidRDefault="00EE6077" w:rsidP="00284CF7">
            <w:pPr>
              <w:widowControl/>
              <w:jc w:val="center"/>
            </w:pPr>
            <w:r>
              <w:t>1</w:t>
            </w:r>
          </w:p>
        </w:tc>
        <w:tc>
          <w:tcPr>
            <w:tcW w:w="1310" w:type="dxa"/>
          </w:tcPr>
          <w:p w14:paraId="1CC5E1CF" w14:textId="36CFCC11" w:rsidR="00EE6077" w:rsidRDefault="00EE6077" w:rsidP="00284CF7">
            <w:pPr>
              <w:widowControl/>
              <w:jc w:val="center"/>
            </w:pPr>
            <w:r>
              <w:t>0.4</w:t>
            </w:r>
          </w:p>
        </w:tc>
        <w:tc>
          <w:tcPr>
            <w:tcW w:w="1159" w:type="dxa"/>
          </w:tcPr>
          <w:p w14:paraId="6E747719" w14:textId="543FACD8" w:rsidR="00EE6077" w:rsidRPr="007D5F39" w:rsidRDefault="00EE6077" w:rsidP="00284CF7">
            <w:pPr>
              <w:widowControl/>
              <w:jc w:val="center"/>
            </w:pPr>
            <w:r w:rsidRPr="00B42AD9">
              <w:t>10000</w:t>
            </w:r>
          </w:p>
        </w:tc>
        <w:tc>
          <w:tcPr>
            <w:tcW w:w="1890" w:type="dxa"/>
          </w:tcPr>
          <w:p w14:paraId="0509DD11" w14:textId="461BA52A" w:rsidR="00EE6077" w:rsidRDefault="00A35936" w:rsidP="00BE27C8">
            <w:pPr>
              <w:widowControl/>
              <w:jc w:val="center"/>
            </w:pPr>
            <w:r>
              <w:t>0.13432 seconds</w:t>
            </w:r>
          </w:p>
        </w:tc>
        <w:tc>
          <w:tcPr>
            <w:tcW w:w="1574" w:type="dxa"/>
          </w:tcPr>
          <w:p w14:paraId="667286B4" w14:textId="5C787FEC" w:rsidR="00EE6077" w:rsidRDefault="00A35936" w:rsidP="00BE27C8">
            <w:pPr>
              <w:keepNext/>
              <w:widowControl/>
              <w:jc w:val="center"/>
            </w:pPr>
            <w:r>
              <w:t>75.5864 units</w:t>
            </w:r>
          </w:p>
        </w:tc>
      </w:tr>
      <w:tr w:rsidR="00EE6077" w14:paraId="30805491" w14:textId="77777777" w:rsidTr="00ED36B3">
        <w:tc>
          <w:tcPr>
            <w:tcW w:w="956" w:type="dxa"/>
          </w:tcPr>
          <w:p w14:paraId="22E94961" w14:textId="46390A81" w:rsidR="00EE6077" w:rsidRDefault="00EE6077" w:rsidP="00284CF7">
            <w:pPr>
              <w:widowControl/>
              <w:jc w:val="center"/>
            </w:pPr>
            <w:r>
              <w:t>2</w:t>
            </w:r>
          </w:p>
        </w:tc>
        <w:tc>
          <w:tcPr>
            <w:tcW w:w="1070" w:type="dxa"/>
          </w:tcPr>
          <w:p w14:paraId="6AB0D4D2" w14:textId="1D54711E" w:rsidR="00EE6077" w:rsidRPr="00FF0E9D" w:rsidRDefault="00EE6077" w:rsidP="00284CF7">
            <w:pPr>
              <w:widowControl/>
              <w:jc w:val="center"/>
            </w:pPr>
            <w:r>
              <w:t>1</w:t>
            </w:r>
          </w:p>
        </w:tc>
        <w:tc>
          <w:tcPr>
            <w:tcW w:w="1310" w:type="dxa"/>
          </w:tcPr>
          <w:p w14:paraId="1CE15A2D" w14:textId="08418365" w:rsidR="00EE6077" w:rsidRDefault="00EE6077" w:rsidP="00284CF7">
            <w:pPr>
              <w:widowControl/>
              <w:jc w:val="center"/>
            </w:pPr>
            <w:r>
              <w:t>0.4</w:t>
            </w:r>
          </w:p>
        </w:tc>
        <w:tc>
          <w:tcPr>
            <w:tcW w:w="1159" w:type="dxa"/>
          </w:tcPr>
          <w:p w14:paraId="0C4D3AAE" w14:textId="29D6AF97" w:rsidR="00EE6077" w:rsidRPr="007D5F39" w:rsidRDefault="00EE6077" w:rsidP="00284CF7">
            <w:pPr>
              <w:widowControl/>
              <w:jc w:val="center"/>
            </w:pPr>
            <w:r w:rsidRPr="00B42AD9">
              <w:t>10000</w:t>
            </w:r>
          </w:p>
        </w:tc>
        <w:tc>
          <w:tcPr>
            <w:tcW w:w="1890" w:type="dxa"/>
          </w:tcPr>
          <w:p w14:paraId="09D0DFE2" w14:textId="392F09CC" w:rsidR="00EE6077" w:rsidRDefault="0047794A" w:rsidP="00BE27C8">
            <w:pPr>
              <w:widowControl/>
              <w:jc w:val="center"/>
            </w:pPr>
            <w:r>
              <w:t>0.10822 seconds</w:t>
            </w:r>
          </w:p>
        </w:tc>
        <w:tc>
          <w:tcPr>
            <w:tcW w:w="1574" w:type="dxa"/>
          </w:tcPr>
          <w:p w14:paraId="2D299D32" w14:textId="77BF89F2" w:rsidR="00EE6077" w:rsidRPr="003E5E85" w:rsidRDefault="0078385A" w:rsidP="00BE27C8">
            <w:pPr>
              <w:keepNext/>
              <w:widowControl/>
              <w:jc w:val="center"/>
            </w:pPr>
            <w:r>
              <w:t>70.719 units</w:t>
            </w:r>
          </w:p>
        </w:tc>
      </w:tr>
      <w:tr w:rsidR="00EE6077" w14:paraId="76B41FEA" w14:textId="77777777" w:rsidTr="00ED36B3">
        <w:tc>
          <w:tcPr>
            <w:tcW w:w="956" w:type="dxa"/>
          </w:tcPr>
          <w:p w14:paraId="5008EBD1" w14:textId="77394419" w:rsidR="00EE6077" w:rsidRDefault="00EE6077" w:rsidP="00284CF7">
            <w:pPr>
              <w:widowControl/>
              <w:jc w:val="center"/>
            </w:pPr>
            <w:r>
              <w:t>3</w:t>
            </w:r>
          </w:p>
        </w:tc>
        <w:tc>
          <w:tcPr>
            <w:tcW w:w="1070" w:type="dxa"/>
          </w:tcPr>
          <w:p w14:paraId="014B8A9E" w14:textId="59689CCE" w:rsidR="00EE6077" w:rsidRPr="00FF0E9D" w:rsidRDefault="00EE6077" w:rsidP="00284CF7">
            <w:pPr>
              <w:widowControl/>
              <w:jc w:val="center"/>
            </w:pPr>
            <w:r>
              <w:t>1</w:t>
            </w:r>
          </w:p>
        </w:tc>
        <w:tc>
          <w:tcPr>
            <w:tcW w:w="1310" w:type="dxa"/>
          </w:tcPr>
          <w:p w14:paraId="4A119322" w14:textId="09E18877" w:rsidR="00EE6077" w:rsidRDefault="00EE6077" w:rsidP="00284CF7">
            <w:pPr>
              <w:widowControl/>
              <w:jc w:val="center"/>
            </w:pPr>
            <w:r>
              <w:t>0.4</w:t>
            </w:r>
          </w:p>
        </w:tc>
        <w:tc>
          <w:tcPr>
            <w:tcW w:w="1159" w:type="dxa"/>
          </w:tcPr>
          <w:p w14:paraId="1F4660FD" w14:textId="2C1AF485" w:rsidR="00EE6077" w:rsidRPr="007D5F39" w:rsidRDefault="00EE6077" w:rsidP="00284CF7">
            <w:pPr>
              <w:widowControl/>
              <w:jc w:val="center"/>
            </w:pPr>
            <w:r w:rsidRPr="00B42AD9">
              <w:t>10000</w:t>
            </w:r>
          </w:p>
        </w:tc>
        <w:tc>
          <w:tcPr>
            <w:tcW w:w="1890" w:type="dxa"/>
          </w:tcPr>
          <w:p w14:paraId="6A037C7C" w14:textId="5F162FDF" w:rsidR="00EE6077" w:rsidRDefault="006B1912" w:rsidP="00BE27C8">
            <w:pPr>
              <w:widowControl/>
              <w:jc w:val="center"/>
            </w:pPr>
            <w:r>
              <w:t>0.71639 seconds</w:t>
            </w:r>
          </w:p>
        </w:tc>
        <w:tc>
          <w:tcPr>
            <w:tcW w:w="1574" w:type="dxa"/>
          </w:tcPr>
          <w:p w14:paraId="22CB9231" w14:textId="03CF61B1" w:rsidR="00EE6077" w:rsidRDefault="006B1912" w:rsidP="00BE27C8">
            <w:pPr>
              <w:keepNext/>
              <w:widowControl/>
              <w:jc w:val="center"/>
            </w:pPr>
            <w:r>
              <w:t>77.3984 units</w:t>
            </w:r>
          </w:p>
        </w:tc>
      </w:tr>
      <w:tr w:rsidR="00EE6077" w14:paraId="701FBAFB" w14:textId="77777777" w:rsidTr="00ED36B3">
        <w:tc>
          <w:tcPr>
            <w:tcW w:w="956" w:type="dxa"/>
          </w:tcPr>
          <w:p w14:paraId="587D9FA4" w14:textId="0C553190" w:rsidR="00EE6077" w:rsidRPr="00FD70C0" w:rsidRDefault="00EE6077" w:rsidP="00284CF7">
            <w:pPr>
              <w:widowControl/>
              <w:jc w:val="center"/>
              <w:rPr>
                <w:b/>
                <w:bCs/>
              </w:rPr>
            </w:pPr>
            <w:r w:rsidRPr="00FD70C0">
              <w:rPr>
                <w:b/>
                <w:bCs/>
              </w:rPr>
              <w:t>1</w:t>
            </w:r>
          </w:p>
        </w:tc>
        <w:tc>
          <w:tcPr>
            <w:tcW w:w="1070" w:type="dxa"/>
          </w:tcPr>
          <w:p w14:paraId="66624EE9" w14:textId="4B843D0D" w:rsidR="00EE6077" w:rsidRPr="00FD70C0" w:rsidRDefault="00EE6077" w:rsidP="00284CF7">
            <w:pPr>
              <w:widowControl/>
              <w:jc w:val="center"/>
              <w:rPr>
                <w:b/>
                <w:bCs/>
              </w:rPr>
            </w:pPr>
            <w:r w:rsidRPr="00FD70C0">
              <w:rPr>
                <w:b/>
                <w:bCs/>
              </w:rPr>
              <w:t>1</w:t>
            </w:r>
          </w:p>
        </w:tc>
        <w:tc>
          <w:tcPr>
            <w:tcW w:w="1310" w:type="dxa"/>
          </w:tcPr>
          <w:p w14:paraId="647A35E8" w14:textId="157D7417" w:rsidR="00EE6077" w:rsidRPr="00FD70C0" w:rsidRDefault="00EE6077" w:rsidP="00284CF7">
            <w:pPr>
              <w:widowControl/>
              <w:jc w:val="center"/>
              <w:rPr>
                <w:b/>
                <w:bCs/>
              </w:rPr>
            </w:pPr>
            <w:r w:rsidRPr="00FD70C0">
              <w:rPr>
                <w:b/>
                <w:bCs/>
              </w:rPr>
              <w:t>0.3</w:t>
            </w:r>
          </w:p>
        </w:tc>
        <w:tc>
          <w:tcPr>
            <w:tcW w:w="1159" w:type="dxa"/>
          </w:tcPr>
          <w:p w14:paraId="3F72E963" w14:textId="212362CB" w:rsidR="00EE6077" w:rsidRPr="00FD70C0" w:rsidRDefault="00EE6077" w:rsidP="00284CF7">
            <w:pPr>
              <w:widowControl/>
              <w:jc w:val="center"/>
              <w:rPr>
                <w:b/>
                <w:bCs/>
              </w:rPr>
            </w:pPr>
            <w:r w:rsidRPr="00FD70C0">
              <w:rPr>
                <w:b/>
                <w:bCs/>
              </w:rPr>
              <w:t>10000</w:t>
            </w:r>
          </w:p>
        </w:tc>
        <w:tc>
          <w:tcPr>
            <w:tcW w:w="1890" w:type="dxa"/>
          </w:tcPr>
          <w:p w14:paraId="36704838" w14:textId="78A0798B" w:rsidR="00EE6077" w:rsidRPr="00FD70C0" w:rsidRDefault="00A35936" w:rsidP="00BE27C8">
            <w:pPr>
              <w:widowControl/>
              <w:jc w:val="center"/>
              <w:rPr>
                <w:b/>
                <w:bCs/>
              </w:rPr>
            </w:pPr>
            <w:r w:rsidRPr="00FD70C0">
              <w:rPr>
                <w:b/>
                <w:bCs/>
              </w:rPr>
              <w:t>0.12539 seconds</w:t>
            </w:r>
          </w:p>
        </w:tc>
        <w:tc>
          <w:tcPr>
            <w:tcW w:w="1574" w:type="dxa"/>
          </w:tcPr>
          <w:p w14:paraId="0C8F4A3D" w14:textId="7C06C2D1" w:rsidR="00EE6077" w:rsidRPr="00FD70C0" w:rsidRDefault="00A35936" w:rsidP="00BE27C8">
            <w:pPr>
              <w:keepNext/>
              <w:widowControl/>
              <w:jc w:val="center"/>
              <w:rPr>
                <w:b/>
                <w:bCs/>
              </w:rPr>
            </w:pPr>
            <w:r w:rsidRPr="00FD70C0">
              <w:rPr>
                <w:b/>
                <w:bCs/>
              </w:rPr>
              <w:t>75.6978 units</w:t>
            </w:r>
          </w:p>
        </w:tc>
      </w:tr>
      <w:tr w:rsidR="00EE6077" w14:paraId="2B8382C9" w14:textId="77777777" w:rsidTr="00ED36B3">
        <w:tc>
          <w:tcPr>
            <w:tcW w:w="956" w:type="dxa"/>
          </w:tcPr>
          <w:p w14:paraId="33D3344C" w14:textId="6F3D1DA7" w:rsidR="00EE6077" w:rsidRPr="00FD70C0" w:rsidRDefault="00EE6077" w:rsidP="00284CF7">
            <w:pPr>
              <w:widowControl/>
              <w:jc w:val="center"/>
              <w:rPr>
                <w:b/>
                <w:bCs/>
              </w:rPr>
            </w:pPr>
            <w:r w:rsidRPr="00FD70C0">
              <w:rPr>
                <w:b/>
                <w:bCs/>
              </w:rPr>
              <w:t>2</w:t>
            </w:r>
          </w:p>
        </w:tc>
        <w:tc>
          <w:tcPr>
            <w:tcW w:w="1070" w:type="dxa"/>
          </w:tcPr>
          <w:p w14:paraId="488A21D3" w14:textId="143306C8" w:rsidR="00EE6077" w:rsidRPr="00FD70C0" w:rsidRDefault="00EE6077" w:rsidP="00284CF7">
            <w:pPr>
              <w:widowControl/>
              <w:jc w:val="center"/>
              <w:rPr>
                <w:b/>
                <w:bCs/>
              </w:rPr>
            </w:pPr>
            <w:r w:rsidRPr="00FD70C0">
              <w:rPr>
                <w:b/>
                <w:bCs/>
              </w:rPr>
              <w:t>1</w:t>
            </w:r>
          </w:p>
        </w:tc>
        <w:tc>
          <w:tcPr>
            <w:tcW w:w="1310" w:type="dxa"/>
          </w:tcPr>
          <w:p w14:paraId="764069CD" w14:textId="1B45498C" w:rsidR="00EE6077" w:rsidRPr="00FD70C0" w:rsidRDefault="00EE6077" w:rsidP="00284CF7">
            <w:pPr>
              <w:widowControl/>
              <w:jc w:val="center"/>
              <w:rPr>
                <w:b/>
                <w:bCs/>
              </w:rPr>
            </w:pPr>
            <w:r w:rsidRPr="00FD70C0">
              <w:rPr>
                <w:b/>
                <w:bCs/>
              </w:rPr>
              <w:t>0.3</w:t>
            </w:r>
          </w:p>
        </w:tc>
        <w:tc>
          <w:tcPr>
            <w:tcW w:w="1159" w:type="dxa"/>
          </w:tcPr>
          <w:p w14:paraId="2027C89F" w14:textId="6591BC5E" w:rsidR="00EE6077" w:rsidRPr="00FD70C0" w:rsidRDefault="00EE6077" w:rsidP="00284CF7">
            <w:pPr>
              <w:widowControl/>
              <w:jc w:val="center"/>
              <w:rPr>
                <w:b/>
                <w:bCs/>
              </w:rPr>
            </w:pPr>
            <w:r w:rsidRPr="00FD70C0">
              <w:rPr>
                <w:b/>
                <w:bCs/>
              </w:rPr>
              <w:t>10000</w:t>
            </w:r>
          </w:p>
        </w:tc>
        <w:tc>
          <w:tcPr>
            <w:tcW w:w="1890" w:type="dxa"/>
          </w:tcPr>
          <w:p w14:paraId="31484C03" w14:textId="78727F8F" w:rsidR="00EE6077" w:rsidRPr="00FD70C0" w:rsidRDefault="0047794A" w:rsidP="00BE27C8">
            <w:pPr>
              <w:widowControl/>
              <w:jc w:val="center"/>
              <w:rPr>
                <w:b/>
                <w:bCs/>
              </w:rPr>
            </w:pPr>
            <w:r w:rsidRPr="00FD70C0">
              <w:rPr>
                <w:b/>
                <w:bCs/>
              </w:rPr>
              <w:t>0.12782 seconds</w:t>
            </w:r>
          </w:p>
        </w:tc>
        <w:tc>
          <w:tcPr>
            <w:tcW w:w="1574" w:type="dxa"/>
          </w:tcPr>
          <w:p w14:paraId="3D98D72C" w14:textId="3DF72F1E" w:rsidR="00EE6077" w:rsidRPr="00FD70C0" w:rsidRDefault="0047794A" w:rsidP="00BE27C8">
            <w:pPr>
              <w:keepNext/>
              <w:widowControl/>
              <w:jc w:val="center"/>
              <w:rPr>
                <w:b/>
                <w:bCs/>
              </w:rPr>
            </w:pPr>
            <w:r w:rsidRPr="00FD70C0">
              <w:rPr>
                <w:b/>
                <w:bCs/>
              </w:rPr>
              <w:t>67.1574 units</w:t>
            </w:r>
          </w:p>
        </w:tc>
      </w:tr>
      <w:tr w:rsidR="00EE6077" w14:paraId="09C4F153" w14:textId="77777777" w:rsidTr="00ED36B3">
        <w:tc>
          <w:tcPr>
            <w:tcW w:w="956" w:type="dxa"/>
          </w:tcPr>
          <w:p w14:paraId="54B9571F" w14:textId="636AB113" w:rsidR="00EE6077" w:rsidRDefault="00EE6077" w:rsidP="00284CF7">
            <w:pPr>
              <w:widowControl/>
              <w:jc w:val="center"/>
            </w:pPr>
            <w:r>
              <w:t>3</w:t>
            </w:r>
          </w:p>
        </w:tc>
        <w:tc>
          <w:tcPr>
            <w:tcW w:w="1070" w:type="dxa"/>
          </w:tcPr>
          <w:p w14:paraId="6550184D" w14:textId="2B26FB8F" w:rsidR="00EE6077" w:rsidRPr="00FF0E9D" w:rsidRDefault="00EE6077" w:rsidP="00284CF7">
            <w:pPr>
              <w:widowControl/>
              <w:jc w:val="center"/>
            </w:pPr>
            <w:r>
              <w:t>1</w:t>
            </w:r>
          </w:p>
        </w:tc>
        <w:tc>
          <w:tcPr>
            <w:tcW w:w="1310" w:type="dxa"/>
          </w:tcPr>
          <w:p w14:paraId="4CC12C38" w14:textId="176F3D77" w:rsidR="00EE6077" w:rsidRDefault="00EE6077" w:rsidP="00284CF7">
            <w:pPr>
              <w:widowControl/>
              <w:jc w:val="center"/>
            </w:pPr>
            <w:r>
              <w:t>0.3</w:t>
            </w:r>
          </w:p>
        </w:tc>
        <w:tc>
          <w:tcPr>
            <w:tcW w:w="1159" w:type="dxa"/>
          </w:tcPr>
          <w:p w14:paraId="29CA4FEA" w14:textId="22F44BF3" w:rsidR="00EE6077" w:rsidRPr="007D5F39" w:rsidRDefault="00EE6077" w:rsidP="00284CF7">
            <w:pPr>
              <w:widowControl/>
              <w:jc w:val="center"/>
            </w:pPr>
            <w:r w:rsidRPr="00B42AD9">
              <w:t>10000</w:t>
            </w:r>
          </w:p>
        </w:tc>
        <w:tc>
          <w:tcPr>
            <w:tcW w:w="1890" w:type="dxa"/>
          </w:tcPr>
          <w:p w14:paraId="5168893E" w14:textId="3EF109E6" w:rsidR="00EE6077" w:rsidRDefault="006B1912" w:rsidP="00BE27C8">
            <w:pPr>
              <w:widowControl/>
              <w:jc w:val="center"/>
            </w:pPr>
            <w:r>
              <w:t>UNSTABLE</w:t>
            </w:r>
          </w:p>
        </w:tc>
        <w:tc>
          <w:tcPr>
            <w:tcW w:w="1574" w:type="dxa"/>
          </w:tcPr>
          <w:p w14:paraId="3265E312" w14:textId="5BE2C614" w:rsidR="00EE6077" w:rsidRDefault="006B1912" w:rsidP="00BE27C8">
            <w:pPr>
              <w:keepNext/>
              <w:widowControl/>
              <w:jc w:val="center"/>
            </w:pPr>
            <w:r>
              <w:t>UNSTABLE</w:t>
            </w:r>
          </w:p>
        </w:tc>
      </w:tr>
      <w:tr w:rsidR="00EE6077" w14:paraId="72AF1314" w14:textId="77777777" w:rsidTr="00ED36B3">
        <w:tc>
          <w:tcPr>
            <w:tcW w:w="956" w:type="dxa"/>
          </w:tcPr>
          <w:p w14:paraId="4A106727" w14:textId="417BDF5A" w:rsidR="00EE6077" w:rsidRDefault="00EE6077" w:rsidP="00284CF7">
            <w:pPr>
              <w:widowControl/>
              <w:jc w:val="center"/>
            </w:pPr>
            <w:r>
              <w:t>1</w:t>
            </w:r>
          </w:p>
        </w:tc>
        <w:tc>
          <w:tcPr>
            <w:tcW w:w="1070" w:type="dxa"/>
          </w:tcPr>
          <w:p w14:paraId="72521477" w14:textId="118D5CA4" w:rsidR="00EE6077" w:rsidRPr="00FF0E9D" w:rsidRDefault="00EE6077" w:rsidP="00284CF7">
            <w:pPr>
              <w:widowControl/>
              <w:jc w:val="center"/>
            </w:pPr>
            <w:r>
              <w:t>1</w:t>
            </w:r>
          </w:p>
        </w:tc>
        <w:tc>
          <w:tcPr>
            <w:tcW w:w="1310" w:type="dxa"/>
          </w:tcPr>
          <w:p w14:paraId="51E80D25" w14:textId="0AC17626" w:rsidR="00EE6077" w:rsidRDefault="00EE6077" w:rsidP="00284CF7">
            <w:pPr>
              <w:widowControl/>
              <w:jc w:val="center"/>
            </w:pPr>
            <w:r>
              <w:t>0.2</w:t>
            </w:r>
          </w:p>
        </w:tc>
        <w:tc>
          <w:tcPr>
            <w:tcW w:w="1159" w:type="dxa"/>
          </w:tcPr>
          <w:p w14:paraId="4E4D1E48" w14:textId="11126F0A" w:rsidR="00EE6077" w:rsidRPr="007D5F39" w:rsidRDefault="00EE6077" w:rsidP="00284CF7">
            <w:pPr>
              <w:widowControl/>
              <w:jc w:val="center"/>
            </w:pPr>
            <w:r w:rsidRPr="00B42AD9">
              <w:t>10000</w:t>
            </w:r>
          </w:p>
        </w:tc>
        <w:tc>
          <w:tcPr>
            <w:tcW w:w="1890" w:type="dxa"/>
          </w:tcPr>
          <w:p w14:paraId="7F8F81D3" w14:textId="705A95DA" w:rsidR="00EE6077" w:rsidRDefault="00A35936" w:rsidP="00BE27C8">
            <w:pPr>
              <w:widowControl/>
              <w:jc w:val="center"/>
            </w:pPr>
            <w:r>
              <w:t>0.1211 seconds</w:t>
            </w:r>
          </w:p>
        </w:tc>
        <w:tc>
          <w:tcPr>
            <w:tcW w:w="1574" w:type="dxa"/>
          </w:tcPr>
          <w:p w14:paraId="3F747B68" w14:textId="691E2872" w:rsidR="00EE6077" w:rsidRDefault="00A35936" w:rsidP="00BE27C8">
            <w:pPr>
              <w:keepNext/>
              <w:widowControl/>
              <w:jc w:val="center"/>
            </w:pPr>
            <w:r>
              <w:t>75.475 units</w:t>
            </w:r>
          </w:p>
        </w:tc>
      </w:tr>
      <w:tr w:rsidR="00EE6077" w14:paraId="568C18FA" w14:textId="77777777" w:rsidTr="00ED36B3">
        <w:tc>
          <w:tcPr>
            <w:tcW w:w="956" w:type="dxa"/>
          </w:tcPr>
          <w:p w14:paraId="0E67F18F" w14:textId="57A7226F" w:rsidR="00EE6077" w:rsidRDefault="00EE6077" w:rsidP="00284CF7">
            <w:pPr>
              <w:widowControl/>
              <w:jc w:val="center"/>
            </w:pPr>
            <w:r>
              <w:t>2</w:t>
            </w:r>
          </w:p>
        </w:tc>
        <w:tc>
          <w:tcPr>
            <w:tcW w:w="1070" w:type="dxa"/>
          </w:tcPr>
          <w:p w14:paraId="44AAAF2D" w14:textId="7727C230" w:rsidR="00EE6077" w:rsidRPr="00FF0E9D" w:rsidRDefault="00EE6077" w:rsidP="00284CF7">
            <w:pPr>
              <w:widowControl/>
              <w:jc w:val="center"/>
            </w:pPr>
            <w:r>
              <w:t>1</w:t>
            </w:r>
          </w:p>
        </w:tc>
        <w:tc>
          <w:tcPr>
            <w:tcW w:w="1310" w:type="dxa"/>
          </w:tcPr>
          <w:p w14:paraId="630F1BF9" w14:textId="3E2E3B21" w:rsidR="00EE6077" w:rsidRDefault="00EE6077" w:rsidP="00284CF7">
            <w:pPr>
              <w:widowControl/>
              <w:jc w:val="center"/>
            </w:pPr>
            <w:r>
              <w:t>0.2</w:t>
            </w:r>
          </w:p>
        </w:tc>
        <w:tc>
          <w:tcPr>
            <w:tcW w:w="1159" w:type="dxa"/>
          </w:tcPr>
          <w:p w14:paraId="55B11C5D" w14:textId="0B3A8A3C" w:rsidR="00EE6077" w:rsidRPr="007D5F39" w:rsidRDefault="00EE6077" w:rsidP="00284CF7">
            <w:pPr>
              <w:widowControl/>
              <w:jc w:val="center"/>
            </w:pPr>
            <w:r w:rsidRPr="00B42AD9">
              <w:t>10000</w:t>
            </w:r>
          </w:p>
        </w:tc>
        <w:tc>
          <w:tcPr>
            <w:tcW w:w="1890" w:type="dxa"/>
          </w:tcPr>
          <w:p w14:paraId="0699EDC3" w14:textId="6694F7EA" w:rsidR="00EE6077" w:rsidRDefault="0047794A" w:rsidP="00BE27C8">
            <w:pPr>
              <w:widowControl/>
              <w:jc w:val="center"/>
            </w:pPr>
            <w:r>
              <w:t>0.11848 seconds</w:t>
            </w:r>
          </w:p>
        </w:tc>
        <w:tc>
          <w:tcPr>
            <w:tcW w:w="1574" w:type="dxa"/>
          </w:tcPr>
          <w:p w14:paraId="5A42FA60" w14:textId="3C125F01" w:rsidR="00EE6077" w:rsidRDefault="0047794A" w:rsidP="00BE27C8">
            <w:pPr>
              <w:keepNext/>
              <w:widowControl/>
              <w:jc w:val="center"/>
            </w:pPr>
            <w:r>
              <w:t>71.011 units</w:t>
            </w:r>
          </w:p>
        </w:tc>
      </w:tr>
      <w:tr w:rsidR="00EE6077" w14:paraId="7CE1273D" w14:textId="77777777" w:rsidTr="00ED36B3">
        <w:tc>
          <w:tcPr>
            <w:tcW w:w="956" w:type="dxa"/>
          </w:tcPr>
          <w:p w14:paraId="58E067D1" w14:textId="64AB50BF" w:rsidR="00EE6077" w:rsidRDefault="00EE6077" w:rsidP="00284CF7">
            <w:pPr>
              <w:widowControl/>
              <w:jc w:val="center"/>
            </w:pPr>
            <w:r>
              <w:t>3</w:t>
            </w:r>
          </w:p>
        </w:tc>
        <w:tc>
          <w:tcPr>
            <w:tcW w:w="1070" w:type="dxa"/>
          </w:tcPr>
          <w:p w14:paraId="33FB992A" w14:textId="4B5197A2" w:rsidR="00EE6077" w:rsidRPr="00FF0E9D" w:rsidRDefault="00EE6077" w:rsidP="00284CF7">
            <w:pPr>
              <w:widowControl/>
              <w:jc w:val="center"/>
            </w:pPr>
            <w:r>
              <w:t>1</w:t>
            </w:r>
          </w:p>
        </w:tc>
        <w:tc>
          <w:tcPr>
            <w:tcW w:w="1310" w:type="dxa"/>
          </w:tcPr>
          <w:p w14:paraId="562FC1BD" w14:textId="6F53B1FA" w:rsidR="00EE6077" w:rsidRDefault="00EE6077" w:rsidP="00284CF7">
            <w:pPr>
              <w:widowControl/>
              <w:jc w:val="center"/>
            </w:pPr>
            <w:r>
              <w:t>0.2</w:t>
            </w:r>
          </w:p>
        </w:tc>
        <w:tc>
          <w:tcPr>
            <w:tcW w:w="1159" w:type="dxa"/>
          </w:tcPr>
          <w:p w14:paraId="01285591" w14:textId="5FD5CABB" w:rsidR="00EE6077" w:rsidRPr="007D5F39" w:rsidRDefault="00EE6077" w:rsidP="00284CF7">
            <w:pPr>
              <w:widowControl/>
              <w:jc w:val="center"/>
            </w:pPr>
            <w:r w:rsidRPr="00B42AD9">
              <w:t>10000</w:t>
            </w:r>
          </w:p>
        </w:tc>
        <w:tc>
          <w:tcPr>
            <w:tcW w:w="1890" w:type="dxa"/>
          </w:tcPr>
          <w:p w14:paraId="0367505B" w14:textId="71E582A0" w:rsidR="00EE6077" w:rsidRDefault="00F314F6" w:rsidP="00BE27C8">
            <w:pPr>
              <w:widowControl/>
              <w:jc w:val="center"/>
            </w:pPr>
            <w:r>
              <w:t>0.1617 seconds</w:t>
            </w:r>
          </w:p>
        </w:tc>
        <w:tc>
          <w:tcPr>
            <w:tcW w:w="1574" w:type="dxa"/>
          </w:tcPr>
          <w:p w14:paraId="2D825AC6" w14:textId="2B7BB935" w:rsidR="00EE6077" w:rsidRDefault="00F314F6" w:rsidP="00BE27C8">
            <w:pPr>
              <w:keepNext/>
              <w:widowControl/>
              <w:jc w:val="center"/>
            </w:pPr>
            <w:r>
              <w:t>83.5143 units</w:t>
            </w:r>
          </w:p>
        </w:tc>
      </w:tr>
      <w:tr w:rsidR="00EE6077" w14:paraId="1A43A86B" w14:textId="77777777" w:rsidTr="00ED36B3">
        <w:tc>
          <w:tcPr>
            <w:tcW w:w="956" w:type="dxa"/>
          </w:tcPr>
          <w:p w14:paraId="715D8924" w14:textId="30A0DB80" w:rsidR="00EE6077" w:rsidRDefault="00EE6077" w:rsidP="00284CF7">
            <w:pPr>
              <w:widowControl/>
              <w:jc w:val="center"/>
            </w:pPr>
            <w:r>
              <w:t>1</w:t>
            </w:r>
          </w:p>
        </w:tc>
        <w:tc>
          <w:tcPr>
            <w:tcW w:w="1070" w:type="dxa"/>
          </w:tcPr>
          <w:p w14:paraId="2C6313E1" w14:textId="7DA5B2E9" w:rsidR="00EE6077" w:rsidRDefault="00EE6077" w:rsidP="00284CF7">
            <w:pPr>
              <w:widowControl/>
              <w:jc w:val="center"/>
            </w:pPr>
            <w:r>
              <w:t>1</w:t>
            </w:r>
          </w:p>
        </w:tc>
        <w:tc>
          <w:tcPr>
            <w:tcW w:w="1310" w:type="dxa"/>
          </w:tcPr>
          <w:p w14:paraId="6FFE647E" w14:textId="121F50DC" w:rsidR="00EE6077" w:rsidRDefault="00EE6077" w:rsidP="00284CF7">
            <w:pPr>
              <w:widowControl/>
              <w:jc w:val="center"/>
            </w:pPr>
            <w:r>
              <w:t>0.1</w:t>
            </w:r>
          </w:p>
        </w:tc>
        <w:tc>
          <w:tcPr>
            <w:tcW w:w="1159" w:type="dxa"/>
          </w:tcPr>
          <w:p w14:paraId="0D623A1A" w14:textId="27CF44D9" w:rsidR="00EE6077" w:rsidRPr="007D5F39" w:rsidRDefault="00EE6077" w:rsidP="00284CF7">
            <w:pPr>
              <w:widowControl/>
              <w:jc w:val="center"/>
            </w:pPr>
            <w:r w:rsidRPr="00B42AD9">
              <w:t>10000</w:t>
            </w:r>
          </w:p>
        </w:tc>
        <w:tc>
          <w:tcPr>
            <w:tcW w:w="1890" w:type="dxa"/>
          </w:tcPr>
          <w:p w14:paraId="0C5BA288" w14:textId="72E542D0" w:rsidR="00EE6077" w:rsidRDefault="00A35936" w:rsidP="00BE27C8">
            <w:pPr>
              <w:widowControl/>
              <w:jc w:val="center"/>
            </w:pPr>
            <w:r>
              <w:t>0.13939 seconds</w:t>
            </w:r>
          </w:p>
        </w:tc>
        <w:tc>
          <w:tcPr>
            <w:tcW w:w="1574" w:type="dxa"/>
          </w:tcPr>
          <w:p w14:paraId="3276FFE4" w14:textId="5B5615B4" w:rsidR="00EE6077" w:rsidRDefault="00A35936" w:rsidP="00BE27C8">
            <w:pPr>
              <w:keepNext/>
              <w:widowControl/>
              <w:jc w:val="center"/>
            </w:pPr>
            <w:r>
              <w:t>75.1707 units</w:t>
            </w:r>
          </w:p>
        </w:tc>
      </w:tr>
      <w:tr w:rsidR="009C3E72" w14:paraId="396B68EA" w14:textId="77777777" w:rsidTr="00ED36B3">
        <w:tc>
          <w:tcPr>
            <w:tcW w:w="956" w:type="dxa"/>
          </w:tcPr>
          <w:p w14:paraId="7B2378F1" w14:textId="68A4A655" w:rsidR="009C3E72" w:rsidRDefault="009C3E72" w:rsidP="00284CF7">
            <w:pPr>
              <w:widowControl/>
              <w:jc w:val="center"/>
            </w:pPr>
            <w:r>
              <w:t>2</w:t>
            </w:r>
          </w:p>
        </w:tc>
        <w:tc>
          <w:tcPr>
            <w:tcW w:w="1070" w:type="dxa"/>
          </w:tcPr>
          <w:p w14:paraId="1AE3B7EE" w14:textId="58CD88C8" w:rsidR="009C3E72" w:rsidRDefault="009C3E72" w:rsidP="00284CF7">
            <w:pPr>
              <w:widowControl/>
              <w:jc w:val="center"/>
            </w:pPr>
            <w:r>
              <w:t>1</w:t>
            </w:r>
          </w:p>
        </w:tc>
        <w:tc>
          <w:tcPr>
            <w:tcW w:w="1310" w:type="dxa"/>
          </w:tcPr>
          <w:p w14:paraId="2D13DB09" w14:textId="028A19E6" w:rsidR="009C3E72" w:rsidRDefault="009C3E72" w:rsidP="00284CF7">
            <w:pPr>
              <w:widowControl/>
              <w:jc w:val="center"/>
            </w:pPr>
            <w:r>
              <w:t>0.1</w:t>
            </w:r>
          </w:p>
        </w:tc>
        <w:tc>
          <w:tcPr>
            <w:tcW w:w="1159" w:type="dxa"/>
          </w:tcPr>
          <w:p w14:paraId="6DC6BD3C" w14:textId="5590F54C" w:rsidR="009C3E72" w:rsidRPr="007D5F39" w:rsidRDefault="009C3E72" w:rsidP="00284CF7">
            <w:pPr>
              <w:widowControl/>
              <w:jc w:val="center"/>
            </w:pPr>
            <w:r w:rsidRPr="00B42AD9">
              <w:t>10000</w:t>
            </w:r>
          </w:p>
        </w:tc>
        <w:tc>
          <w:tcPr>
            <w:tcW w:w="1890" w:type="dxa"/>
          </w:tcPr>
          <w:p w14:paraId="7C56A63F" w14:textId="648C708B" w:rsidR="009C3E72" w:rsidRDefault="009C3E72" w:rsidP="00BE27C8">
            <w:pPr>
              <w:widowControl/>
              <w:jc w:val="center"/>
            </w:pPr>
            <w:r>
              <w:t>0.15661 seconds</w:t>
            </w:r>
          </w:p>
        </w:tc>
        <w:tc>
          <w:tcPr>
            <w:tcW w:w="1574" w:type="dxa"/>
          </w:tcPr>
          <w:p w14:paraId="2334BE0B" w14:textId="7AC673E9" w:rsidR="009C3E72" w:rsidRDefault="009C3E72" w:rsidP="00BE27C8">
            <w:pPr>
              <w:keepNext/>
              <w:widowControl/>
              <w:jc w:val="center"/>
            </w:pPr>
            <w:r>
              <w:t>67.7729 units</w:t>
            </w:r>
          </w:p>
        </w:tc>
      </w:tr>
      <w:tr w:rsidR="009C3E72" w14:paraId="2535E92A" w14:textId="77777777" w:rsidTr="00ED36B3">
        <w:tc>
          <w:tcPr>
            <w:tcW w:w="956" w:type="dxa"/>
          </w:tcPr>
          <w:p w14:paraId="78EA020C" w14:textId="203EBB0A" w:rsidR="009C3E72" w:rsidRDefault="009C3E72" w:rsidP="00284CF7">
            <w:pPr>
              <w:widowControl/>
              <w:jc w:val="center"/>
            </w:pPr>
            <w:r>
              <w:t>3</w:t>
            </w:r>
          </w:p>
        </w:tc>
        <w:tc>
          <w:tcPr>
            <w:tcW w:w="1070" w:type="dxa"/>
          </w:tcPr>
          <w:p w14:paraId="445D6EA9" w14:textId="60054F79" w:rsidR="009C3E72" w:rsidRDefault="009C3E72" w:rsidP="00284CF7">
            <w:pPr>
              <w:widowControl/>
              <w:jc w:val="center"/>
            </w:pPr>
            <w:r>
              <w:t>1</w:t>
            </w:r>
          </w:p>
        </w:tc>
        <w:tc>
          <w:tcPr>
            <w:tcW w:w="1310" w:type="dxa"/>
          </w:tcPr>
          <w:p w14:paraId="4F6B1D3D" w14:textId="0D8408CD" w:rsidR="009C3E72" w:rsidRDefault="009C3E72" w:rsidP="00284CF7">
            <w:pPr>
              <w:widowControl/>
              <w:jc w:val="center"/>
            </w:pPr>
            <w:r>
              <w:t>0.1</w:t>
            </w:r>
          </w:p>
        </w:tc>
        <w:tc>
          <w:tcPr>
            <w:tcW w:w="1159" w:type="dxa"/>
          </w:tcPr>
          <w:p w14:paraId="5B4D90D0" w14:textId="351F54DA" w:rsidR="009C3E72" w:rsidRPr="007D5F39" w:rsidRDefault="009C3E72" w:rsidP="00284CF7">
            <w:pPr>
              <w:widowControl/>
              <w:jc w:val="center"/>
            </w:pPr>
            <w:r w:rsidRPr="00B42AD9">
              <w:t>10000</w:t>
            </w:r>
          </w:p>
        </w:tc>
        <w:tc>
          <w:tcPr>
            <w:tcW w:w="1890" w:type="dxa"/>
          </w:tcPr>
          <w:p w14:paraId="49B96BBB" w14:textId="455A1B7B" w:rsidR="009C3E72" w:rsidRDefault="008C0971" w:rsidP="00BE27C8">
            <w:pPr>
              <w:widowControl/>
              <w:jc w:val="center"/>
            </w:pPr>
            <w:r>
              <w:t>0.19201 seconds</w:t>
            </w:r>
          </w:p>
        </w:tc>
        <w:tc>
          <w:tcPr>
            <w:tcW w:w="1574" w:type="dxa"/>
          </w:tcPr>
          <w:p w14:paraId="6966BB8C" w14:textId="1B17781C" w:rsidR="009C3E72" w:rsidRDefault="008C0971" w:rsidP="00BE27C8">
            <w:pPr>
              <w:keepNext/>
              <w:widowControl/>
              <w:jc w:val="center"/>
            </w:pPr>
            <w:r>
              <w:t>83.9193 units</w:t>
            </w:r>
          </w:p>
        </w:tc>
      </w:tr>
    </w:tbl>
    <w:p w14:paraId="71191C62" w14:textId="7788B768" w:rsidR="005658C1" w:rsidRPr="005658C1" w:rsidRDefault="005658C1" w:rsidP="00CB1E55">
      <w:pPr>
        <w:pStyle w:val="Caption"/>
        <w:jc w:val="center"/>
        <w:rPr>
          <w:i w:val="0"/>
          <w:iCs w:val="0"/>
          <w:color w:val="auto"/>
          <w:sz w:val="22"/>
          <w:szCs w:val="22"/>
        </w:rPr>
      </w:pPr>
      <w:r w:rsidRPr="005658C1">
        <w:rPr>
          <w:i w:val="0"/>
          <w:iCs w:val="0"/>
          <w:color w:val="auto"/>
          <w:sz w:val="22"/>
          <w:szCs w:val="22"/>
        </w:rPr>
        <w:t xml:space="preserve">Table </w:t>
      </w:r>
      <w:r w:rsidRPr="005658C1">
        <w:rPr>
          <w:i w:val="0"/>
          <w:iCs w:val="0"/>
          <w:color w:val="auto"/>
          <w:sz w:val="22"/>
          <w:szCs w:val="22"/>
        </w:rPr>
        <w:fldChar w:fldCharType="begin"/>
      </w:r>
      <w:r w:rsidRPr="005658C1">
        <w:rPr>
          <w:i w:val="0"/>
          <w:iCs w:val="0"/>
          <w:color w:val="auto"/>
          <w:sz w:val="22"/>
          <w:szCs w:val="22"/>
        </w:rPr>
        <w:instrText xml:space="preserve"> SEQ Table \* ARABIC </w:instrText>
      </w:r>
      <w:r w:rsidRPr="005658C1">
        <w:rPr>
          <w:i w:val="0"/>
          <w:iCs w:val="0"/>
          <w:color w:val="auto"/>
          <w:sz w:val="22"/>
          <w:szCs w:val="22"/>
        </w:rPr>
        <w:fldChar w:fldCharType="separate"/>
      </w:r>
      <w:r w:rsidR="00FF79DB">
        <w:rPr>
          <w:i w:val="0"/>
          <w:iCs w:val="0"/>
          <w:noProof/>
          <w:color w:val="auto"/>
          <w:sz w:val="22"/>
          <w:szCs w:val="22"/>
        </w:rPr>
        <w:t>6</w:t>
      </w:r>
      <w:r w:rsidRPr="005658C1">
        <w:rPr>
          <w:i w:val="0"/>
          <w:iCs w:val="0"/>
          <w:color w:val="auto"/>
          <w:sz w:val="22"/>
          <w:szCs w:val="22"/>
        </w:rPr>
        <w:fldChar w:fldCharType="end"/>
      </w:r>
      <w:r w:rsidRPr="005658C1">
        <w:rPr>
          <w:i w:val="0"/>
          <w:iCs w:val="0"/>
          <w:color w:val="auto"/>
          <w:sz w:val="22"/>
          <w:szCs w:val="22"/>
        </w:rPr>
        <w:t>: Threshold Tuning</w:t>
      </w:r>
    </w:p>
    <w:p w14:paraId="0A322ADB" w14:textId="74723661" w:rsidR="00E900AA" w:rsidRPr="007768D3" w:rsidRDefault="001D11EF" w:rsidP="00EB5E9F">
      <w:pPr>
        <w:widowControl/>
        <w:ind w:firstLine="480"/>
        <w:jc w:val="both"/>
      </w:pPr>
      <w:r>
        <w:t xml:space="preserve">Tuning of the parameters </w:t>
      </w:r>
      <w:r w:rsidR="001622E6">
        <w:t xml:space="preserve">demonstrates </w:t>
      </w:r>
      <w:r>
        <w:t xml:space="preserve">that the step size, epsilon, increased the computation time while producing no desirable improvements to the overall route distance. This resulted in the maximum allowed step size for all maps being set to one grid unit. In testing iterations, it was shown that iterations generally do not result in increased computation time. In terms of iterations, it was denoted that lowering of the number of allowed iterations resulted in increased computation time in some instances. These </w:t>
      </w:r>
      <w:r w:rsidR="00F804C1">
        <w:t>were determined to be</w:t>
      </w:r>
      <w:r>
        <w:t xml:space="preserve"> within the margin of error for the algorithm. As such, the iteration times which produced the lowest route distance were selected for usage. Threshold, while a tunable variable, is likely not one which should be modified frequently. This determines the connection range of the RRT to the goal and is </w:t>
      </w:r>
      <w:r w:rsidR="00284CF7">
        <w:t>often</w:t>
      </w:r>
      <w:r>
        <w:t xml:space="preserve"> tied to a reasonable value considering </w:t>
      </w:r>
      <w:r w:rsidR="00804838">
        <w:t xml:space="preserve">all parameter selections. In this case, the values determined in the tuning process were considered reasonable given the selected </w:t>
      </w:r>
      <w:r w:rsidR="00284CF7">
        <w:t>values and</w:t>
      </w:r>
      <w:r w:rsidR="00804838">
        <w:t xml:space="preserve"> were accepted as </w:t>
      </w:r>
      <w:r w:rsidR="00972A5F">
        <w:t xml:space="preserve">the tuned values for the map. </w:t>
      </w:r>
      <w:r w:rsidR="005A3325">
        <w:t>Example execution results of the Graft RRT algorithm with their determined optimal parameters on the test scenario maps are available in Figures 5, 6, and 7.</w:t>
      </w:r>
    </w:p>
    <w:p w14:paraId="76F6E67A" w14:textId="77777777" w:rsidR="00D05D18" w:rsidRDefault="00D05D18" w:rsidP="00147EFC">
      <w:pPr>
        <w:keepNext/>
        <w:jc w:val="center"/>
      </w:pPr>
      <w:r>
        <w:rPr>
          <w:noProof/>
        </w:rPr>
        <w:lastRenderedPageBreak/>
        <w:drawing>
          <wp:inline distT="0" distB="0" distL="0" distR="0" wp14:anchorId="6608FB5B" wp14:editId="64A5EB4D">
            <wp:extent cx="5161393" cy="3871356"/>
            <wp:effectExtent l="0" t="0" r="1270" b="0"/>
            <wp:docPr id="56126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4205" name="Picture 561264205"/>
                    <pic:cNvPicPr/>
                  </pic:nvPicPr>
                  <pic:blipFill>
                    <a:blip r:embed="rId14">
                      <a:extLst>
                        <a:ext uri="{28A0092B-C50C-407E-A947-70E740481C1C}">
                          <a14:useLocalDpi xmlns:a14="http://schemas.microsoft.com/office/drawing/2010/main" val="0"/>
                        </a:ext>
                      </a:extLst>
                    </a:blip>
                    <a:stretch>
                      <a:fillRect/>
                    </a:stretch>
                  </pic:blipFill>
                  <pic:spPr>
                    <a:xfrm>
                      <a:off x="0" y="0"/>
                      <a:ext cx="5247475" cy="3935923"/>
                    </a:xfrm>
                    <a:prstGeom prst="rect">
                      <a:avLst/>
                    </a:prstGeom>
                  </pic:spPr>
                </pic:pic>
              </a:graphicData>
            </a:graphic>
          </wp:inline>
        </w:drawing>
      </w:r>
    </w:p>
    <w:p w14:paraId="5B1E2813" w14:textId="16AC814E" w:rsidR="00D05D18" w:rsidRDefault="00D05D18" w:rsidP="00147EFC">
      <w:pPr>
        <w:pStyle w:val="Caption"/>
        <w:jc w:val="center"/>
        <w:rPr>
          <w:i w:val="0"/>
          <w:iCs w:val="0"/>
          <w:color w:val="auto"/>
          <w:sz w:val="22"/>
          <w:szCs w:val="22"/>
        </w:rPr>
      </w:pPr>
      <w:r w:rsidRPr="00D05D18">
        <w:rPr>
          <w:i w:val="0"/>
          <w:iCs w:val="0"/>
          <w:color w:val="auto"/>
          <w:sz w:val="22"/>
          <w:szCs w:val="22"/>
        </w:rPr>
        <w:t xml:space="preserve">Figure </w:t>
      </w:r>
      <w:r w:rsidR="007768D3">
        <w:rPr>
          <w:i w:val="0"/>
          <w:iCs w:val="0"/>
          <w:color w:val="auto"/>
          <w:sz w:val="22"/>
          <w:szCs w:val="22"/>
        </w:rPr>
        <w:t>5</w:t>
      </w:r>
      <w:r w:rsidRPr="00D05D18">
        <w:rPr>
          <w:i w:val="0"/>
          <w:iCs w:val="0"/>
          <w:color w:val="auto"/>
          <w:sz w:val="22"/>
          <w:szCs w:val="22"/>
        </w:rPr>
        <w:t>: Map 1 Graft-RRT Solution</w:t>
      </w:r>
    </w:p>
    <w:p w14:paraId="491D5DF7" w14:textId="77777777" w:rsidR="0001385E" w:rsidRPr="0001385E" w:rsidRDefault="0001385E" w:rsidP="00147EFC">
      <w:pPr>
        <w:jc w:val="center"/>
      </w:pPr>
    </w:p>
    <w:p w14:paraId="507AAFF0" w14:textId="77777777" w:rsidR="00D05D18" w:rsidRDefault="00D05D18" w:rsidP="00147EFC">
      <w:pPr>
        <w:keepNext/>
        <w:jc w:val="center"/>
      </w:pPr>
      <w:r>
        <w:rPr>
          <w:noProof/>
        </w:rPr>
        <w:drawing>
          <wp:inline distT="0" distB="0" distL="0" distR="0" wp14:anchorId="0171C7F1" wp14:editId="0BE98557">
            <wp:extent cx="5114925" cy="3836503"/>
            <wp:effectExtent l="0" t="0" r="0" b="0"/>
            <wp:docPr id="1673178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449" name="Picture 1673178449"/>
                    <pic:cNvPicPr/>
                  </pic:nvPicPr>
                  <pic:blipFill>
                    <a:blip r:embed="rId15">
                      <a:extLst>
                        <a:ext uri="{28A0092B-C50C-407E-A947-70E740481C1C}">
                          <a14:useLocalDpi xmlns:a14="http://schemas.microsoft.com/office/drawing/2010/main" val="0"/>
                        </a:ext>
                      </a:extLst>
                    </a:blip>
                    <a:stretch>
                      <a:fillRect/>
                    </a:stretch>
                  </pic:blipFill>
                  <pic:spPr>
                    <a:xfrm>
                      <a:off x="0" y="0"/>
                      <a:ext cx="5145754" cy="3859627"/>
                    </a:xfrm>
                    <a:prstGeom prst="rect">
                      <a:avLst/>
                    </a:prstGeom>
                  </pic:spPr>
                </pic:pic>
              </a:graphicData>
            </a:graphic>
          </wp:inline>
        </w:drawing>
      </w:r>
    </w:p>
    <w:p w14:paraId="39554982" w14:textId="533FFD0B" w:rsidR="00D05D18" w:rsidRPr="00D05D18" w:rsidRDefault="00D05D18" w:rsidP="00147EFC">
      <w:pPr>
        <w:pStyle w:val="Caption"/>
        <w:jc w:val="center"/>
        <w:rPr>
          <w:i w:val="0"/>
          <w:iCs w:val="0"/>
          <w:color w:val="auto"/>
          <w:sz w:val="22"/>
          <w:szCs w:val="22"/>
        </w:rPr>
      </w:pPr>
      <w:r w:rsidRPr="00D05D18">
        <w:rPr>
          <w:i w:val="0"/>
          <w:iCs w:val="0"/>
          <w:color w:val="auto"/>
          <w:sz w:val="22"/>
          <w:szCs w:val="22"/>
        </w:rPr>
        <w:t xml:space="preserve">Figure </w:t>
      </w:r>
      <w:r w:rsidR="007768D3">
        <w:rPr>
          <w:i w:val="0"/>
          <w:iCs w:val="0"/>
          <w:color w:val="auto"/>
          <w:sz w:val="22"/>
          <w:szCs w:val="22"/>
        </w:rPr>
        <w:t>6</w:t>
      </w:r>
      <w:r w:rsidRPr="00D05D18">
        <w:rPr>
          <w:i w:val="0"/>
          <w:iCs w:val="0"/>
          <w:color w:val="auto"/>
          <w:sz w:val="22"/>
          <w:szCs w:val="22"/>
        </w:rPr>
        <w:t>: Map 2 Graft-RRT Solution</w:t>
      </w:r>
    </w:p>
    <w:p w14:paraId="779C7515" w14:textId="77777777" w:rsidR="0001385E" w:rsidRDefault="0001385E" w:rsidP="00147EFC">
      <w:pPr>
        <w:keepNext/>
        <w:jc w:val="center"/>
      </w:pPr>
      <w:r>
        <w:rPr>
          <w:noProof/>
        </w:rPr>
        <w:lastRenderedPageBreak/>
        <w:drawing>
          <wp:inline distT="0" distB="0" distL="0" distR="0" wp14:anchorId="651D564F" wp14:editId="11B1215A">
            <wp:extent cx="5114925" cy="3836500"/>
            <wp:effectExtent l="0" t="0" r="0" b="0"/>
            <wp:docPr id="432954551"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4551" name="Picture 3" descr="A picture containing text, crossword puzz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60366" cy="3870583"/>
                    </a:xfrm>
                    <a:prstGeom prst="rect">
                      <a:avLst/>
                    </a:prstGeom>
                  </pic:spPr>
                </pic:pic>
              </a:graphicData>
            </a:graphic>
          </wp:inline>
        </w:drawing>
      </w:r>
    </w:p>
    <w:p w14:paraId="6EDF8142" w14:textId="78599CFC" w:rsidR="00D05D18" w:rsidRDefault="0001385E" w:rsidP="00147EFC">
      <w:pPr>
        <w:pStyle w:val="Caption"/>
        <w:jc w:val="center"/>
        <w:rPr>
          <w:i w:val="0"/>
          <w:iCs w:val="0"/>
          <w:color w:val="auto"/>
          <w:sz w:val="22"/>
          <w:szCs w:val="22"/>
        </w:rPr>
      </w:pPr>
      <w:r w:rsidRPr="0001385E">
        <w:rPr>
          <w:i w:val="0"/>
          <w:iCs w:val="0"/>
          <w:color w:val="auto"/>
          <w:sz w:val="22"/>
          <w:szCs w:val="22"/>
        </w:rPr>
        <w:t xml:space="preserve">Figure </w:t>
      </w:r>
      <w:r w:rsidR="007768D3">
        <w:rPr>
          <w:i w:val="0"/>
          <w:iCs w:val="0"/>
          <w:color w:val="auto"/>
          <w:sz w:val="22"/>
          <w:szCs w:val="22"/>
        </w:rPr>
        <w:t>7</w:t>
      </w:r>
      <w:r w:rsidRPr="0001385E">
        <w:rPr>
          <w:i w:val="0"/>
          <w:iCs w:val="0"/>
          <w:color w:val="auto"/>
          <w:sz w:val="22"/>
          <w:szCs w:val="22"/>
        </w:rPr>
        <w:t>: Map 3 Graft-RRT Solution</w:t>
      </w:r>
    </w:p>
    <w:p w14:paraId="213BCED1" w14:textId="567275E7" w:rsidR="00842A26" w:rsidRDefault="0001385E" w:rsidP="000020F2">
      <w:pPr>
        <w:pStyle w:val="Heading1"/>
        <w:spacing w:line="480" w:lineRule="auto"/>
        <w:jc w:val="both"/>
      </w:pPr>
      <w:bookmarkStart w:id="6" w:name="_Toc134584498"/>
      <w:r>
        <w:t>Local Navigation: VFH+</w:t>
      </w:r>
      <w:bookmarkEnd w:id="6"/>
    </w:p>
    <w:p w14:paraId="6EE331AF" w14:textId="69584F0C" w:rsidR="00933622" w:rsidRDefault="004050D2" w:rsidP="00147EFC">
      <w:pPr>
        <w:jc w:val="both"/>
        <w:rPr>
          <w:lang w:eastAsia="en-US"/>
        </w:rPr>
      </w:pPr>
      <w:r>
        <w:rPr>
          <w:lang w:eastAsia="en-US"/>
        </w:rPr>
        <w:tab/>
        <w:t>VFHs (Vector Field Histograms) are a method of real-time local navigation initially proposed by J. Borestein and Y. Koren, in which the environment is represented by a histogram grid</w:t>
      </w:r>
      <w:r w:rsidR="00933622">
        <w:rPr>
          <w:lang w:eastAsia="en-US"/>
        </w:rPr>
        <w:t xml:space="preserve"> (occupancy grid in this case)</w:t>
      </w:r>
      <w:r w:rsidR="00D8507C">
        <w:rPr>
          <w:lang w:eastAsia="en-US"/>
        </w:rPr>
        <w:t xml:space="preserve"> </w:t>
      </w:r>
      <w:r w:rsidR="00590E68">
        <w:rPr>
          <w:lang w:eastAsia="en-US"/>
        </w:rPr>
        <w:t>[8]</w:t>
      </w:r>
      <w:r>
        <w:rPr>
          <w:lang w:eastAsia="en-US"/>
        </w:rPr>
        <w:t xml:space="preserve">. This grid </w:t>
      </w:r>
      <w:r w:rsidR="00633DDD">
        <w:rPr>
          <w:lang w:eastAsia="en-US"/>
        </w:rPr>
        <w:t xml:space="preserve">is </w:t>
      </w:r>
      <w:r w:rsidR="00933622">
        <w:rPr>
          <w:lang w:eastAsia="en-US"/>
        </w:rPr>
        <w:t xml:space="preserve">measured using ranging data from a variety of sensors. This data can then be </w:t>
      </w:r>
      <w:r w:rsidR="00147705">
        <w:rPr>
          <w:lang w:eastAsia="en-US"/>
        </w:rPr>
        <w:t xml:space="preserve">placed into polar histogram bins based off </w:t>
      </w:r>
      <w:r w:rsidR="00933622">
        <w:rPr>
          <w:lang w:eastAsia="en-US"/>
        </w:rPr>
        <w:t>where they</w:t>
      </w:r>
      <w:r w:rsidR="00147705">
        <w:rPr>
          <w:lang w:eastAsia="en-US"/>
        </w:rPr>
        <w:t xml:space="preserve"> fall within a polar coordinate system determined by the robot’s center. </w:t>
      </w:r>
      <w:r w:rsidR="00933622">
        <w:rPr>
          <w:lang w:eastAsia="en-US"/>
        </w:rPr>
        <w:t xml:space="preserve">This allows the creation of a polar histogram which contains a statistical representation of the obstacles near the robot. </w:t>
      </w:r>
      <w:r w:rsidR="00147705">
        <w:rPr>
          <w:lang w:eastAsia="en-US"/>
        </w:rPr>
        <w:t>Using the polar histogram, the robot can then determine open sectors of space that it can travel through</w:t>
      </w:r>
      <w:r w:rsidR="00933622">
        <w:rPr>
          <w:lang w:eastAsia="en-US"/>
        </w:rPr>
        <w:t xml:space="preserve"> and calculate a </w:t>
      </w:r>
      <w:r w:rsidR="00147705">
        <w:rPr>
          <w:lang w:eastAsia="en-US"/>
        </w:rPr>
        <w:t xml:space="preserve">steering </w:t>
      </w:r>
      <w:r w:rsidR="00933622">
        <w:rPr>
          <w:lang w:eastAsia="en-US"/>
        </w:rPr>
        <w:t>direction. This direction can then be biased, to a degree, towards a particular navigation target</w:t>
      </w:r>
      <w:r w:rsidR="00147705">
        <w:rPr>
          <w:lang w:eastAsia="en-US"/>
        </w:rPr>
        <w:t>. VFH+ is a modification of this original algorithm proposed by I. Ulrich and J. Bornstein which improves upon the standard VFH in terms of its ability to produce smooth robot trajectories</w:t>
      </w:r>
      <w:r w:rsidR="00933622">
        <w:rPr>
          <w:lang w:eastAsia="en-US"/>
        </w:rPr>
        <w:t>,</w:t>
      </w:r>
      <w:r w:rsidR="00147705">
        <w:rPr>
          <w:lang w:eastAsia="en-US"/>
        </w:rPr>
        <w:t xml:space="preserve"> its ability to handle highly volumes of clustered obstacles</w:t>
      </w:r>
      <w:r w:rsidR="00933622">
        <w:rPr>
          <w:lang w:eastAsia="en-US"/>
        </w:rPr>
        <w:t>, and overall improve</w:t>
      </w:r>
      <w:r w:rsidR="0089590C">
        <w:rPr>
          <w:lang w:eastAsia="en-US"/>
        </w:rPr>
        <w:t>s</w:t>
      </w:r>
      <w:r w:rsidR="00933622">
        <w:rPr>
          <w:lang w:eastAsia="en-US"/>
        </w:rPr>
        <w:t xml:space="preserve"> the algorithm’s reliability</w:t>
      </w:r>
      <w:r w:rsidR="007D2A6E">
        <w:rPr>
          <w:lang w:eastAsia="en-US"/>
        </w:rPr>
        <w:t xml:space="preserve"> [</w:t>
      </w:r>
      <w:r w:rsidR="00590E68">
        <w:rPr>
          <w:lang w:eastAsia="en-US"/>
        </w:rPr>
        <w:t>9</w:t>
      </w:r>
      <w:r w:rsidR="007D2A6E">
        <w:rPr>
          <w:lang w:eastAsia="en-US"/>
        </w:rPr>
        <w:t>]</w:t>
      </w:r>
      <w:r w:rsidR="00933622">
        <w:rPr>
          <w:lang w:eastAsia="en-US"/>
        </w:rPr>
        <w:t xml:space="preserve">. The first significant change to the VFH algorithm presented by VFH+ is the inclusion of a feature extraction phase which clusters and weights returned points by feature sets (obstacles) allowing for higher resolution depictions of obstacles within the environment. In the traditional VFH, the raw sensor return data is used in the construction of the polar histogram. The VFH+ </w:t>
      </w:r>
      <w:r w:rsidR="00933622">
        <w:rPr>
          <w:lang w:eastAsia="en-US"/>
        </w:rPr>
        <w:lastRenderedPageBreak/>
        <w:t xml:space="preserve">algorithm also </w:t>
      </w:r>
      <w:r w:rsidR="00EB4C4F">
        <w:rPr>
          <w:lang w:eastAsia="en-US"/>
        </w:rPr>
        <w:t xml:space="preserve">includes obstacle orientation in its consideration of the binning process, allowing for better obstacle discrimination. It </w:t>
      </w:r>
      <w:r w:rsidR="00D739AB">
        <w:rPr>
          <w:lang w:eastAsia="en-US"/>
        </w:rPr>
        <w:t xml:space="preserve">also </w:t>
      </w:r>
      <w:r w:rsidR="00EB4C4F">
        <w:rPr>
          <w:lang w:eastAsia="en-US"/>
        </w:rPr>
        <w:t xml:space="preserve">accounts for the velocity and orientation of the robot itself in order to make predictive adjustments to its steering direction to prevent collisions and maximize pathing efficiency. The VFH+ algorithm was implemented using a combination of the Mobile Robotic Simulation Toolkit (MRS) and the MATLAB </w:t>
      </w:r>
      <w:r w:rsidR="00590E68">
        <w:rPr>
          <w:lang w:eastAsia="en-US"/>
        </w:rPr>
        <w:t>Navigation</w:t>
      </w:r>
      <w:r w:rsidR="00EB4C4F">
        <w:rPr>
          <w:lang w:eastAsia="en-US"/>
        </w:rPr>
        <w:t xml:space="preserve"> Toolkit</w:t>
      </w:r>
      <w:r w:rsidR="00AB49F8">
        <w:rPr>
          <w:lang w:eastAsia="en-US"/>
        </w:rPr>
        <w:t xml:space="preserve">s </w:t>
      </w:r>
      <w:r w:rsidR="00590E68" w:rsidRPr="003A29E5">
        <w:rPr>
          <w:lang w:eastAsia="en-US"/>
        </w:rPr>
        <w:t>[10</w:t>
      </w:r>
      <w:r w:rsidR="00EB4C4F" w:rsidRPr="003A29E5">
        <w:rPr>
          <w:lang w:eastAsia="en-US"/>
        </w:rPr>
        <w:t xml:space="preserve">, </w:t>
      </w:r>
      <w:r w:rsidR="00590E68" w:rsidRPr="003A29E5">
        <w:rPr>
          <w:lang w:eastAsia="en-US"/>
        </w:rPr>
        <w:t>11</w:t>
      </w:r>
      <w:r w:rsidR="00EB4C4F" w:rsidRPr="003A29E5">
        <w:rPr>
          <w:lang w:eastAsia="en-US"/>
        </w:rPr>
        <w:t>].</w:t>
      </w:r>
      <w:r w:rsidR="00EB4C4F">
        <w:rPr>
          <w:lang w:eastAsia="en-US"/>
        </w:rPr>
        <w:t xml:space="preserve"> The MRS Toolkit </w:t>
      </w:r>
      <w:r w:rsidR="00AB49F8">
        <w:rPr>
          <w:lang w:eastAsia="en-US"/>
        </w:rPr>
        <w:t xml:space="preserve">is used to </w:t>
      </w:r>
      <w:r w:rsidR="00EB4C4F">
        <w:rPr>
          <w:lang w:eastAsia="en-US"/>
        </w:rPr>
        <w:t>allow</w:t>
      </w:r>
      <w:r w:rsidR="00AB49F8">
        <w:rPr>
          <w:lang w:eastAsia="en-US"/>
        </w:rPr>
        <w:t xml:space="preserve"> </w:t>
      </w:r>
      <w:r w:rsidR="00EB4C4F">
        <w:rPr>
          <w:lang w:eastAsia="en-US"/>
        </w:rPr>
        <w:t>for the simulation of LiDAR data on the occupancy grids created by the scenario test maps</w:t>
      </w:r>
      <w:r w:rsidR="00AB49F8">
        <w:rPr>
          <w:lang w:eastAsia="en-US"/>
        </w:rPr>
        <w:t>, while the MATLAB Robotics Toolkits provides native implementations for a waypoint follow controller and VFH+ controller which can work in unison to avoid obstacles while pathing towards a particular navigation point. Using these three components together, a simulated robot can be created and placed within our test scenario maps. Importantly, the</w:t>
      </w:r>
      <w:r w:rsidR="007F36FF">
        <w:rPr>
          <w:lang w:eastAsia="en-US"/>
        </w:rPr>
        <w:t>re</w:t>
      </w:r>
      <w:r w:rsidR="00AB49F8">
        <w:rPr>
          <w:lang w:eastAsia="en-US"/>
        </w:rPr>
        <w:t xml:space="preserve"> are a handful of parameters which require the attention of researchers implementing these tools. In the MRS Toolbox, the “LidarSensor” object contains three important parameters: Sensor Offset, Scan Angles, </w:t>
      </w:r>
      <w:r w:rsidR="00F91BC7">
        <w:rPr>
          <w:lang w:eastAsia="en-US"/>
        </w:rPr>
        <w:t xml:space="preserve">and </w:t>
      </w:r>
      <w:r w:rsidR="00AB49F8">
        <w:rPr>
          <w:lang w:eastAsia="en-US"/>
        </w:rPr>
        <w:t>Max Range</w:t>
      </w:r>
      <w:r w:rsidR="00F91BC7">
        <w:rPr>
          <w:lang w:eastAsia="en-US"/>
        </w:rPr>
        <w:t xml:space="preserve"> that are subject to tuning. In the case of </w:t>
      </w:r>
      <w:r w:rsidR="002C422A">
        <w:rPr>
          <w:lang w:eastAsia="en-US"/>
        </w:rPr>
        <w:t>this works test scenarios</w:t>
      </w:r>
      <w:r w:rsidR="00F91BC7">
        <w:rPr>
          <w:lang w:eastAsia="en-US"/>
        </w:rPr>
        <w:t>, Sensor Offset was set [0, 0] and not considered in the tuning process</w:t>
      </w:r>
      <w:r w:rsidR="002C422A">
        <w:rPr>
          <w:lang w:eastAsia="en-US"/>
        </w:rPr>
        <w:t>. Scan Angles represent the HFOV (Horizontal Field of View) of the LiDAR sensor, and in this case was set to be 360 degrees. Finally, Max Range represents how far the LiDAR should return point data. Due to the standardized map size of 16 units, it was determined a Max Range of 2 was reasonable</w:t>
      </w:r>
      <w:r w:rsidR="00CB1E55">
        <w:rPr>
          <w:lang w:eastAsia="en-US"/>
        </w:rPr>
        <w:t xml:space="preserve">. The MATLAB “controllerPurePursuit” object provides three adjustable parameters: LookaheadDistance, DesiredLinearVelocity, and MaxAngularVelocity. Due to the nature of VFH, the tuning process for these </w:t>
      </w:r>
      <w:r w:rsidR="00C12074">
        <w:rPr>
          <w:lang w:eastAsia="en-US"/>
        </w:rPr>
        <w:t xml:space="preserve">parameters for </w:t>
      </w:r>
      <w:r w:rsidR="00597CDC">
        <w:rPr>
          <w:lang w:eastAsia="en-US"/>
        </w:rPr>
        <w:t>one map</w:t>
      </w:r>
      <w:r w:rsidR="00C12074">
        <w:rPr>
          <w:lang w:eastAsia="en-US"/>
        </w:rPr>
        <w:t xml:space="preserve"> </w:t>
      </w:r>
      <w:r w:rsidR="003401D2">
        <w:rPr>
          <w:lang w:eastAsia="en-US"/>
        </w:rPr>
        <w:t xml:space="preserve">(Map 3) </w:t>
      </w:r>
      <w:r w:rsidR="00C12074">
        <w:rPr>
          <w:lang w:eastAsia="en-US"/>
        </w:rPr>
        <w:t>is</w:t>
      </w:r>
      <w:r w:rsidR="00554FF4">
        <w:rPr>
          <w:lang w:eastAsia="en-US"/>
        </w:rPr>
        <w:t xml:space="preserve"> indicated in Tables 7, 8, and 9 and is based off qualitative observations o</w:t>
      </w:r>
      <w:r w:rsidR="00D1220F">
        <w:rPr>
          <w:lang w:eastAsia="en-US"/>
        </w:rPr>
        <w:t xml:space="preserve">f </w:t>
      </w:r>
      <w:r w:rsidR="00554FF4">
        <w:rPr>
          <w:lang w:eastAsia="en-US"/>
        </w:rPr>
        <w:t>the outputs</w:t>
      </w:r>
      <w:r w:rsidR="00C12074">
        <w:rPr>
          <w:lang w:eastAsia="en-US"/>
        </w:rPr>
        <w:t xml:space="preserve">. Importantly, each parameter was </w:t>
      </w:r>
      <w:r w:rsidR="00E54BE6">
        <w:rPr>
          <w:lang w:eastAsia="en-US"/>
        </w:rPr>
        <w:t>tuned using the previously determined best setting for the other parameters or an unchanging parameter value, this allowed for the appropriate tuning to carry throughout testing, minimizing sudden changes in performance</w:t>
      </w:r>
      <w:r w:rsidR="00C07295">
        <w:rPr>
          <w:lang w:eastAsia="en-US"/>
        </w:rPr>
        <w:t>.</w:t>
      </w:r>
    </w:p>
    <w:p w14:paraId="12C1247A" w14:textId="77777777" w:rsidR="00FD2D8B" w:rsidRDefault="00FD2D8B" w:rsidP="00147EFC">
      <w:pPr>
        <w:jc w:val="both"/>
        <w:rPr>
          <w:lang w:eastAsia="en-US"/>
        </w:rPr>
      </w:pPr>
    </w:p>
    <w:p w14:paraId="5BD3A38F" w14:textId="77777777" w:rsidR="00C12074" w:rsidRDefault="00C12074" w:rsidP="00147EFC">
      <w:pPr>
        <w:jc w:val="both"/>
        <w:rPr>
          <w:lang w:eastAsia="en-US"/>
        </w:rPr>
      </w:pPr>
    </w:p>
    <w:tbl>
      <w:tblPr>
        <w:tblStyle w:val="TableGrid"/>
        <w:tblW w:w="8335" w:type="dxa"/>
        <w:tblLook w:val="04A0" w:firstRow="1" w:lastRow="0" w:firstColumn="1" w:lastColumn="0" w:noHBand="0" w:noVBand="1"/>
      </w:tblPr>
      <w:tblGrid>
        <w:gridCol w:w="895"/>
        <w:gridCol w:w="1440"/>
        <w:gridCol w:w="1710"/>
        <w:gridCol w:w="1890"/>
        <w:gridCol w:w="2387"/>
        <w:gridCol w:w="13"/>
      </w:tblGrid>
      <w:tr w:rsidR="00597CDC" w14:paraId="24FF0F5A" w14:textId="77777777" w:rsidTr="00284CF7">
        <w:trPr>
          <w:gridAfter w:val="1"/>
          <w:wAfter w:w="13" w:type="dxa"/>
          <w:trHeight w:val="698"/>
          <w:tblHeader/>
        </w:trPr>
        <w:tc>
          <w:tcPr>
            <w:tcW w:w="895" w:type="dxa"/>
          </w:tcPr>
          <w:p w14:paraId="5390EB0D" w14:textId="7937AB95" w:rsidR="00597CDC" w:rsidRDefault="00597CDC" w:rsidP="00284CF7">
            <w:pPr>
              <w:jc w:val="center"/>
              <w:rPr>
                <w:lang w:eastAsia="en-US"/>
              </w:rPr>
            </w:pPr>
            <w:r>
              <w:rPr>
                <w:lang w:eastAsia="en-US"/>
              </w:rPr>
              <w:t>Run #</w:t>
            </w:r>
          </w:p>
        </w:tc>
        <w:tc>
          <w:tcPr>
            <w:tcW w:w="1440" w:type="dxa"/>
          </w:tcPr>
          <w:p w14:paraId="7996250A" w14:textId="0371F2ED" w:rsidR="00597CDC" w:rsidRDefault="00597CDC" w:rsidP="00284CF7">
            <w:pPr>
              <w:jc w:val="center"/>
              <w:rPr>
                <w:lang w:eastAsia="en-US"/>
              </w:rPr>
            </w:pPr>
            <w:r>
              <w:rPr>
                <w:lang w:eastAsia="en-US"/>
              </w:rPr>
              <w:t>Look Ahead</w:t>
            </w:r>
          </w:p>
        </w:tc>
        <w:tc>
          <w:tcPr>
            <w:tcW w:w="1710" w:type="dxa"/>
          </w:tcPr>
          <w:p w14:paraId="1017F03D" w14:textId="11DC25FB" w:rsidR="00597CDC" w:rsidRDefault="00597CDC" w:rsidP="00284CF7">
            <w:pPr>
              <w:jc w:val="center"/>
              <w:rPr>
                <w:lang w:eastAsia="en-US"/>
              </w:rPr>
            </w:pPr>
            <w:r>
              <w:rPr>
                <w:lang w:eastAsia="en-US"/>
              </w:rPr>
              <w:t>Linear Velocity</w:t>
            </w:r>
          </w:p>
        </w:tc>
        <w:tc>
          <w:tcPr>
            <w:tcW w:w="1890" w:type="dxa"/>
          </w:tcPr>
          <w:p w14:paraId="01681487" w14:textId="25B0E5A6" w:rsidR="00597CDC" w:rsidRDefault="00597CDC" w:rsidP="00284CF7">
            <w:pPr>
              <w:jc w:val="center"/>
              <w:rPr>
                <w:lang w:eastAsia="en-US"/>
              </w:rPr>
            </w:pPr>
            <w:r>
              <w:rPr>
                <w:lang w:eastAsia="en-US"/>
              </w:rPr>
              <w:t>Angular Velocity</w:t>
            </w:r>
          </w:p>
        </w:tc>
        <w:tc>
          <w:tcPr>
            <w:tcW w:w="2387" w:type="dxa"/>
          </w:tcPr>
          <w:p w14:paraId="10E833A5" w14:textId="3FC8EE6F" w:rsidR="00597CDC" w:rsidRDefault="00597CDC" w:rsidP="00284CF7">
            <w:pPr>
              <w:jc w:val="center"/>
              <w:rPr>
                <w:lang w:eastAsia="en-US"/>
              </w:rPr>
            </w:pPr>
            <w:r>
              <w:rPr>
                <w:lang w:eastAsia="en-US"/>
              </w:rPr>
              <w:t>Analysis</w:t>
            </w:r>
          </w:p>
        </w:tc>
      </w:tr>
      <w:tr w:rsidR="00597CDC" w14:paraId="6D33DB68" w14:textId="77777777" w:rsidTr="00284CF7">
        <w:trPr>
          <w:trHeight w:val="348"/>
        </w:trPr>
        <w:tc>
          <w:tcPr>
            <w:tcW w:w="895" w:type="dxa"/>
          </w:tcPr>
          <w:p w14:paraId="67FCBD18" w14:textId="077DB64F" w:rsidR="00597CDC" w:rsidRDefault="003401D2" w:rsidP="00284CF7">
            <w:pPr>
              <w:jc w:val="center"/>
              <w:rPr>
                <w:lang w:eastAsia="en-US"/>
              </w:rPr>
            </w:pPr>
            <w:r>
              <w:rPr>
                <w:lang w:eastAsia="en-US"/>
              </w:rPr>
              <w:t>1</w:t>
            </w:r>
          </w:p>
        </w:tc>
        <w:tc>
          <w:tcPr>
            <w:tcW w:w="1440" w:type="dxa"/>
          </w:tcPr>
          <w:p w14:paraId="65EF33E8" w14:textId="513781AB" w:rsidR="00597CDC" w:rsidRDefault="003401D2" w:rsidP="00284CF7">
            <w:pPr>
              <w:jc w:val="center"/>
              <w:rPr>
                <w:lang w:eastAsia="en-US"/>
              </w:rPr>
            </w:pPr>
            <w:r>
              <w:rPr>
                <w:lang w:eastAsia="en-US"/>
              </w:rPr>
              <w:t>0.10</w:t>
            </w:r>
          </w:p>
        </w:tc>
        <w:tc>
          <w:tcPr>
            <w:tcW w:w="1710" w:type="dxa"/>
          </w:tcPr>
          <w:p w14:paraId="24A74498" w14:textId="6513958F" w:rsidR="00597CDC" w:rsidRDefault="003401D2" w:rsidP="00284CF7">
            <w:pPr>
              <w:jc w:val="center"/>
              <w:rPr>
                <w:lang w:eastAsia="en-US"/>
              </w:rPr>
            </w:pPr>
            <w:r>
              <w:rPr>
                <w:lang w:eastAsia="en-US"/>
              </w:rPr>
              <w:t>0.2</w:t>
            </w:r>
            <w:r w:rsidR="00212B91">
              <w:rPr>
                <w:lang w:eastAsia="en-US"/>
              </w:rPr>
              <w:t>0</w:t>
            </w:r>
          </w:p>
        </w:tc>
        <w:tc>
          <w:tcPr>
            <w:tcW w:w="1890" w:type="dxa"/>
          </w:tcPr>
          <w:p w14:paraId="3FFF319E" w14:textId="397F41CC" w:rsidR="00597CDC" w:rsidRDefault="003401D2" w:rsidP="00284CF7">
            <w:pPr>
              <w:jc w:val="center"/>
              <w:rPr>
                <w:lang w:eastAsia="en-US"/>
              </w:rPr>
            </w:pPr>
            <w:r>
              <w:rPr>
                <w:lang w:eastAsia="en-US"/>
              </w:rPr>
              <w:t>0.5</w:t>
            </w:r>
          </w:p>
        </w:tc>
        <w:tc>
          <w:tcPr>
            <w:tcW w:w="2400" w:type="dxa"/>
            <w:gridSpan w:val="2"/>
          </w:tcPr>
          <w:p w14:paraId="3C1F4F4B" w14:textId="64CD3675" w:rsidR="00597CDC" w:rsidRDefault="003401D2" w:rsidP="00B85D64">
            <w:pPr>
              <w:rPr>
                <w:lang w:eastAsia="en-US"/>
              </w:rPr>
            </w:pPr>
            <w:r>
              <w:rPr>
                <w:lang w:eastAsia="en-US"/>
              </w:rPr>
              <w:t xml:space="preserve">Oscillations noted </w:t>
            </w:r>
            <w:r w:rsidR="00B85D64">
              <w:rPr>
                <w:lang w:eastAsia="en-US"/>
              </w:rPr>
              <w:t xml:space="preserve">in trajectory </w:t>
            </w:r>
            <w:r>
              <w:rPr>
                <w:lang w:eastAsia="en-US"/>
              </w:rPr>
              <w:t>when in between two obstacles.</w:t>
            </w:r>
            <w:r w:rsidR="00B85D64">
              <w:rPr>
                <w:lang w:eastAsia="en-US"/>
              </w:rPr>
              <w:t xml:space="preserve"> Collisions occurred with obstacles.</w:t>
            </w:r>
          </w:p>
        </w:tc>
      </w:tr>
      <w:tr w:rsidR="00597CDC" w14:paraId="2F0AC42F" w14:textId="77777777" w:rsidTr="00284CF7">
        <w:trPr>
          <w:trHeight w:val="348"/>
        </w:trPr>
        <w:tc>
          <w:tcPr>
            <w:tcW w:w="895" w:type="dxa"/>
          </w:tcPr>
          <w:p w14:paraId="79751924" w14:textId="7CC7A2B4" w:rsidR="00597CDC" w:rsidRDefault="003401D2" w:rsidP="00284CF7">
            <w:pPr>
              <w:jc w:val="center"/>
              <w:rPr>
                <w:lang w:eastAsia="en-US"/>
              </w:rPr>
            </w:pPr>
            <w:r>
              <w:rPr>
                <w:lang w:eastAsia="en-US"/>
              </w:rPr>
              <w:t>2</w:t>
            </w:r>
          </w:p>
        </w:tc>
        <w:tc>
          <w:tcPr>
            <w:tcW w:w="1440" w:type="dxa"/>
          </w:tcPr>
          <w:p w14:paraId="1C527DBB" w14:textId="7AC5F5C6" w:rsidR="00597CDC" w:rsidRDefault="003401D2" w:rsidP="00284CF7">
            <w:pPr>
              <w:jc w:val="center"/>
              <w:rPr>
                <w:lang w:eastAsia="en-US"/>
              </w:rPr>
            </w:pPr>
            <w:r>
              <w:rPr>
                <w:lang w:eastAsia="en-US"/>
              </w:rPr>
              <w:t>0.20</w:t>
            </w:r>
          </w:p>
        </w:tc>
        <w:tc>
          <w:tcPr>
            <w:tcW w:w="1710" w:type="dxa"/>
          </w:tcPr>
          <w:p w14:paraId="23AE27F5" w14:textId="0B082DDC" w:rsidR="00597CDC" w:rsidRDefault="003401D2" w:rsidP="00284CF7">
            <w:pPr>
              <w:jc w:val="center"/>
              <w:rPr>
                <w:lang w:eastAsia="en-US"/>
              </w:rPr>
            </w:pPr>
            <w:r>
              <w:rPr>
                <w:lang w:eastAsia="en-US"/>
              </w:rPr>
              <w:t>0.2</w:t>
            </w:r>
            <w:r w:rsidR="00212B91">
              <w:rPr>
                <w:lang w:eastAsia="en-US"/>
              </w:rPr>
              <w:t>0</w:t>
            </w:r>
          </w:p>
        </w:tc>
        <w:tc>
          <w:tcPr>
            <w:tcW w:w="1890" w:type="dxa"/>
          </w:tcPr>
          <w:p w14:paraId="6B3F9E3E" w14:textId="030D0C2E" w:rsidR="00597CDC" w:rsidRDefault="003401D2" w:rsidP="00284CF7">
            <w:pPr>
              <w:jc w:val="center"/>
              <w:rPr>
                <w:lang w:eastAsia="en-US"/>
              </w:rPr>
            </w:pPr>
            <w:r>
              <w:rPr>
                <w:lang w:eastAsia="en-US"/>
              </w:rPr>
              <w:t>0.5</w:t>
            </w:r>
          </w:p>
        </w:tc>
        <w:tc>
          <w:tcPr>
            <w:tcW w:w="2400" w:type="dxa"/>
            <w:gridSpan w:val="2"/>
          </w:tcPr>
          <w:p w14:paraId="02A6B23A" w14:textId="4DBC88FE" w:rsidR="00597CDC" w:rsidRDefault="00B85D64" w:rsidP="00B85D64">
            <w:pPr>
              <w:rPr>
                <w:lang w:eastAsia="en-US"/>
              </w:rPr>
            </w:pPr>
            <w:r>
              <w:rPr>
                <w:lang w:eastAsia="en-US"/>
              </w:rPr>
              <w:t xml:space="preserve">Some oscillations noted, some </w:t>
            </w:r>
            <w:r>
              <w:rPr>
                <w:lang w:eastAsia="en-US"/>
              </w:rPr>
              <w:lastRenderedPageBreak/>
              <w:t>struggling with cornering of obstacles.</w:t>
            </w:r>
          </w:p>
        </w:tc>
      </w:tr>
      <w:tr w:rsidR="00597CDC" w14:paraId="6B7EC28A" w14:textId="77777777" w:rsidTr="00284CF7">
        <w:trPr>
          <w:trHeight w:val="331"/>
        </w:trPr>
        <w:tc>
          <w:tcPr>
            <w:tcW w:w="895" w:type="dxa"/>
          </w:tcPr>
          <w:p w14:paraId="4B15086E" w14:textId="11B9D875" w:rsidR="00597CDC" w:rsidRDefault="003401D2" w:rsidP="00284CF7">
            <w:pPr>
              <w:jc w:val="center"/>
              <w:rPr>
                <w:lang w:eastAsia="en-US"/>
              </w:rPr>
            </w:pPr>
            <w:r>
              <w:rPr>
                <w:lang w:eastAsia="en-US"/>
              </w:rPr>
              <w:lastRenderedPageBreak/>
              <w:t>3</w:t>
            </w:r>
          </w:p>
        </w:tc>
        <w:tc>
          <w:tcPr>
            <w:tcW w:w="1440" w:type="dxa"/>
          </w:tcPr>
          <w:p w14:paraId="00F13723" w14:textId="1FEA89FD" w:rsidR="00597CDC" w:rsidRDefault="003401D2" w:rsidP="00284CF7">
            <w:pPr>
              <w:jc w:val="center"/>
              <w:rPr>
                <w:lang w:eastAsia="en-US"/>
              </w:rPr>
            </w:pPr>
            <w:r>
              <w:rPr>
                <w:lang w:eastAsia="en-US"/>
              </w:rPr>
              <w:t>0.30</w:t>
            </w:r>
          </w:p>
        </w:tc>
        <w:tc>
          <w:tcPr>
            <w:tcW w:w="1710" w:type="dxa"/>
          </w:tcPr>
          <w:p w14:paraId="40DCDEA8" w14:textId="0C371293" w:rsidR="00597CDC" w:rsidRDefault="003401D2" w:rsidP="00284CF7">
            <w:pPr>
              <w:jc w:val="center"/>
              <w:rPr>
                <w:lang w:eastAsia="en-US"/>
              </w:rPr>
            </w:pPr>
            <w:r>
              <w:rPr>
                <w:lang w:eastAsia="en-US"/>
              </w:rPr>
              <w:t>0.2</w:t>
            </w:r>
            <w:r w:rsidR="00212B91">
              <w:rPr>
                <w:lang w:eastAsia="en-US"/>
              </w:rPr>
              <w:t>0</w:t>
            </w:r>
          </w:p>
        </w:tc>
        <w:tc>
          <w:tcPr>
            <w:tcW w:w="1890" w:type="dxa"/>
          </w:tcPr>
          <w:p w14:paraId="74569B8F" w14:textId="2698E4C1" w:rsidR="00597CDC" w:rsidRDefault="003401D2" w:rsidP="00284CF7">
            <w:pPr>
              <w:jc w:val="center"/>
              <w:rPr>
                <w:lang w:eastAsia="en-US"/>
              </w:rPr>
            </w:pPr>
            <w:r>
              <w:rPr>
                <w:lang w:eastAsia="en-US"/>
              </w:rPr>
              <w:t>0.5</w:t>
            </w:r>
          </w:p>
        </w:tc>
        <w:tc>
          <w:tcPr>
            <w:tcW w:w="2400" w:type="dxa"/>
            <w:gridSpan w:val="2"/>
          </w:tcPr>
          <w:p w14:paraId="399AC206" w14:textId="4ED9DD75" w:rsidR="00597CDC" w:rsidRDefault="00B85D64" w:rsidP="00B85D64">
            <w:pPr>
              <w:rPr>
                <w:lang w:eastAsia="en-US"/>
              </w:rPr>
            </w:pPr>
            <w:r>
              <w:rPr>
                <w:lang w:eastAsia="en-US"/>
              </w:rPr>
              <w:t>Good cornering of obstacles</w:t>
            </w:r>
            <w:r w:rsidR="00153F99">
              <w:rPr>
                <w:lang w:eastAsia="en-US"/>
              </w:rPr>
              <w:t>, minor oscillations noted</w:t>
            </w:r>
          </w:p>
        </w:tc>
      </w:tr>
      <w:tr w:rsidR="00597CDC" w14:paraId="0E46574B" w14:textId="77777777" w:rsidTr="00284CF7">
        <w:trPr>
          <w:trHeight w:val="348"/>
        </w:trPr>
        <w:tc>
          <w:tcPr>
            <w:tcW w:w="895" w:type="dxa"/>
          </w:tcPr>
          <w:p w14:paraId="78FA2705" w14:textId="21B1BBA0" w:rsidR="00597CDC" w:rsidRPr="001B010D" w:rsidRDefault="003401D2" w:rsidP="00284CF7">
            <w:pPr>
              <w:jc w:val="center"/>
              <w:rPr>
                <w:b/>
                <w:bCs/>
                <w:lang w:eastAsia="en-US"/>
              </w:rPr>
            </w:pPr>
            <w:r w:rsidRPr="001B010D">
              <w:rPr>
                <w:b/>
                <w:bCs/>
                <w:lang w:eastAsia="en-US"/>
              </w:rPr>
              <w:t>4</w:t>
            </w:r>
          </w:p>
        </w:tc>
        <w:tc>
          <w:tcPr>
            <w:tcW w:w="1440" w:type="dxa"/>
          </w:tcPr>
          <w:p w14:paraId="2FB7EF37" w14:textId="33777532" w:rsidR="00597CDC" w:rsidRPr="001B010D" w:rsidRDefault="003401D2" w:rsidP="00284CF7">
            <w:pPr>
              <w:jc w:val="center"/>
              <w:rPr>
                <w:b/>
                <w:bCs/>
                <w:lang w:eastAsia="en-US"/>
              </w:rPr>
            </w:pPr>
            <w:r w:rsidRPr="001B010D">
              <w:rPr>
                <w:b/>
                <w:bCs/>
                <w:lang w:eastAsia="en-US"/>
              </w:rPr>
              <w:t>0.40</w:t>
            </w:r>
          </w:p>
        </w:tc>
        <w:tc>
          <w:tcPr>
            <w:tcW w:w="1710" w:type="dxa"/>
          </w:tcPr>
          <w:p w14:paraId="3E60E952" w14:textId="5451AA8A" w:rsidR="00597CDC" w:rsidRPr="001B010D" w:rsidRDefault="003401D2" w:rsidP="00284CF7">
            <w:pPr>
              <w:jc w:val="center"/>
              <w:rPr>
                <w:b/>
                <w:bCs/>
                <w:lang w:eastAsia="en-US"/>
              </w:rPr>
            </w:pPr>
            <w:r w:rsidRPr="001B010D">
              <w:rPr>
                <w:b/>
                <w:bCs/>
                <w:lang w:eastAsia="en-US"/>
              </w:rPr>
              <w:t>0.2</w:t>
            </w:r>
            <w:r w:rsidR="00212B91">
              <w:rPr>
                <w:b/>
                <w:bCs/>
                <w:lang w:eastAsia="en-US"/>
              </w:rPr>
              <w:t>0</w:t>
            </w:r>
          </w:p>
        </w:tc>
        <w:tc>
          <w:tcPr>
            <w:tcW w:w="1890" w:type="dxa"/>
          </w:tcPr>
          <w:p w14:paraId="26E3CE8D" w14:textId="528C9020" w:rsidR="00597CDC" w:rsidRPr="001B010D" w:rsidRDefault="003401D2" w:rsidP="00284CF7">
            <w:pPr>
              <w:jc w:val="center"/>
              <w:rPr>
                <w:b/>
                <w:bCs/>
                <w:lang w:eastAsia="en-US"/>
              </w:rPr>
            </w:pPr>
            <w:r w:rsidRPr="001B010D">
              <w:rPr>
                <w:b/>
                <w:bCs/>
                <w:lang w:eastAsia="en-US"/>
              </w:rPr>
              <w:t>0.5</w:t>
            </w:r>
          </w:p>
        </w:tc>
        <w:tc>
          <w:tcPr>
            <w:tcW w:w="2400" w:type="dxa"/>
            <w:gridSpan w:val="2"/>
          </w:tcPr>
          <w:p w14:paraId="0C77AFF2" w14:textId="1FBE9DC0" w:rsidR="00597CDC" w:rsidRPr="001B010D" w:rsidRDefault="000E49B8" w:rsidP="00147EFC">
            <w:pPr>
              <w:jc w:val="both"/>
              <w:rPr>
                <w:b/>
                <w:bCs/>
                <w:lang w:eastAsia="en-US"/>
              </w:rPr>
            </w:pPr>
            <w:r w:rsidRPr="001B010D">
              <w:rPr>
                <w:b/>
                <w:bCs/>
                <w:lang w:eastAsia="en-US"/>
              </w:rPr>
              <w:t>Great cornering of obstacles, little to no oscillations noted</w:t>
            </w:r>
          </w:p>
        </w:tc>
      </w:tr>
      <w:tr w:rsidR="003401D2" w14:paraId="20B4855C" w14:textId="77777777" w:rsidTr="00284CF7">
        <w:trPr>
          <w:trHeight w:val="348"/>
        </w:trPr>
        <w:tc>
          <w:tcPr>
            <w:tcW w:w="895" w:type="dxa"/>
          </w:tcPr>
          <w:p w14:paraId="68151B83" w14:textId="486CEA98" w:rsidR="003401D2" w:rsidRDefault="003401D2" w:rsidP="00284CF7">
            <w:pPr>
              <w:jc w:val="center"/>
              <w:rPr>
                <w:lang w:eastAsia="en-US"/>
              </w:rPr>
            </w:pPr>
            <w:r>
              <w:rPr>
                <w:lang w:eastAsia="en-US"/>
              </w:rPr>
              <w:t>5</w:t>
            </w:r>
          </w:p>
        </w:tc>
        <w:tc>
          <w:tcPr>
            <w:tcW w:w="1440" w:type="dxa"/>
          </w:tcPr>
          <w:p w14:paraId="0CCD4C3B" w14:textId="22D6720B" w:rsidR="003401D2" w:rsidRDefault="003401D2" w:rsidP="00284CF7">
            <w:pPr>
              <w:jc w:val="center"/>
              <w:rPr>
                <w:lang w:eastAsia="en-US"/>
              </w:rPr>
            </w:pPr>
            <w:r>
              <w:rPr>
                <w:lang w:eastAsia="en-US"/>
              </w:rPr>
              <w:t>0.50</w:t>
            </w:r>
          </w:p>
        </w:tc>
        <w:tc>
          <w:tcPr>
            <w:tcW w:w="1710" w:type="dxa"/>
          </w:tcPr>
          <w:p w14:paraId="3AF22C88" w14:textId="43C5D5BE" w:rsidR="003401D2" w:rsidRDefault="003401D2" w:rsidP="00284CF7">
            <w:pPr>
              <w:jc w:val="center"/>
              <w:rPr>
                <w:lang w:eastAsia="en-US"/>
              </w:rPr>
            </w:pPr>
            <w:r>
              <w:rPr>
                <w:lang w:eastAsia="en-US"/>
              </w:rPr>
              <w:t>0.2</w:t>
            </w:r>
            <w:r w:rsidR="00212B91">
              <w:rPr>
                <w:lang w:eastAsia="en-US"/>
              </w:rPr>
              <w:t>0</w:t>
            </w:r>
          </w:p>
        </w:tc>
        <w:tc>
          <w:tcPr>
            <w:tcW w:w="1890" w:type="dxa"/>
          </w:tcPr>
          <w:p w14:paraId="77A3209D" w14:textId="7581F546" w:rsidR="003401D2" w:rsidRDefault="003401D2" w:rsidP="00284CF7">
            <w:pPr>
              <w:jc w:val="center"/>
              <w:rPr>
                <w:lang w:eastAsia="en-US"/>
              </w:rPr>
            </w:pPr>
            <w:r>
              <w:rPr>
                <w:lang w:eastAsia="en-US"/>
              </w:rPr>
              <w:t>0.5</w:t>
            </w:r>
          </w:p>
        </w:tc>
        <w:tc>
          <w:tcPr>
            <w:tcW w:w="2400" w:type="dxa"/>
            <w:gridSpan w:val="2"/>
          </w:tcPr>
          <w:p w14:paraId="4827249D" w14:textId="5B7218D5" w:rsidR="003401D2" w:rsidRDefault="001B010D" w:rsidP="00FD2D8B">
            <w:pPr>
              <w:keepNext/>
              <w:jc w:val="both"/>
              <w:rPr>
                <w:lang w:eastAsia="en-US"/>
              </w:rPr>
            </w:pPr>
            <w:r>
              <w:rPr>
                <w:lang w:eastAsia="en-US"/>
              </w:rPr>
              <w:t>No better/worse than 0.40</w:t>
            </w:r>
          </w:p>
        </w:tc>
      </w:tr>
    </w:tbl>
    <w:p w14:paraId="26FC3371" w14:textId="44EB268B" w:rsidR="00FD2D8B" w:rsidRPr="00FD2D8B" w:rsidRDefault="00FD2D8B" w:rsidP="00FD2D8B">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sidR="00FF79DB">
        <w:rPr>
          <w:i w:val="0"/>
          <w:iCs w:val="0"/>
          <w:noProof/>
          <w:color w:val="auto"/>
          <w:sz w:val="22"/>
          <w:szCs w:val="22"/>
        </w:rPr>
        <w:t>7</w:t>
      </w:r>
      <w:r w:rsidRPr="00FD2D8B">
        <w:rPr>
          <w:i w:val="0"/>
          <w:iCs w:val="0"/>
          <w:color w:val="auto"/>
          <w:sz w:val="22"/>
          <w:szCs w:val="22"/>
        </w:rPr>
        <w:fldChar w:fldCharType="end"/>
      </w:r>
      <w:r w:rsidRPr="00FD2D8B">
        <w:rPr>
          <w:i w:val="0"/>
          <w:iCs w:val="0"/>
          <w:color w:val="auto"/>
          <w:sz w:val="22"/>
          <w:szCs w:val="22"/>
        </w:rPr>
        <w:t>: Look Ahead Tuning</w:t>
      </w:r>
    </w:p>
    <w:tbl>
      <w:tblPr>
        <w:tblStyle w:val="TableGrid"/>
        <w:tblW w:w="8335" w:type="dxa"/>
        <w:tblLook w:val="04A0" w:firstRow="1" w:lastRow="0" w:firstColumn="1" w:lastColumn="0" w:noHBand="0" w:noVBand="1"/>
      </w:tblPr>
      <w:tblGrid>
        <w:gridCol w:w="895"/>
        <w:gridCol w:w="1440"/>
        <w:gridCol w:w="1710"/>
        <w:gridCol w:w="1890"/>
        <w:gridCol w:w="2387"/>
        <w:gridCol w:w="13"/>
      </w:tblGrid>
      <w:tr w:rsidR="001B010D" w14:paraId="1E687159" w14:textId="77777777" w:rsidTr="00A3362D">
        <w:trPr>
          <w:gridAfter w:val="1"/>
          <w:wAfter w:w="13" w:type="dxa"/>
          <w:trHeight w:val="698"/>
        </w:trPr>
        <w:tc>
          <w:tcPr>
            <w:tcW w:w="895" w:type="dxa"/>
          </w:tcPr>
          <w:p w14:paraId="01E641F7" w14:textId="77777777" w:rsidR="001B010D" w:rsidRDefault="001B010D" w:rsidP="00A3362D">
            <w:pPr>
              <w:jc w:val="both"/>
              <w:rPr>
                <w:lang w:eastAsia="en-US"/>
              </w:rPr>
            </w:pPr>
            <w:r>
              <w:rPr>
                <w:lang w:eastAsia="en-US"/>
              </w:rPr>
              <w:t>Run #</w:t>
            </w:r>
          </w:p>
        </w:tc>
        <w:tc>
          <w:tcPr>
            <w:tcW w:w="1440" w:type="dxa"/>
          </w:tcPr>
          <w:p w14:paraId="797D4D16" w14:textId="77777777" w:rsidR="001B010D" w:rsidRDefault="001B010D" w:rsidP="00A3362D">
            <w:pPr>
              <w:jc w:val="both"/>
              <w:rPr>
                <w:lang w:eastAsia="en-US"/>
              </w:rPr>
            </w:pPr>
            <w:r>
              <w:rPr>
                <w:lang w:eastAsia="en-US"/>
              </w:rPr>
              <w:t>Look Ahead</w:t>
            </w:r>
          </w:p>
        </w:tc>
        <w:tc>
          <w:tcPr>
            <w:tcW w:w="1710" w:type="dxa"/>
          </w:tcPr>
          <w:p w14:paraId="57033337" w14:textId="77777777" w:rsidR="001B010D" w:rsidRDefault="001B010D" w:rsidP="00A3362D">
            <w:pPr>
              <w:jc w:val="both"/>
              <w:rPr>
                <w:lang w:eastAsia="en-US"/>
              </w:rPr>
            </w:pPr>
            <w:r>
              <w:rPr>
                <w:lang w:eastAsia="en-US"/>
              </w:rPr>
              <w:t>Linear Velocity</w:t>
            </w:r>
          </w:p>
        </w:tc>
        <w:tc>
          <w:tcPr>
            <w:tcW w:w="1890" w:type="dxa"/>
          </w:tcPr>
          <w:p w14:paraId="30D096E1" w14:textId="77777777" w:rsidR="001B010D" w:rsidRDefault="001B010D" w:rsidP="00A3362D">
            <w:pPr>
              <w:jc w:val="both"/>
              <w:rPr>
                <w:lang w:eastAsia="en-US"/>
              </w:rPr>
            </w:pPr>
            <w:r>
              <w:rPr>
                <w:lang w:eastAsia="en-US"/>
              </w:rPr>
              <w:t>Angular Velocity</w:t>
            </w:r>
          </w:p>
        </w:tc>
        <w:tc>
          <w:tcPr>
            <w:tcW w:w="2387" w:type="dxa"/>
          </w:tcPr>
          <w:p w14:paraId="4D38FDAB" w14:textId="77777777" w:rsidR="001B010D" w:rsidRDefault="001B010D" w:rsidP="00A3362D">
            <w:pPr>
              <w:jc w:val="both"/>
              <w:rPr>
                <w:lang w:eastAsia="en-US"/>
              </w:rPr>
            </w:pPr>
            <w:r>
              <w:rPr>
                <w:lang w:eastAsia="en-US"/>
              </w:rPr>
              <w:t>Analysis</w:t>
            </w:r>
          </w:p>
        </w:tc>
      </w:tr>
      <w:tr w:rsidR="001B010D" w14:paraId="35CAAFED" w14:textId="77777777" w:rsidTr="00A3362D">
        <w:trPr>
          <w:trHeight w:val="348"/>
        </w:trPr>
        <w:tc>
          <w:tcPr>
            <w:tcW w:w="895" w:type="dxa"/>
          </w:tcPr>
          <w:p w14:paraId="27D13036" w14:textId="77777777" w:rsidR="001B010D" w:rsidRDefault="001B010D" w:rsidP="00284CF7">
            <w:pPr>
              <w:jc w:val="center"/>
              <w:rPr>
                <w:lang w:eastAsia="en-US"/>
              </w:rPr>
            </w:pPr>
            <w:r>
              <w:rPr>
                <w:lang w:eastAsia="en-US"/>
              </w:rPr>
              <w:t>1</w:t>
            </w:r>
          </w:p>
        </w:tc>
        <w:tc>
          <w:tcPr>
            <w:tcW w:w="1440" w:type="dxa"/>
          </w:tcPr>
          <w:p w14:paraId="1F334908" w14:textId="1BE6D252" w:rsidR="001B010D" w:rsidRDefault="001B010D" w:rsidP="00284CF7">
            <w:pPr>
              <w:jc w:val="center"/>
              <w:rPr>
                <w:lang w:eastAsia="en-US"/>
              </w:rPr>
            </w:pPr>
            <w:r>
              <w:rPr>
                <w:lang w:eastAsia="en-US"/>
              </w:rPr>
              <w:t>0.40</w:t>
            </w:r>
          </w:p>
        </w:tc>
        <w:tc>
          <w:tcPr>
            <w:tcW w:w="1710" w:type="dxa"/>
          </w:tcPr>
          <w:p w14:paraId="0D858157" w14:textId="2967849F" w:rsidR="001B010D" w:rsidRDefault="001B010D" w:rsidP="00284CF7">
            <w:pPr>
              <w:jc w:val="center"/>
              <w:rPr>
                <w:lang w:eastAsia="en-US"/>
              </w:rPr>
            </w:pPr>
            <w:r>
              <w:rPr>
                <w:lang w:eastAsia="en-US"/>
              </w:rPr>
              <w:t>0.10</w:t>
            </w:r>
          </w:p>
        </w:tc>
        <w:tc>
          <w:tcPr>
            <w:tcW w:w="1890" w:type="dxa"/>
          </w:tcPr>
          <w:p w14:paraId="55BF9A61" w14:textId="77777777" w:rsidR="001B010D" w:rsidRDefault="001B010D" w:rsidP="00284CF7">
            <w:pPr>
              <w:jc w:val="center"/>
              <w:rPr>
                <w:lang w:eastAsia="en-US"/>
              </w:rPr>
            </w:pPr>
            <w:r>
              <w:rPr>
                <w:lang w:eastAsia="en-US"/>
              </w:rPr>
              <w:t>0.5</w:t>
            </w:r>
          </w:p>
        </w:tc>
        <w:tc>
          <w:tcPr>
            <w:tcW w:w="2400" w:type="dxa"/>
            <w:gridSpan w:val="2"/>
          </w:tcPr>
          <w:p w14:paraId="329268C9" w14:textId="3E9DF937" w:rsidR="001B010D" w:rsidRDefault="00A772B9" w:rsidP="008F18D8">
            <w:pPr>
              <w:rPr>
                <w:lang w:eastAsia="en-US"/>
              </w:rPr>
            </w:pPr>
            <w:r>
              <w:rPr>
                <w:lang w:eastAsia="en-US"/>
              </w:rPr>
              <w:t>Good pathing, however, the simulation runs too unreasonable slow given the scale.</w:t>
            </w:r>
          </w:p>
        </w:tc>
      </w:tr>
      <w:tr w:rsidR="001B010D" w14:paraId="034CFAD4" w14:textId="77777777" w:rsidTr="00A3362D">
        <w:trPr>
          <w:trHeight w:val="348"/>
        </w:trPr>
        <w:tc>
          <w:tcPr>
            <w:tcW w:w="895" w:type="dxa"/>
          </w:tcPr>
          <w:p w14:paraId="3BCBE6D2" w14:textId="77777777" w:rsidR="001B010D" w:rsidRPr="008F18D8" w:rsidRDefault="001B010D" w:rsidP="00284CF7">
            <w:pPr>
              <w:jc w:val="center"/>
              <w:rPr>
                <w:b/>
                <w:bCs/>
                <w:lang w:eastAsia="en-US"/>
              </w:rPr>
            </w:pPr>
            <w:r w:rsidRPr="008F18D8">
              <w:rPr>
                <w:b/>
                <w:bCs/>
                <w:lang w:eastAsia="en-US"/>
              </w:rPr>
              <w:t>2</w:t>
            </w:r>
          </w:p>
        </w:tc>
        <w:tc>
          <w:tcPr>
            <w:tcW w:w="1440" w:type="dxa"/>
          </w:tcPr>
          <w:p w14:paraId="1862EA52" w14:textId="61F73596" w:rsidR="001B010D" w:rsidRPr="008F18D8" w:rsidRDefault="001B010D" w:rsidP="00284CF7">
            <w:pPr>
              <w:jc w:val="center"/>
              <w:rPr>
                <w:b/>
                <w:bCs/>
                <w:lang w:eastAsia="en-US"/>
              </w:rPr>
            </w:pPr>
            <w:r w:rsidRPr="008F18D8">
              <w:rPr>
                <w:b/>
                <w:bCs/>
                <w:lang w:eastAsia="en-US"/>
              </w:rPr>
              <w:t>0.40</w:t>
            </w:r>
          </w:p>
        </w:tc>
        <w:tc>
          <w:tcPr>
            <w:tcW w:w="1710" w:type="dxa"/>
          </w:tcPr>
          <w:p w14:paraId="25C41213" w14:textId="2A485255" w:rsidR="001B010D" w:rsidRPr="008F18D8" w:rsidRDefault="001B010D" w:rsidP="00284CF7">
            <w:pPr>
              <w:jc w:val="center"/>
              <w:rPr>
                <w:b/>
                <w:bCs/>
                <w:lang w:eastAsia="en-US"/>
              </w:rPr>
            </w:pPr>
            <w:r w:rsidRPr="008F18D8">
              <w:rPr>
                <w:b/>
                <w:bCs/>
                <w:lang w:eastAsia="en-US"/>
              </w:rPr>
              <w:t>0.20</w:t>
            </w:r>
          </w:p>
        </w:tc>
        <w:tc>
          <w:tcPr>
            <w:tcW w:w="1890" w:type="dxa"/>
          </w:tcPr>
          <w:p w14:paraId="6DF624E9" w14:textId="77777777" w:rsidR="001B010D" w:rsidRPr="008F18D8" w:rsidRDefault="001B010D" w:rsidP="00284CF7">
            <w:pPr>
              <w:jc w:val="center"/>
              <w:rPr>
                <w:b/>
                <w:bCs/>
                <w:lang w:eastAsia="en-US"/>
              </w:rPr>
            </w:pPr>
            <w:r w:rsidRPr="008F18D8">
              <w:rPr>
                <w:b/>
                <w:bCs/>
                <w:lang w:eastAsia="en-US"/>
              </w:rPr>
              <w:t>0.5</w:t>
            </w:r>
          </w:p>
        </w:tc>
        <w:tc>
          <w:tcPr>
            <w:tcW w:w="2400" w:type="dxa"/>
            <w:gridSpan w:val="2"/>
          </w:tcPr>
          <w:p w14:paraId="16F2FFD3" w14:textId="5509D012" w:rsidR="001B010D" w:rsidRPr="008F18D8" w:rsidRDefault="00212B91" w:rsidP="008F18D8">
            <w:pPr>
              <w:rPr>
                <w:b/>
                <w:bCs/>
                <w:lang w:eastAsia="en-US"/>
              </w:rPr>
            </w:pPr>
            <w:r w:rsidRPr="008F18D8">
              <w:rPr>
                <w:b/>
                <w:bCs/>
                <w:lang w:eastAsia="en-US"/>
              </w:rPr>
              <w:t>Good pathing</w:t>
            </w:r>
          </w:p>
        </w:tc>
      </w:tr>
      <w:tr w:rsidR="001B010D" w14:paraId="2A540275" w14:textId="77777777" w:rsidTr="00A3362D">
        <w:trPr>
          <w:trHeight w:val="331"/>
        </w:trPr>
        <w:tc>
          <w:tcPr>
            <w:tcW w:w="895" w:type="dxa"/>
          </w:tcPr>
          <w:p w14:paraId="3B3F3AD5" w14:textId="77777777" w:rsidR="001B010D" w:rsidRDefault="001B010D" w:rsidP="00284CF7">
            <w:pPr>
              <w:jc w:val="center"/>
              <w:rPr>
                <w:lang w:eastAsia="en-US"/>
              </w:rPr>
            </w:pPr>
            <w:r>
              <w:rPr>
                <w:lang w:eastAsia="en-US"/>
              </w:rPr>
              <w:t>3</w:t>
            </w:r>
          </w:p>
        </w:tc>
        <w:tc>
          <w:tcPr>
            <w:tcW w:w="1440" w:type="dxa"/>
          </w:tcPr>
          <w:p w14:paraId="03C0D07B" w14:textId="2C7C704F" w:rsidR="001B010D" w:rsidRDefault="001B010D" w:rsidP="00284CF7">
            <w:pPr>
              <w:jc w:val="center"/>
              <w:rPr>
                <w:lang w:eastAsia="en-US"/>
              </w:rPr>
            </w:pPr>
            <w:r>
              <w:rPr>
                <w:lang w:eastAsia="en-US"/>
              </w:rPr>
              <w:t>0.40</w:t>
            </w:r>
          </w:p>
        </w:tc>
        <w:tc>
          <w:tcPr>
            <w:tcW w:w="1710" w:type="dxa"/>
          </w:tcPr>
          <w:p w14:paraId="170AB3A9" w14:textId="592BE406" w:rsidR="001B010D" w:rsidRDefault="001B010D" w:rsidP="00284CF7">
            <w:pPr>
              <w:jc w:val="center"/>
              <w:rPr>
                <w:lang w:eastAsia="en-US"/>
              </w:rPr>
            </w:pPr>
            <w:r>
              <w:rPr>
                <w:lang w:eastAsia="en-US"/>
              </w:rPr>
              <w:t>0.30</w:t>
            </w:r>
          </w:p>
        </w:tc>
        <w:tc>
          <w:tcPr>
            <w:tcW w:w="1890" w:type="dxa"/>
          </w:tcPr>
          <w:p w14:paraId="109B1DFC" w14:textId="77777777" w:rsidR="001B010D" w:rsidRDefault="001B010D" w:rsidP="00284CF7">
            <w:pPr>
              <w:jc w:val="center"/>
              <w:rPr>
                <w:lang w:eastAsia="en-US"/>
              </w:rPr>
            </w:pPr>
            <w:r>
              <w:rPr>
                <w:lang w:eastAsia="en-US"/>
              </w:rPr>
              <w:t>0.5</w:t>
            </w:r>
          </w:p>
        </w:tc>
        <w:tc>
          <w:tcPr>
            <w:tcW w:w="2400" w:type="dxa"/>
            <w:gridSpan w:val="2"/>
          </w:tcPr>
          <w:p w14:paraId="29D9F9E1" w14:textId="7B07FAA2" w:rsidR="001B010D" w:rsidRDefault="008F18D8" w:rsidP="008F18D8">
            <w:pPr>
              <w:rPr>
                <w:lang w:eastAsia="en-US"/>
              </w:rPr>
            </w:pPr>
            <w:r>
              <w:rPr>
                <w:lang w:eastAsia="en-US"/>
              </w:rPr>
              <w:t>Collision with obstacles occurs on tight cornering</w:t>
            </w:r>
          </w:p>
        </w:tc>
      </w:tr>
      <w:tr w:rsidR="001B010D" w:rsidRPr="001B010D" w14:paraId="036D045B" w14:textId="77777777" w:rsidTr="00A3362D">
        <w:trPr>
          <w:trHeight w:val="348"/>
        </w:trPr>
        <w:tc>
          <w:tcPr>
            <w:tcW w:w="895" w:type="dxa"/>
          </w:tcPr>
          <w:p w14:paraId="73EF148C" w14:textId="77777777" w:rsidR="001B010D" w:rsidRPr="001B010D" w:rsidRDefault="001B010D" w:rsidP="00284CF7">
            <w:pPr>
              <w:jc w:val="center"/>
              <w:rPr>
                <w:lang w:eastAsia="en-US"/>
              </w:rPr>
            </w:pPr>
            <w:r w:rsidRPr="001B010D">
              <w:rPr>
                <w:lang w:eastAsia="en-US"/>
              </w:rPr>
              <w:t>4</w:t>
            </w:r>
          </w:p>
        </w:tc>
        <w:tc>
          <w:tcPr>
            <w:tcW w:w="1440" w:type="dxa"/>
          </w:tcPr>
          <w:p w14:paraId="35F43B17" w14:textId="77777777" w:rsidR="001B010D" w:rsidRPr="001B010D" w:rsidRDefault="001B010D" w:rsidP="00284CF7">
            <w:pPr>
              <w:jc w:val="center"/>
              <w:rPr>
                <w:lang w:eastAsia="en-US"/>
              </w:rPr>
            </w:pPr>
            <w:r w:rsidRPr="001B010D">
              <w:rPr>
                <w:lang w:eastAsia="en-US"/>
              </w:rPr>
              <w:t>0.40</w:t>
            </w:r>
          </w:p>
        </w:tc>
        <w:tc>
          <w:tcPr>
            <w:tcW w:w="1710" w:type="dxa"/>
          </w:tcPr>
          <w:p w14:paraId="758BC17C" w14:textId="210360E2" w:rsidR="001B010D" w:rsidRPr="001B010D" w:rsidRDefault="001B010D" w:rsidP="00284CF7">
            <w:pPr>
              <w:jc w:val="center"/>
              <w:rPr>
                <w:lang w:eastAsia="en-US"/>
              </w:rPr>
            </w:pPr>
            <w:r w:rsidRPr="001B010D">
              <w:rPr>
                <w:lang w:eastAsia="en-US"/>
              </w:rPr>
              <w:t>0.</w:t>
            </w:r>
            <w:r>
              <w:rPr>
                <w:lang w:eastAsia="en-US"/>
              </w:rPr>
              <w:t>40</w:t>
            </w:r>
          </w:p>
        </w:tc>
        <w:tc>
          <w:tcPr>
            <w:tcW w:w="1890" w:type="dxa"/>
          </w:tcPr>
          <w:p w14:paraId="0D8AB3FA" w14:textId="77777777" w:rsidR="001B010D" w:rsidRPr="001B010D" w:rsidRDefault="001B010D" w:rsidP="00284CF7">
            <w:pPr>
              <w:jc w:val="center"/>
              <w:rPr>
                <w:lang w:eastAsia="en-US"/>
              </w:rPr>
            </w:pPr>
            <w:r w:rsidRPr="001B010D">
              <w:rPr>
                <w:lang w:eastAsia="en-US"/>
              </w:rPr>
              <w:t>0.5</w:t>
            </w:r>
          </w:p>
        </w:tc>
        <w:tc>
          <w:tcPr>
            <w:tcW w:w="2400" w:type="dxa"/>
            <w:gridSpan w:val="2"/>
          </w:tcPr>
          <w:p w14:paraId="1D27301A" w14:textId="5212D487" w:rsidR="001B010D" w:rsidRPr="001B010D" w:rsidRDefault="008F18D8" w:rsidP="008F18D8">
            <w:pPr>
              <w:rPr>
                <w:lang w:eastAsia="en-US"/>
              </w:rPr>
            </w:pPr>
            <w:r>
              <w:rPr>
                <w:lang w:eastAsia="en-US"/>
              </w:rPr>
              <w:t>Collision with obstacles occurs on most turns</w:t>
            </w:r>
          </w:p>
        </w:tc>
      </w:tr>
      <w:tr w:rsidR="001B010D" w14:paraId="7AD5562A" w14:textId="77777777" w:rsidTr="00284CF7">
        <w:trPr>
          <w:trHeight w:val="348"/>
        </w:trPr>
        <w:tc>
          <w:tcPr>
            <w:tcW w:w="895" w:type="dxa"/>
            <w:shd w:val="clear" w:color="auto" w:fill="auto"/>
          </w:tcPr>
          <w:p w14:paraId="084CBF4C" w14:textId="77777777" w:rsidR="001B010D" w:rsidRDefault="001B010D" w:rsidP="00284CF7">
            <w:pPr>
              <w:jc w:val="center"/>
              <w:rPr>
                <w:lang w:eastAsia="en-US"/>
              </w:rPr>
            </w:pPr>
            <w:r>
              <w:rPr>
                <w:lang w:eastAsia="en-US"/>
              </w:rPr>
              <w:t>5</w:t>
            </w:r>
          </w:p>
        </w:tc>
        <w:tc>
          <w:tcPr>
            <w:tcW w:w="1440" w:type="dxa"/>
            <w:shd w:val="clear" w:color="auto" w:fill="auto"/>
          </w:tcPr>
          <w:p w14:paraId="03538ED8" w14:textId="78FFC6AE" w:rsidR="001B010D" w:rsidRDefault="001B010D" w:rsidP="00284CF7">
            <w:pPr>
              <w:jc w:val="center"/>
              <w:rPr>
                <w:lang w:eastAsia="en-US"/>
              </w:rPr>
            </w:pPr>
            <w:r>
              <w:rPr>
                <w:lang w:eastAsia="en-US"/>
              </w:rPr>
              <w:t>0.40</w:t>
            </w:r>
          </w:p>
        </w:tc>
        <w:tc>
          <w:tcPr>
            <w:tcW w:w="1710" w:type="dxa"/>
            <w:shd w:val="clear" w:color="auto" w:fill="auto"/>
          </w:tcPr>
          <w:p w14:paraId="379BABD7" w14:textId="0F58BCCE" w:rsidR="001B010D" w:rsidRDefault="001B010D" w:rsidP="00284CF7">
            <w:pPr>
              <w:jc w:val="center"/>
              <w:rPr>
                <w:lang w:eastAsia="en-US"/>
              </w:rPr>
            </w:pPr>
            <w:r>
              <w:rPr>
                <w:lang w:eastAsia="en-US"/>
              </w:rPr>
              <w:t>0.50</w:t>
            </w:r>
          </w:p>
        </w:tc>
        <w:tc>
          <w:tcPr>
            <w:tcW w:w="1890" w:type="dxa"/>
            <w:shd w:val="clear" w:color="auto" w:fill="auto"/>
          </w:tcPr>
          <w:p w14:paraId="6A1C39DC" w14:textId="77777777" w:rsidR="001B010D" w:rsidRDefault="001B010D" w:rsidP="00284CF7">
            <w:pPr>
              <w:jc w:val="center"/>
              <w:rPr>
                <w:lang w:eastAsia="en-US"/>
              </w:rPr>
            </w:pPr>
            <w:r>
              <w:rPr>
                <w:lang w:eastAsia="en-US"/>
              </w:rPr>
              <w:t>0.5</w:t>
            </w:r>
          </w:p>
        </w:tc>
        <w:tc>
          <w:tcPr>
            <w:tcW w:w="2400" w:type="dxa"/>
            <w:gridSpan w:val="2"/>
          </w:tcPr>
          <w:p w14:paraId="57E4AD33" w14:textId="15C98BF9" w:rsidR="001B010D" w:rsidRDefault="008F18D8" w:rsidP="00FD2D8B">
            <w:pPr>
              <w:keepNext/>
              <w:jc w:val="both"/>
              <w:rPr>
                <w:lang w:eastAsia="en-US"/>
              </w:rPr>
            </w:pPr>
            <w:r>
              <w:rPr>
                <w:lang w:eastAsia="en-US"/>
              </w:rPr>
              <w:t xml:space="preserve">Fails to adhere to map bounds on tight turns, collides with obstacles </w:t>
            </w:r>
          </w:p>
        </w:tc>
      </w:tr>
    </w:tbl>
    <w:p w14:paraId="213F18E9" w14:textId="2508E3C5" w:rsidR="00FD2D8B" w:rsidRPr="00FD2D8B" w:rsidRDefault="00FD2D8B" w:rsidP="00FD2D8B">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sidR="00FF79DB">
        <w:rPr>
          <w:i w:val="0"/>
          <w:iCs w:val="0"/>
          <w:noProof/>
          <w:color w:val="auto"/>
          <w:sz w:val="22"/>
          <w:szCs w:val="22"/>
        </w:rPr>
        <w:t>8</w:t>
      </w:r>
      <w:r w:rsidRPr="00FD2D8B">
        <w:rPr>
          <w:i w:val="0"/>
          <w:iCs w:val="0"/>
          <w:color w:val="auto"/>
          <w:sz w:val="22"/>
          <w:szCs w:val="22"/>
        </w:rPr>
        <w:fldChar w:fldCharType="end"/>
      </w:r>
      <w:r w:rsidRPr="00FD2D8B">
        <w:rPr>
          <w:i w:val="0"/>
          <w:iCs w:val="0"/>
          <w:color w:val="auto"/>
          <w:sz w:val="22"/>
          <w:szCs w:val="22"/>
        </w:rPr>
        <w:t>: Linear Velocity</w:t>
      </w:r>
      <w:r>
        <w:rPr>
          <w:i w:val="0"/>
          <w:iCs w:val="0"/>
          <w:color w:val="auto"/>
          <w:sz w:val="22"/>
          <w:szCs w:val="22"/>
        </w:rPr>
        <w:t xml:space="preserve"> Tuning</w:t>
      </w:r>
    </w:p>
    <w:tbl>
      <w:tblPr>
        <w:tblStyle w:val="TableGrid"/>
        <w:tblW w:w="8335" w:type="dxa"/>
        <w:tblLook w:val="04A0" w:firstRow="1" w:lastRow="0" w:firstColumn="1" w:lastColumn="0" w:noHBand="0" w:noVBand="1"/>
      </w:tblPr>
      <w:tblGrid>
        <w:gridCol w:w="895"/>
        <w:gridCol w:w="1440"/>
        <w:gridCol w:w="1710"/>
        <w:gridCol w:w="1890"/>
        <w:gridCol w:w="2387"/>
        <w:gridCol w:w="13"/>
      </w:tblGrid>
      <w:tr w:rsidR="009A4D5C" w14:paraId="67F2E66C" w14:textId="77777777" w:rsidTr="00A3362D">
        <w:trPr>
          <w:gridAfter w:val="1"/>
          <w:wAfter w:w="13" w:type="dxa"/>
          <w:trHeight w:val="698"/>
        </w:trPr>
        <w:tc>
          <w:tcPr>
            <w:tcW w:w="895" w:type="dxa"/>
          </w:tcPr>
          <w:p w14:paraId="41155E05" w14:textId="77777777" w:rsidR="009A4D5C" w:rsidRDefault="009A4D5C" w:rsidP="00A3362D">
            <w:pPr>
              <w:jc w:val="both"/>
              <w:rPr>
                <w:lang w:eastAsia="en-US"/>
              </w:rPr>
            </w:pPr>
            <w:r>
              <w:rPr>
                <w:lang w:eastAsia="en-US"/>
              </w:rPr>
              <w:t>Run #</w:t>
            </w:r>
          </w:p>
        </w:tc>
        <w:tc>
          <w:tcPr>
            <w:tcW w:w="1440" w:type="dxa"/>
          </w:tcPr>
          <w:p w14:paraId="6BC4D010" w14:textId="77777777" w:rsidR="009A4D5C" w:rsidRDefault="009A4D5C" w:rsidP="00A3362D">
            <w:pPr>
              <w:jc w:val="both"/>
              <w:rPr>
                <w:lang w:eastAsia="en-US"/>
              </w:rPr>
            </w:pPr>
            <w:r>
              <w:rPr>
                <w:lang w:eastAsia="en-US"/>
              </w:rPr>
              <w:t>Look Ahead</w:t>
            </w:r>
          </w:p>
        </w:tc>
        <w:tc>
          <w:tcPr>
            <w:tcW w:w="1710" w:type="dxa"/>
          </w:tcPr>
          <w:p w14:paraId="786EE561" w14:textId="77777777" w:rsidR="009A4D5C" w:rsidRDefault="009A4D5C" w:rsidP="00A3362D">
            <w:pPr>
              <w:jc w:val="both"/>
              <w:rPr>
                <w:lang w:eastAsia="en-US"/>
              </w:rPr>
            </w:pPr>
            <w:r>
              <w:rPr>
                <w:lang w:eastAsia="en-US"/>
              </w:rPr>
              <w:t>Linear Velocity</w:t>
            </w:r>
          </w:p>
        </w:tc>
        <w:tc>
          <w:tcPr>
            <w:tcW w:w="1890" w:type="dxa"/>
          </w:tcPr>
          <w:p w14:paraId="5162A5E9" w14:textId="77777777" w:rsidR="009A4D5C" w:rsidRDefault="009A4D5C" w:rsidP="00A3362D">
            <w:pPr>
              <w:jc w:val="both"/>
              <w:rPr>
                <w:lang w:eastAsia="en-US"/>
              </w:rPr>
            </w:pPr>
            <w:r>
              <w:rPr>
                <w:lang w:eastAsia="en-US"/>
              </w:rPr>
              <w:t>Angular Velocity</w:t>
            </w:r>
          </w:p>
        </w:tc>
        <w:tc>
          <w:tcPr>
            <w:tcW w:w="2387" w:type="dxa"/>
          </w:tcPr>
          <w:p w14:paraId="5083B63B" w14:textId="77777777" w:rsidR="009A4D5C" w:rsidRDefault="009A4D5C" w:rsidP="00A3362D">
            <w:pPr>
              <w:jc w:val="both"/>
              <w:rPr>
                <w:lang w:eastAsia="en-US"/>
              </w:rPr>
            </w:pPr>
            <w:r>
              <w:rPr>
                <w:lang w:eastAsia="en-US"/>
              </w:rPr>
              <w:t>Analysis</w:t>
            </w:r>
          </w:p>
        </w:tc>
      </w:tr>
      <w:tr w:rsidR="009A4D5C" w14:paraId="28F4B637" w14:textId="77777777" w:rsidTr="00A3362D">
        <w:trPr>
          <w:trHeight w:val="348"/>
        </w:trPr>
        <w:tc>
          <w:tcPr>
            <w:tcW w:w="895" w:type="dxa"/>
          </w:tcPr>
          <w:p w14:paraId="6C7EBA23" w14:textId="77777777" w:rsidR="009A4D5C" w:rsidRDefault="009A4D5C" w:rsidP="00284CF7">
            <w:pPr>
              <w:jc w:val="center"/>
              <w:rPr>
                <w:lang w:eastAsia="en-US"/>
              </w:rPr>
            </w:pPr>
            <w:r>
              <w:rPr>
                <w:lang w:eastAsia="en-US"/>
              </w:rPr>
              <w:t>1</w:t>
            </w:r>
          </w:p>
        </w:tc>
        <w:tc>
          <w:tcPr>
            <w:tcW w:w="1440" w:type="dxa"/>
          </w:tcPr>
          <w:p w14:paraId="54B7C90C" w14:textId="77777777" w:rsidR="009A4D5C" w:rsidRDefault="009A4D5C" w:rsidP="00284CF7">
            <w:pPr>
              <w:jc w:val="center"/>
              <w:rPr>
                <w:lang w:eastAsia="en-US"/>
              </w:rPr>
            </w:pPr>
            <w:r>
              <w:rPr>
                <w:lang w:eastAsia="en-US"/>
              </w:rPr>
              <w:t>0.40</w:t>
            </w:r>
          </w:p>
        </w:tc>
        <w:tc>
          <w:tcPr>
            <w:tcW w:w="1710" w:type="dxa"/>
          </w:tcPr>
          <w:p w14:paraId="29A8C6C6" w14:textId="42656A4E" w:rsidR="009A4D5C" w:rsidRDefault="009A4D5C" w:rsidP="00284CF7">
            <w:pPr>
              <w:jc w:val="center"/>
              <w:rPr>
                <w:lang w:eastAsia="en-US"/>
              </w:rPr>
            </w:pPr>
            <w:r>
              <w:rPr>
                <w:lang w:eastAsia="en-US"/>
              </w:rPr>
              <w:t>0.20</w:t>
            </w:r>
          </w:p>
        </w:tc>
        <w:tc>
          <w:tcPr>
            <w:tcW w:w="1890" w:type="dxa"/>
          </w:tcPr>
          <w:p w14:paraId="4ADE659B" w14:textId="52DE1F8A" w:rsidR="009A4D5C" w:rsidRDefault="009A4D5C" w:rsidP="00284CF7">
            <w:pPr>
              <w:jc w:val="center"/>
              <w:rPr>
                <w:lang w:eastAsia="en-US"/>
              </w:rPr>
            </w:pPr>
            <w:r>
              <w:rPr>
                <w:lang w:eastAsia="en-US"/>
              </w:rPr>
              <w:t>0.</w:t>
            </w:r>
            <w:r w:rsidR="00994D5E">
              <w:rPr>
                <w:lang w:eastAsia="en-US"/>
              </w:rPr>
              <w:t>5</w:t>
            </w:r>
          </w:p>
        </w:tc>
        <w:tc>
          <w:tcPr>
            <w:tcW w:w="2400" w:type="dxa"/>
            <w:gridSpan w:val="2"/>
          </w:tcPr>
          <w:p w14:paraId="50ECD6AE" w14:textId="00377B46" w:rsidR="009A4D5C" w:rsidRPr="00994D5E" w:rsidRDefault="00994D5E" w:rsidP="00A3362D">
            <w:pPr>
              <w:rPr>
                <w:lang w:eastAsia="en-US"/>
              </w:rPr>
            </w:pPr>
            <w:r w:rsidRPr="00994D5E">
              <w:rPr>
                <w:lang w:eastAsia="en-US"/>
              </w:rPr>
              <w:t>Good Pathing</w:t>
            </w:r>
          </w:p>
        </w:tc>
      </w:tr>
      <w:tr w:rsidR="009A4D5C" w14:paraId="5387239A" w14:textId="77777777" w:rsidTr="00A3362D">
        <w:trPr>
          <w:trHeight w:val="348"/>
        </w:trPr>
        <w:tc>
          <w:tcPr>
            <w:tcW w:w="895" w:type="dxa"/>
          </w:tcPr>
          <w:p w14:paraId="4EFF3020" w14:textId="07AA7F5A" w:rsidR="009A4D5C" w:rsidRPr="009A4D5C" w:rsidRDefault="00994D5E" w:rsidP="00284CF7">
            <w:pPr>
              <w:jc w:val="center"/>
              <w:rPr>
                <w:lang w:eastAsia="en-US"/>
              </w:rPr>
            </w:pPr>
            <w:r>
              <w:rPr>
                <w:lang w:eastAsia="en-US"/>
              </w:rPr>
              <w:t>0.2</w:t>
            </w:r>
          </w:p>
        </w:tc>
        <w:tc>
          <w:tcPr>
            <w:tcW w:w="1440" w:type="dxa"/>
          </w:tcPr>
          <w:p w14:paraId="2EE614CB" w14:textId="7CEA2A0F" w:rsidR="009A4D5C" w:rsidRPr="009A4D5C" w:rsidRDefault="009A4D5C" w:rsidP="00284CF7">
            <w:pPr>
              <w:jc w:val="center"/>
              <w:rPr>
                <w:lang w:eastAsia="en-US"/>
              </w:rPr>
            </w:pPr>
            <w:r w:rsidRPr="00BF36BE">
              <w:rPr>
                <w:lang w:eastAsia="en-US"/>
              </w:rPr>
              <w:t>0.</w:t>
            </w:r>
            <w:r w:rsidR="00994D5E">
              <w:rPr>
                <w:lang w:eastAsia="en-US"/>
              </w:rPr>
              <w:t>4</w:t>
            </w:r>
            <w:r w:rsidRPr="00BF36BE">
              <w:rPr>
                <w:lang w:eastAsia="en-US"/>
              </w:rPr>
              <w:t>0</w:t>
            </w:r>
          </w:p>
        </w:tc>
        <w:tc>
          <w:tcPr>
            <w:tcW w:w="1710" w:type="dxa"/>
          </w:tcPr>
          <w:p w14:paraId="4BB86911" w14:textId="49B852CA" w:rsidR="009A4D5C" w:rsidRPr="009A4D5C" w:rsidRDefault="009A4D5C" w:rsidP="00284CF7">
            <w:pPr>
              <w:jc w:val="center"/>
              <w:rPr>
                <w:lang w:eastAsia="en-US"/>
              </w:rPr>
            </w:pPr>
            <w:r w:rsidRPr="00BF36BE">
              <w:rPr>
                <w:lang w:eastAsia="en-US"/>
              </w:rPr>
              <w:t>0.20</w:t>
            </w:r>
          </w:p>
        </w:tc>
        <w:tc>
          <w:tcPr>
            <w:tcW w:w="1890" w:type="dxa"/>
          </w:tcPr>
          <w:p w14:paraId="7CA3894A" w14:textId="1F827AD2" w:rsidR="009A4D5C" w:rsidRPr="009A4D5C" w:rsidRDefault="009A4D5C" w:rsidP="00284CF7">
            <w:pPr>
              <w:jc w:val="center"/>
              <w:rPr>
                <w:lang w:eastAsia="en-US"/>
              </w:rPr>
            </w:pPr>
            <w:r w:rsidRPr="00BF36BE">
              <w:rPr>
                <w:lang w:eastAsia="en-US"/>
              </w:rPr>
              <w:t>0.</w:t>
            </w:r>
            <w:r w:rsidR="00994D5E">
              <w:rPr>
                <w:lang w:eastAsia="en-US"/>
              </w:rPr>
              <w:t>6</w:t>
            </w:r>
          </w:p>
        </w:tc>
        <w:tc>
          <w:tcPr>
            <w:tcW w:w="2400" w:type="dxa"/>
            <w:gridSpan w:val="2"/>
          </w:tcPr>
          <w:p w14:paraId="28D6CD1A" w14:textId="4D104C8B" w:rsidR="009A4D5C" w:rsidRPr="009652AE" w:rsidRDefault="009652AE" w:rsidP="009A4D5C">
            <w:pPr>
              <w:rPr>
                <w:lang w:eastAsia="en-US"/>
              </w:rPr>
            </w:pPr>
            <w:r>
              <w:rPr>
                <w:lang w:eastAsia="en-US"/>
              </w:rPr>
              <w:t xml:space="preserve">Good Pathing, one instance of double looping to make a </w:t>
            </w:r>
            <w:r>
              <w:rPr>
                <w:lang w:eastAsia="en-US"/>
              </w:rPr>
              <w:lastRenderedPageBreak/>
              <w:t>single point turn</w:t>
            </w:r>
          </w:p>
        </w:tc>
      </w:tr>
      <w:tr w:rsidR="009A4D5C" w14:paraId="27C1A92E" w14:textId="77777777" w:rsidTr="00A3362D">
        <w:trPr>
          <w:trHeight w:val="331"/>
        </w:trPr>
        <w:tc>
          <w:tcPr>
            <w:tcW w:w="895" w:type="dxa"/>
          </w:tcPr>
          <w:p w14:paraId="026DBDE4" w14:textId="77777777" w:rsidR="009A4D5C" w:rsidRDefault="009A4D5C" w:rsidP="00284CF7">
            <w:pPr>
              <w:jc w:val="center"/>
              <w:rPr>
                <w:lang w:eastAsia="en-US"/>
              </w:rPr>
            </w:pPr>
            <w:r>
              <w:rPr>
                <w:lang w:eastAsia="en-US"/>
              </w:rPr>
              <w:lastRenderedPageBreak/>
              <w:t>3</w:t>
            </w:r>
          </w:p>
        </w:tc>
        <w:tc>
          <w:tcPr>
            <w:tcW w:w="1440" w:type="dxa"/>
          </w:tcPr>
          <w:p w14:paraId="471A795E" w14:textId="77777777" w:rsidR="009A4D5C" w:rsidRDefault="009A4D5C" w:rsidP="00284CF7">
            <w:pPr>
              <w:jc w:val="center"/>
              <w:rPr>
                <w:lang w:eastAsia="en-US"/>
              </w:rPr>
            </w:pPr>
            <w:r>
              <w:rPr>
                <w:lang w:eastAsia="en-US"/>
              </w:rPr>
              <w:t>0.40</w:t>
            </w:r>
          </w:p>
        </w:tc>
        <w:tc>
          <w:tcPr>
            <w:tcW w:w="1710" w:type="dxa"/>
          </w:tcPr>
          <w:p w14:paraId="5DAEE510" w14:textId="55F62AA4" w:rsidR="009A4D5C" w:rsidRDefault="009A4D5C" w:rsidP="00284CF7">
            <w:pPr>
              <w:jc w:val="center"/>
              <w:rPr>
                <w:lang w:eastAsia="en-US"/>
              </w:rPr>
            </w:pPr>
            <w:r w:rsidRPr="00F85A33">
              <w:rPr>
                <w:lang w:eastAsia="en-US"/>
              </w:rPr>
              <w:t>0.20</w:t>
            </w:r>
          </w:p>
        </w:tc>
        <w:tc>
          <w:tcPr>
            <w:tcW w:w="1890" w:type="dxa"/>
          </w:tcPr>
          <w:p w14:paraId="19968675" w14:textId="21914911" w:rsidR="009A4D5C" w:rsidRDefault="009A4D5C" w:rsidP="00284CF7">
            <w:pPr>
              <w:jc w:val="center"/>
              <w:rPr>
                <w:lang w:eastAsia="en-US"/>
              </w:rPr>
            </w:pPr>
            <w:r>
              <w:rPr>
                <w:lang w:eastAsia="en-US"/>
              </w:rPr>
              <w:t>0.</w:t>
            </w:r>
            <w:r w:rsidR="00994D5E">
              <w:rPr>
                <w:lang w:eastAsia="en-US"/>
              </w:rPr>
              <w:t>7</w:t>
            </w:r>
          </w:p>
        </w:tc>
        <w:tc>
          <w:tcPr>
            <w:tcW w:w="2400" w:type="dxa"/>
            <w:gridSpan w:val="2"/>
          </w:tcPr>
          <w:p w14:paraId="3EB102B5" w14:textId="0F340C37" w:rsidR="009A4D5C" w:rsidRDefault="002F1C52" w:rsidP="009A4D5C">
            <w:pPr>
              <w:rPr>
                <w:lang w:eastAsia="en-US"/>
              </w:rPr>
            </w:pPr>
            <w:r>
              <w:rPr>
                <w:lang w:eastAsia="en-US"/>
              </w:rPr>
              <w:t>Good pathing, nice tight transitions</w:t>
            </w:r>
          </w:p>
        </w:tc>
      </w:tr>
      <w:tr w:rsidR="009A4D5C" w:rsidRPr="001B010D" w14:paraId="095CBCA0" w14:textId="77777777" w:rsidTr="00A3362D">
        <w:trPr>
          <w:trHeight w:val="348"/>
        </w:trPr>
        <w:tc>
          <w:tcPr>
            <w:tcW w:w="895" w:type="dxa"/>
          </w:tcPr>
          <w:p w14:paraId="4B8411DE" w14:textId="77777777" w:rsidR="009A4D5C" w:rsidRPr="001B010D" w:rsidRDefault="009A4D5C" w:rsidP="00284CF7">
            <w:pPr>
              <w:jc w:val="center"/>
              <w:rPr>
                <w:lang w:eastAsia="en-US"/>
              </w:rPr>
            </w:pPr>
            <w:r w:rsidRPr="001B010D">
              <w:rPr>
                <w:lang w:eastAsia="en-US"/>
              </w:rPr>
              <w:t>4</w:t>
            </w:r>
          </w:p>
        </w:tc>
        <w:tc>
          <w:tcPr>
            <w:tcW w:w="1440" w:type="dxa"/>
          </w:tcPr>
          <w:p w14:paraId="24AE486B" w14:textId="77777777" w:rsidR="009A4D5C" w:rsidRPr="001B010D" w:rsidRDefault="009A4D5C" w:rsidP="00284CF7">
            <w:pPr>
              <w:jc w:val="center"/>
              <w:rPr>
                <w:lang w:eastAsia="en-US"/>
              </w:rPr>
            </w:pPr>
            <w:r w:rsidRPr="001B010D">
              <w:rPr>
                <w:lang w:eastAsia="en-US"/>
              </w:rPr>
              <w:t>0.40</w:t>
            </w:r>
          </w:p>
        </w:tc>
        <w:tc>
          <w:tcPr>
            <w:tcW w:w="1710" w:type="dxa"/>
          </w:tcPr>
          <w:p w14:paraId="4D1CF162" w14:textId="16045ADE" w:rsidR="009A4D5C" w:rsidRPr="001B010D" w:rsidRDefault="009A4D5C" w:rsidP="00284CF7">
            <w:pPr>
              <w:jc w:val="center"/>
              <w:rPr>
                <w:lang w:eastAsia="en-US"/>
              </w:rPr>
            </w:pPr>
            <w:r w:rsidRPr="00F85A33">
              <w:rPr>
                <w:lang w:eastAsia="en-US"/>
              </w:rPr>
              <w:t>0.20</w:t>
            </w:r>
          </w:p>
        </w:tc>
        <w:tc>
          <w:tcPr>
            <w:tcW w:w="1890" w:type="dxa"/>
          </w:tcPr>
          <w:p w14:paraId="6A652580" w14:textId="48238ACA" w:rsidR="009A4D5C" w:rsidRPr="001B010D" w:rsidRDefault="009A4D5C" w:rsidP="00284CF7">
            <w:pPr>
              <w:jc w:val="center"/>
              <w:rPr>
                <w:lang w:eastAsia="en-US"/>
              </w:rPr>
            </w:pPr>
            <w:r w:rsidRPr="001B010D">
              <w:rPr>
                <w:lang w:eastAsia="en-US"/>
              </w:rPr>
              <w:t>0.</w:t>
            </w:r>
            <w:r w:rsidR="00994D5E">
              <w:rPr>
                <w:lang w:eastAsia="en-US"/>
              </w:rPr>
              <w:t>8</w:t>
            </w:r>
          </w:p>
        </w:tc>
        <w:tc>
          <w:tcPr>
            <w:tcW w:w="2400" w:type="dxa"/>
            <w:gridSpan w:val="2"/>
          </w:tcPr>
          <w:p w14:paraId="455C84BA" w14:textId="71F3A5EE" w:rsidR="009A4D5C" w:rsidRPr="001B010D" w:rsidRDefault="005A3BE0" w:rsidP="009A4D5C">
            <w:pPr>
              <w:rPr>
                <w:lang w:eastAsia="en-US"/>
              </w:rPr>
            </w:pPr>
            <w:r>
              <w:rPr>
                <w:lang w:eastAsia="en-US"/>
              </w:rPr>
              <w:t>Very tight and good RRT line following, however, some of the transitions in 0.7 were more desirable</w:t>
            </w:r>
          </w:p>
        </w:tc>
      </w:tr>
      <w:tr w:rsidR="009A4D5C" w14:paraId="2E0D10BF" w14:textId="77777777" w:rsidTr="00A3362D">
        <w:trPr>
          <w:trHeight w:val="348"/>
        </w:trPr>
        <w:tc>
          <w:tcPr>
            <w:tcW w:w="895" w:type="dxa"/>
          </w:tcPr>
          <w:p w14:paraId="45BCEC90" w14:textId="77777777" w:rsidR="009A4D5C" w:rsidRPr="00FD2D8B" w:rsidRDefault="009A4D5C" w:rsidP="00284CF7">
            <w:pPr>
              <w:jc w:val="center"/>
              <w:rPr>
                <w:b/>
                <w:bCs/>
                <w:lang w:eastAsia="en-US"/>
              </w:rPr>
            </w:pPr>
            <w:r w:rsidRPr="00FD2D8B">
              <w:rPr>
                <w:b/>
                <w:bCs/>
                <w:lang w:eastAsia="en-US"/>
              </w:rPr>
              <w:t>5</w:t>
            </w:r>
          </w:p>
        </w:tc>
        <w:tc>
          <w:tcPr>
            <w:tcW w:w="1440" w:type="dxa"/>
          </w:tcPr>
          <w:p w14:paraId="7BCC311E" w14:textId="77777777" w:rsidR="009A4D5C" w:rsidRPr="00FD2D8B" w:rsidRDefault="009A4D5C" w:rsidP="00284CF7">
            <w:pPr>
              <w:jc w:val="center"/>
              <w:rPr>
                <w:b/>
                <w:bCs/>
                <w:lang w:eastAsia="en-US"/>
              </w:rPr>
            </w:pPr>
            <w:r w:rsidRPr="00FD2D8B">
              <w:rPr>
                <w:b/>
                <w:bCs/>
                <w:lang w:eastAsia="en-US"/>
              </w:rPr>
              <w:t>0.40</w:t>
            </w:r>
          </w:p>
        </w:tc>
        <w:tc>
          <w:tcPr>
            <w:tcW w:w="1710" w:type="dxa"/>
          </w:tcPr>
          <w:p w14:paraId="63853FD0" w14:textId="73BEFBCD" w:rsidR="009A4D5C" w:rsidRPr="00FD2D8B" w:rsidRDefault="009A4D5C" w:rsidP="00284CF7">
            <w:pPr>
              <w:jc w:val="center"/>
              <w:rPr>
                <w:b/>
                <w:bCs/>
                <w:lang w:eastAsia="en-US"/>
              </w:rPr>
            </w:pPr>
            <w:r w:rsidRPr="00FD2D8B">
              <w:rPr>
                <w:b/>
                <w:bCs/>
                <w:lang w:eastAsia="en-US"/>
              </w:rPr>
              <w:t>0.20</w:t>
            </w:r>
          </w:p>
        </w:tc>
        <w:tc>
          <w:tcPr>
            <w:tcW w:w="1890" w:type="dxa"/>
          </w:tcPr>
          <w:p w14:paraId="09EDE868" w14:textId="6C05CA7C" w:rsidR="009A4D5C" w:rsidRPr="00FD2D8B" w:rsidRDefault="009A4D5C" w:rsidP="00284CF7">
            <w:pPr>
              <w:jc w:val="center"/>
              <w:rPr>
                <w:b/>
                <w:bCs/>
                <w:lang w:eastAsia="en-US"/>
              </w:rPr>
            </w:pPr>
            <w:r w:rsidRPr="00FD2D8B">
              <w:rPr>
                <w:b/>
                <w:bCs/>
                <w:lang w:eastAsia="en-US"/>
              </w:rPr>
              <w:t>0.</w:t>
            </w:r>
            <w:r w:rsidR="00994D5E" w:rsidRPr="00FD2D8B">
              <w:rPr>
                <w:b/>
                <w:bCs/>
                <w:lang w:eastAsia="en-US"/>
              </w:rPr>
              <w:t>9</w:t>
            </w:r>
          </w:p>
        </w:tc>
        <w:tc>
          <w:tcPr>
            <w:tcW w:w="2400" w:type="dxa"/>
            <w:gridSpan w:val="2"/>
          </w:tcPr>
          <w:p w14:paraId="06F98918" w14:textId="05908D07" w:rsidR="009A4D5C" w:rsidRPr="00FD2D8B" w:rsidRDefault="00FD2D8B" w:rsidP="00FD2D8B">
            <w:pPr>
              <w:keepNext/>
              <w:rPr>
                <w:b/>
                <w:bCs/>
                <w:lang w:eastAsia="en-US"/>
              </w:rPr>
            </w:pPr>
            <w:r w:rsidRPr="00FD2D8B">
              <w:rPr>
                <w:b/>
                <w:bCs/>
                <w:lang w:eastAsia="en-US"/>
              </w:rPr>
              <w:t>Generally, the best pathing</w:t>
            </w:r>
            <w:r w:rsidR="00DA6549">
              <w:rPr>
                <w:b/>
                <w:bCs/>
                <w:lang w:eastAsia="en-US"/>
              </w:rPr>
              <w:t>, allowed for the best matching of designated RRT path without collisions</w:t>
            </w:r>
          </w:p>
        </w:tc>
      </w:tr>
    </w:tbl>
    <w:p w14:paraId="646CE836" w14:textId="246B43E4" w:rsidR="009A4D5C" w:rsidRDefault="00FD2D8B" w:rsidP="00FD2D8B">
      <w:pPr>
        <w:pStyle w:val="Caption"/>
        <w:jc w:val="center"/>
        <w:rPr>
          <w:i w:val="0"/>
          <w:iCs w:val="0"/>
          <w:color w:val="auto"/>
          <w:sz w:val="22"/>
          <w:szCs w:val="22"/>
        </w:rPr>
      </w:pPr>
      <w:r w:rsidRPr="00FD2D8B">
        <w:rPr>
          <w:i w:val="0"/>
          <w:iCs w:val="0"/>
          <w:color w:val="auto"/>
          <w:sz w:val="22"/>
          <w:szCs w:val="22"/>
        </w:rPr>
        <w:t xml:space="preserve">Table </w:t>
      </w:r>
      <w:r w:rsidRPr="00FD2D8B">
        <w:rPr>
          <w:i w:val="0"/>
          <w:iCs w:val="0"/>
          <w:color w:val="auto"/>
          <w:sz w:val="22"/>
          <w:szCs w:val="22"/>
        </w:rPr>
        <w:fldChar w:fldCharType="begin"/>
      </w:r>
      <w:r w:rsidRPr="00FD2D8B">
        <w:rPr>
          <w:i w:val="0"/>
          <w:iCs w:val="0"/>
          <w:color w:val="auto"/>
          <w:sz w:val="22"/>
          <w:szCs w:val="22"/>
        </w:rPr>
        <w:instrText xml:space="preserve"> SEQ Table \* ARABIC </w:instrText>
      </w:r>
      <w:r w:rsidRPr="00FD2D8B">
        <w:rPr>
          <w:i w:val="0"/>
          <w:iCs w:val="0"/>
          <w:color w:val="auto"/>
          <w:sz w:val="22"/>
          <w:szCs w:val="22"/>
        </w:rPr>
        <w:fldChar w:fldCharType="separate"/>
      </w:r>
      <w:r w:rsidR="00FF79DB">
        <w:rPr>
          <w:i w:val="0"/>
          <w:iCs w:val="0"/>
          <w:noProof/>
          <w:color w:val="auto"/>
          <w:sz w:val="22"/>
          <w:szCs w:val="22"/>
        </w:rPr>
        <w:t>9</w:t>
      </w:r>
      <w:r w:rsidRPr="00FD2D8B">
        <w:rPr>
          <w:i w:val="0"/>
          <w:iCs w:val="0"/>
          <w:color w:val="auto"/>
          <w:sz w:val="22"/>
          <w:szCs w:val="22"/>
        </w:rPr>
        <w:fldChar w:fldCharType="end"/>
      </w:r>
      <w:r w:rsidRPr="00FD2D8B">
        <w:rPr>
          <w:i w:val="0"/>
          <w:iCs w:val="0"/>
          <w:color w:val="auto"/>
          <w:sz w:val="22"/>
          <w:szCs w:val="22"/>
        </w:rPr>
        <w:t>: Angular Velocity Tuning</w:t>
      </w:r>
    </w:p>
    <w:p w14:paraId="3AEDC208" w14:textId="77777777" w:rsidR="00FD2D8B" w:rsidRDefault="00FD2D8B" w:rsidP="00FD2D8B"/>
    <w:p w14:paraId="11DEA8F2" w14:textId="2A795448" w:rsidR="00F65537" w:rsidRDefault="00FD2D8B" w:rsidP="00B47348">
      <w:pPr>
        <w:ind w:firstLine="480"/>
        <w:jc w:val="both"/>
      </w:pPr>
      <w:r>
        <w:t>The final tunable portion of the Local Navigation system is the MATLAB “controllerVFH” object, which contains parameter options for the DistanceLimit</w:t>
      </w:r>
      <w:r w:rsidR="00341446">
        <w:t>s</w:t>
      </w:r>
      <w:r>
        <w:t>, NumAngularSectors, Histogram</w:t>
      </w:r>
      <w:r w:rsidR="00341446">
        <w:t>Thresholds</w:t>
      </w:r>
      <w:r>
        <w:t>, RobotRadius,</w:t>
      </w:r>
      <w:r w:rsidR="00341446">
        <w:t xml:space="preserve"> and</w:t>
      </w:r>
      <w:r>
        <w:t xml:space="preserve"> SafetyDistance.</w:t>
      </w:r>
      <w:r w:rsidR="00341446">
        <w:t xml:space="preserve"> The DistanceLimits parameter controls the range readings </w:t>
      </w:r>
      <w:r w:rsidR="00284CF7">
        <w:t>considered</w:t>
      </w:r>
      <w:r w:rsidR="00341446">
        <w:t xml:space="preserve"> from the LiDAR</w:t>
      </w:r>
      <w:r w:rsidR="005738C2">
        <w:t>. T</w:t>
      </w:r>
      <w:del w:id="7" w:author="Daniel Farrar" w:date="2023-05-08T14:56:00Z">
        <w:r w:rsidR="00341446" w:rsidDel="005738C2">
          <w:delText xml:space="preserve"> t</w:delText>
        </w:r>
      </w:del>
      <w:r w:rsidR="00341446">
        <w:t xml:space="preserve">his is represented as an array similar to [0 10] where 0 represents the lower bound and 10 represents the upper bound. In this case, we have locked the lower bound to 0.05 and will only work to tune the upper bound. The number of angular sectors to use in the binning process is controlled by NumAngularSectors. HistogramThresholds controls how dense a particular area needs to be considered occupied or free space, this is done with an array similar to [3 10] where 3 is the lower bound (free space) and 10 is the upper bound (occupied space). Densities which fall within this range take on the occupied value of the previous histogram. In our case, we have locked this value to </w:t>
      </w:r>
      <w:r w:rsidR="00284CF7">
        <w:t xml:space="preserve">  </w:t>
      </w:r>
      <w:r w:rsidR="00341446">
        <w:t>[3 8]. Robot Radius and Safety Distance control how wide a particular section of free space needs to be in order to be considered navigable</w:t>
      </w:r>
      <w:r w:rsidR="00DA6549">
        <w:t xml:space="preserve"> and </w:t>
      </w:r>
      <w:r w:rsidR="00E67960">
        <w:t>have</w:t>
      </w:r>
      <w:r w:rsidR="00DA6549">
        <w:t xml:space="preserve"> a scalar value. </w:t>
      </w:r>
      <w:r w:rsidR="00E67960">
        <w:t xml:space="preserve">In this instance Robot Radius has been locked to 0.1 and only safety distance is tuned. </w:t>
      </w:r>
      <w:r w:rsidR="00DA6549">
        <w:t>These parameters went through a tuning process equivalent to the previously discussed controller parameters and observations are denoted in Tables 10-14.</w:t>
      </w:r>
    </w:p>
    <w:p w14:paraId="44CA0731" w14:textId="77777777" w:rsidR="00F65537" w:rsidRDefault="00F65537">
      <w:pPr>
        <w:widowControl/>
      </w:pPr>
      <w:r>
        <w:br w:type="page"/>
      </w:r>
    </w:p>
    <w:p w14:paraId="3D10B4EF" w14:textId="77777777" w:rsidR="00FD2D8B" w:rsidRDefault="00FD2D8B" w:rsidP="000020F2">
      <w:pPr>
        <w:jc w:val="both"/>
      </w:pPr>
    </w:p>
    <w:p w14:paraId="7F6AA9FF" w14:textId="77777777" w:rsidR="00DA6549" w:rsidRDefault="00DA6549" w:rsidP="00FD2D8B"/>
    <w:tbl>
      <w:tblPr>
        <w:tblStyle w:val="TableGrid"/>
        <w:tblW w:w="8777" w:type="dxa"/>
        <w:tblLook w:val="04A0" w:firstRow="1" w:lastRow="0" w:firstColumn="1" w:lastColumn="0" w:noHBand="0" w:noVBand="1"/>
      </w:tblPr>
      <w:tblGrid>
        <w:gridCol w:w="1453"/>
        <w:gridCol w:w="2318"/>
        <w:gridCol w:w="1770"/>
        <w:gridCol w:w="1204"/>
        <w:gridCol w:w="2032"/>
      </w:tblGrid>
      <w:tr w:rsidR="00E67960" w14:paraId="7DE36B9B" w14:textId="77777777" w:rsidTr="00E67960">
        <w:trPr>
          <w:trHeight w:val="1047"/>
        </w:trPr>
        <w:tc>
          <w:tcPr>
            <w:tcW w:w="1453" w:type="dxa"/>
          </w:tcPr>
          <w:p w14:paraId="66E2E350" w14:textId="3BF8322B" w:rsidR="00E67960" w:rsidRDefault="00E67960" w:rsidP="00517161">
            <w:pPr>
              <w:jc w:val="center"/>
            </w:pPr>
            <w:r>
              <w:t>Run #</w:t>
            </w:r>
          </w:p>
        </w:tc>
        <w:tc>
          <w:tcPr>
            <w:tcW w:w="2318" w:type="dxa"/>
          </w:tcPr>
          <w:p w14:paraId="29375B9D" w14:textId="2E802D2F" w:rsidR="00E67960" w:rsidRDefault="00E67960" w:rsidP="00517161">
            <w:pPr>
              <w:jc w:val="center"/>
            </w:pPr>
            <w:r>
              <w:t>Upper Distance Limit</w:t>
            </w:r>
          </w:p>
        </w:tc>
        <w:tc>
          <w:tcPr>
            <w:tcW w:w="1770" w:type="dxa"/>
          </w:tcPr>
          <w:p w14:paraId="4BC270EC" w14:textId="6D78D3A9" w:rsidR="00E67960" w:rsidRDefault="00E67960" w:rsidP="00517161">
            <w:pPr>
              <w:jc w:val="center"/>
            </w:pPr>
            <w:r>
              <w:t>Number of Sectors</w:t>
            </w:r>
          </w:p>
        </w:tc>
        <w:tc>
          <w:tcPr>
            <w:tcW w:w="1204" w:type="dxa"/>
          </w:tcPr>
          <w:p w14:paraId="3E108E38" w14:textId="2F7ED604" w:rsidR="00E67960" w:rsidRDefault="00E67960" w:rsidP="00517161">
            <w:pPr>
              <w:jc w:val="center"/>
            </w:pPr>
            <w:r>
              <w:t>Safety Distance</w:t>
            </w:r>
          </w:p>
        </w:tc>
        <w:tc>
          <w:tcPr>
            <w:tcW w:w="2032" w:type="dxa"/>
          </w:tcPr>
          <w:p w14:paraId="1C2CCDE4" w14:textId="718D862C" w:rsidR="00E67960" w:rsidRDefault="00E67960" w:rsidP="00517161">
            <w:pPr>
              <w:jc w:val="center"/>
            </w:pPr>
            <w:r>
              <w:t>Analysis</w:t>
            </w:r>
          </w:p>
        </w:tc>
      </w:tr>
      <w:tr w:rsidR="00E67960" w14:paraId="130C5AA2" w14:textId="77777777" w:rsidTr="00E67960">
        <w:trPr>
          <w:trHeight w:val="1218"/>
        </w:trPr>
        <w:tc>
          <w:tcPr>
            <w:tcW w:w="1453" w:type="dxa"/>
          </w:tcPr>
          <w:p w14:paraId="648CC501" w14:textId="2B8847BA" w:rsidR="00E67960" w:rsidRPr="009D043F" w:rsidRDefault="00E67960" w:rsidP="00517161">
            <w:pPr>
              <w:jc w:val="center"/>
            </w:pPr>
            <w:r w:rsidRPr="009D043F">
              <w:t>1</w:t>
            </w:r>
          </w:p>
        </w:tc>
        <w:tc>
          <w:tcPr>
            <w:tcW w:w="2318" w:type="dxa"/>
          </w:tcPr>
          <w:p w14:paraId="076E9806" w14:textId="71F46A0B" w:rsidR="00E67960" w:rsidRPr="009D043F" w:rsidRDefault="00E67960" w:rsidP="00517161">
            <w:pPr>
              <w:jc w:val="center"/>
            </w:pPr>
            <w:r w:rsidRPr="009D043F">
              <w:t>2</w:t>
            </w:r>
          </w:p>
        </w:tc>
        <w:tc>
          <w:tcPr>
            <w:tcW w:w="1770" w:type="dxa"/>
          </w:tcPr>
          <w:p w14:paraId="38CADDCB" w14:textId="69CD6584" w:rsidR="00E67960" w:rsidRPr="009D043F" w:rsidRDefault="00E67960" w:rsidP="00517161">
            <w:pPr>
              <w:jc w:val="center"/>
            </w:pPr>
            <w:r w:rsidRPr="009D043F">
              <w:t>180</w:t>
            </w:r>
          </w:p>
        </w:tc>
        <w:tc>
          <w:tcPr>
            <w:tcW w:w="1204" w:type="dxa"/>
          </w:tcPr>
          <w:p w14:paraId="26C33412" w14:textId="4AF60877" w:rsidR="00E67960" w:rsidRPr="009D043F" w:rsidRDefault="00E67960" w:rsidP="00517161">
            <w:pPr>
              <w:jc w:val="center"/>
            </w:pPr>
            <w:r w:rsidRPr="009D043F">
              <w:t>0.1</w:t>
            </w:r>
          </w:p>
        </w:tc>
        <w:tc>
          <w:tcPr>
            <w:tcW w:w="2032" w:type="dxa"/>
          </w:tcPr>
          <w:p w14:paraId="29B154BB" w14:textId="333A711F" w:rsidR="00E67960" w:rsidRPr="009D043F" w:rsidRDefault="00E67960" w:rsidP="009D043F">
            <w:r w:rsidRPr="009D043F">
              <w:t>Collision with obstacles occurred</w:t>
            </w:r>
            <w:r>
              <w:t>.</w:t>
            </w:r>
          </w:p>
        </w:tc>
      </w:tr>
      <w:tr w:rsidR="00E67960" w14:paraId="295E8E5D" w14:textId="77777777" w:rsidTr="00E67960">
        <w:trPr>
          <w:trHeight w:val="2122"/>
        </w:trPr>
        <w:tc>
          <w:tcPr>
            <w:tcW w:w="1453" w:type="dxa"/>
          </w:tcPr>
          <w:p w14:paraId="10460E08" w14:textId="26346671" w:rsidR="00E67960" w:rsidRPr="00DF72E9" w:rsidRDefault="00E67960" w:rsidP="00517161">
            <w:pPr>
              <w:jc w:val="center"/>
              <w:rPr>
                <w:b/>
                <w:bCs/>
              </w:rPr>
            </w:pPr>
            <w:r w:rsidRPr="00DF72E9">
              <w:rPr>
                <w:b/>
                <w:bCs/>
              </w:rPr>
              <w:t>2</w:t>
            </w:r>
          </w:p>
        </w:tc>
        <w:tc>
          <w:tcPr>
            <w:tcW w:w="2318" w:type="dxa"/>
          </w:tcPr>
          <w:p w14:paraId="6A95109C" w14:textId="48951A69" w:rsidR="00E67960" w:rsidRPr="00DF72E9" w:rsidRDefault="00E67960" w:rsidP="00517161">
            <w:pPr>
              <w:jc w:val="center"/>
              <w:rPr>
                <w:b/>
                <w:bCs/>
              </w:rPr>
            </w:pPr>
            <w:r w:rsidRPr="00DF72E9">
              <w:rPr>
                <w:b/>
                <w:bCs/>
              </w:rPr>
              <w:t>1</w:t>
            </w:r>
          </w:p>
        </w:tc>
        <w:tc>
          <w:tcPr>
            <w:tcW w:w="1770" w:type="dxa"/>
          </w:tcPr>
          <w:p w14:paraId="73AB2A5A" w14:textId="6327D4B8" w:rsidR="00E67960" w:rsidRPr="00DF72E9" w:rsidRDefault="00E67960" w:rsidP="00517161">
            <w:pPr>
              <w:jc w:val="center"/>
              <w:rPr>
                <w:b/>
                <w:bCs/>
              </w:rPr>
            </w:pPr>
            <w:r w:rsidRPr="00DF72E9">
              <w:rPr>
                <w:b/>
                <w:bCs/>
              </w:rPr>
              <w:t>180</w:t>
            </w:r>
          </w:p>
        </w:tc>
        <w:tc>
          <w:tcPr>
            <w:tcW w:w="1204" w:type="dxa"/>
          </w:tcPr>
          <w:p w14:paraId="67855055" w14:textId="484C762E" w:rsidR="00E67960" w:rsidRPr="00DF72E9" w:rsidRDefault="00E67960" w:rsidP="00517161">
            <w:pPr>
              <w:jc w:val="center"/>
              <w:rPr>
                <w:b/>
                <w:bCs/>
              </w:rPr>
            </w:pPr>
            <w:r w:rsidRPr="00DF72E9">
              <w:rPr>
                <w:b/>
                <w:bCs/>
              </w:rPr>
              <w:t>0.1</w:t>
            </w:r>
          </w:p>
        </w:tc>
        <w:tc>
          <w:tcPr>
            <w:tcW w:w="2032" w:type="dxa"/>
          </w:tcPr>
          <w:p w14:paraId="0067CE36" w14:textId="6453D824" w:rsidR="00E67960" w:rsidRPr="00DF72E9" w:rsidRDefault="00E67960" w:rsidP="009D043F">
            <w:pPr>
              <w:rPr>
                <w:b/>
                <w:bCs/>
              </w:rPr>
            </w:pPr>
            <w:r w:rsidRPr="00DF72E9">
              <w:rPr>
                <w:b/>
                <w:bCs/>
              </w:rPr>
              <w:t>Good Pathing, few deviations from intended path</w:t>
            </w:r>
          </w:p>
        </w:tc>
      </w:tr>
      <w:tr w:rsidR="00E67960" w14:paraId="1AB939D1" w14:textId="77777777" w:rsidTr="00E67960">
        <w:trPr>
          <w:trHeight w:val="2620"/>
        </w:trPr>
        <w:tc>
          <w:tcPr>
            <w:tcW w:w="1453" w:type="dxa"/>
          </w:tcPr>
          <w:p w14:paraId="6E1D3FC6" w14:textId="4EEBC57E" w:rsidR="00E67960" w:rsidRDefault="00E67960" w:rsidP="00517161">
            <w:pPr>
              <w:jc w:val="center"/>
            </w:pPr>
            <w:r>
              <w:t>3</w:t>
            </w:r>
          </w:p>
        </w:tc>
        <w:tc>
          <w:tcPr>
            <w:tcW w:w="2318" w:type="dxa"/>
          </w:tcPr>
          <w:p w14:paraId="73249353" w14:textId="0135041B" w:rsidR="00E67960" w:rsidRDefault="00E67960" w:rsidP="00517161">
            <w:pPr>
              <w:jc w:val="center"/>
            </w:pPr>
            <w:r>
              <w:t>0.75</w:t>
            </w:r>
          </w:p>
        </w:tc>
        <w:tc>
          <w:tcPr>
            <w:tcW w:w="1770" w:type="dxa"/>
          </w:tcPr>
          <w:p w14:paraId="5D34D5DB" w14:textId="0A189267" w:rsidR="00E67960" w:rsidRDefault="00E67960" w:rsidP="00517161">
            <w:pPr>
              <w:jc w:val="center"/>
            </w:pPr>
            <w:r>
              <w:t>180</w:t>
            </w:r>
          </w:p>
        </w:tc>
        <w:tc>
          <w:tcPr>
            <w:tcW w:w="1204" w:type="dxa"/>
          </w:tcPr>
          <w:p w14:paraId="5DB76C61" w14:textId="5D2D0E76" w:rsidR="00E67960" w:rsidRDefault="00E67960" w:rsidP="00517161">
            <w:pPr>
              <w:jc w:val="center"/>
            </w:pPr>
            <w:r>
              <w:t>0.1</w:t>
            </w:r>
          </w:p>
        </w:tc>
        <w:tc>
          <w:tcPr>
            <w:tcW w:w="2032" w:type="dxa"/>
          </w:tcPr>
          <w:p w14:paraId="60C5AE36" w14:textId="6E41EE45" w:rsidR="00E67960" w:rsidRDefault="00E67960" w:rsidP="00FB7769">
            <w:r>
              <w:t>Good Pathing, even less unnecessary deviations from intended path</w:t>
            </w:r>
          </w:p>
        </w:tc>
      </w:tr>
      <w:tr w:rsidR="00E67960" w14:paraId="77CFF147" w14:textId="77777777" w:rsidTr="00E67960">
        <w:trPr>
          <w:trHeight w:val="2646"/>
        </w:trPr>
        <w:tc>
          <w:tcPr>
            <w:tcW w:w="1453" w:type="dxa"/>
          </w:tcPr>
          <w:p w14:paraId="295C397A" w14:textId="7F6839A5" w:rsidR="00E67960" w:rsidRPr="00DF72E9" w:rsidRDefault="00E67960" w:rsidP="00517161">
            <w:pPr>
              <w:jc w:val="center"/>
            </w:pPr>
            <w:r w:rsidRPr="00DF72E9">
              <w:t>4</w:t>
            </w:r>
          </w:p>
        </w:tc>
        <w:tc>
          <w:tcPr>
            <w:tcW w:w="2318" w:type="dxa"/>
          </w:tcPr>
          <w:p w14:paraId="5215C148" w14:textId="715A4269" w:rsidR="00E67960" w:rsidRPr="00DF72E9" w:rsidRDefault="00E67960" w:rsidP="00517161">
            <w:pPr>
              <w:jc w:val="center"/>
            </w:pPr>
            <w:r w:rsidRPr="00DF72E9">
              <w:t>0.50</w:t>
            </w:r>
          </w:p>
        </w:tc>
        <w:tc>
          <w:tcPr>
            <w:tcW w:w="1770" w:type="dxa"/>
          </w:tcPr>
          <w:p w14:paraId="27A4B755" w14:textId="6BB5410C" w:rsidR="00E67960" w:rsidRPr="00DF72E9" w:rsidRDefault="00E67960" w:rsidP="00517161">
            <w:pPr>
              <w:jc w:val="center"/>
            </w:pPr>
            <w:r w:rsidRPr="00DF72E9">
              <w:t>180</w:t>
            </w:r>
          </w:p>
        </w:tc>
        <w:tc>
          <w:tcPr>
            <w:tcW w:w="1204" w:type="dxa"/>
          </w:tcPr>
          <w:p w14:paraId="0071FC33" w14:textId="6B4E2C4F" w:rsidR="00E67960" w:rsidRPr="00DF72E9" w:rsidRDefault="00E67960" w:rsidP="00517161">
            <w:pPr>
              <w:jc w:val="center"/>
            </w:pPr>
            <w:r w:rsidRPr="00DF72E9">
              <w:t>0.1</w:t>
            </w:r>
          </w:p>
        </w:tc>
        <w:tc>
          <w:tcPr>
            <w:tcW w:w="2032" w:type="dxa"/>
          </w:tcPr>
          <w:p w14:paraId="2FE4CE6D" w14:textId="50121C23" w:rsidR="00E67960" w:rsidRPr="00DF72E9" w:rsidRDefault="00E67960" w:rsidP="001E6A69">
            <w:r w:rsidRPr="00DF72E9">
              <w:t>Good pathing, similar trend in better deviation tendency</w:t>
            </w:r>
            <w:r w:rsidR="00DF72E9">
              <w:t xml:space="preserve">. However, questionable ability to account for obstacles given look ahead and velocity.  </w:t>
            </w:r>
          </w:p>
        </w:tc>
      </w:tr>
      <w:tr w:rsidR="00E67960" w14:paraId="353BB05A" w14:textId="77777777" w:rsidTr="00E67960">
        <w:trPr>
          <w:trHeight w:val="1571"/>
        </w:trPr>
        <w:tc>
          <w:tcPr>
            <w:tcW w:w="1453" w:type="dxa"/>
          </w:tcPr>
          <w:p w14:paraId="57F934F8" w14:textId="4DE93659" w:rsidR="00E67960" w:rsidRDefault="00E67960" w:rsidP="00517161">
            <w:pPr>
              <w:jc w:val="center"/>
            </w:pPr>
            <w:r>
              <w:t>5</w:t>
            </w:r>
          </w:p>
        </w:tc>
        <w:tc>
          <w:tcPr>
            <w:tcW w:w="2318" w:type="dxa"/>
          </w:tcPr>
          <w:p w14:paraId="0E71FE31" w14:textId="6768F78D" w:rsidR="00E67960" w:rsidRDefault="00E67960" w:rsidP="00517161">
            <w:pPr>
              <w:jc w:val="center"/>
            </w:pPr>
            <w:r>
              <w:t>0.25</w:t>
            </w:r>
          </w:p>
        </w:tc>
        <w:tc>
          <w:tcPr>
            <w:tcW w:w="1770" w:type="dxa"/>
          </w:tcPr>
          <w:p w14:paraId="46314716" w14:textId="238D5C14" w:rsidR="00E67960" w:rsidRDefault="00E67960" w:rsidP="00517161">
            <w:pPr>
              <w:jc w:val="center"/>
            </w:pPr>
            <w:r>
              <w:t>180</w:t>
            </w:r>
          </w:p>
        </w:tc>
        <w:tc>
          <w:tcPr>
            <w:tcW w:w="1204" w:type="dxa"/>
          </w:tcPr>
          <w:p w14:paraId="4D1F877D" w14:textId="070651F3" w:rsidR="00E67960" w:rsidRDefault="00E67960" w:rsidP="00517161">
            <w:pPr>
              <w:jc w:val="center"/>
            </w:pPr>
            <w:r>
              <w:t>0.1</w:t>
            </w:r>
          </w:p>
        </w:tc>
        <w:tc>
          <w:tcPr>
            <w:tcW w:w="2032" w:type="dxa"/>
          </w:tcPr>
          <w:p w14:paraId="4D9DAE7C" w14:textId="19AB7854" w:rsidR="00E67960" w:rsidRDefault="00E67960" w:rsidP="00FF79DB">
            <w:pPr>
              <w:keepNext/>
            </w:pPr>
            <w:r>
              <w:t>Collision with obstacles occurred.</w:t>
            </w:r>
          </w:p>
        </w:tc>
      </w:tr>
    </w:tbl>
    <w:p w14:paraId="78D64743" w14:textId="40F97702" w:rsidR="00DA6549" w:rsidRPr="00FF79DB" w:rsidRDefault="00FF79DB" w:rsidP="00FF79DB">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Pr>
          <w:i w:val="0"/>
          <w:iCs w:val="0"/>
          <w:noProof/>
          <w:color w:val="auto"/>
          <w:sz w:val="22"/>
          <w:szCs w:val="22"/>
        </w:rPr>
        <w:t>10</w:t>
      </w:r>
      <w:r w:rsidRPr="00FF79DB">
        <w:rPr>
          <w:i w:val="0"/>
          <w:iCs w:val="0"/>
          <w:color w:val="auto"/>
          <w:sz w:val="22"/>
          <w:szCs w:val="22"/>
        </w:rPr>
        <w:fldChar w:fldCharType="end"/>
      </w:r>
      <w:r w:rsidRPr="00FF79DB">
        <w:rPr>
          <w:i w:val="0"/>
          <w:iCs w:val="0"/>
          <w:color w:val="auto"/>
          <w:sz w:val="22"/>
          <w:szCs w:val="22"/>
        </w:rPr>
        <w:t>: Upper Distance Limit Tuning</w:t>
      </w:r>
    </w:p>
    <w:tbl>
      <w:tblPr>
        <w:tblStyle w:val="TableGrid"/>
        <w:tblW w:w="8780" w:type="dxa"/>
        <w:tblLook w:val="04A0" w:firstRow="1" w:lastRow="0" w:firstColumn="1" w:lastColumn="0" w:noHBand="0" w:noVBand="1"/>
      </w:tblPr>
      <w:tblGrid>
        <w:gridCol w:w="1454"/>
        <w:gridCol w:w="2319"/>
        <w:gridCol w:w="1770"/>
        <w:gridCol w:w="1205"/>
        <w:gridCol w:w="2032"/>
      </w:tblGrid>
      <w:tr w:rsidR="00E67960" w14:paraId="211AB152" w14:textId="77777777" w:rsidTr="00E67960">
        <w:trPr>
          <w:trHeight w:val="723"/>
        </w:trPr>
        <w:tc>
          <w:tcPr>
            <w:tcW w:w="1454" w:type="dxa"/>
          </w:tcPr>
          <w:p w14:paraId="425620C3" w14:textId="77777777" w:rsidR="00E67960" w:rsidRDefault="00E67960" w:rsidP="00A3362D">
            <w:pPr>
              <w:jc w:val="center"/>
            </w:pPr>
            <w:r>
              <w:lastRenderedPageBreak/>
              <w:t>Run #</w:t>
            </w:r>
          </w:p>
        </w:tc>
        <w:tc>
          <w:tcPr>
            <w:tcW w:w="2319" w:type="dxa"/>
          </w:tcPr>
          <w:p w14:paraId="7D33B213" w14:textId="77777777" w:rsidR="00E67960" w:rsidRDefault="00E67960" w:rsidP="00A3362D">
            <w:pPr>
              <w:jc w:val="center"/>
            </w:pPr>
            <w:r>
              <w:t>Upper Distance Limit</w:t>
            </w:r>
          </w:p>
        </w:tc>
        <w:tc>
          <w:tcPr>
            <w:tcW w:w="1770" w:type="dxa"/>
          </w:tcPr>
          <w:p w14:paraId="43438FEB" w14:textId="77777777" w:rsidR="00E67960" w:rsidRDefault="00E67960" w:rsidP="00A3362D">
            <w:pPr>
              <w:jc w:val="center"/>
            </w:pPr>
            <w:r>
              <w:t>Number of Sectors</w:t>
            </w:r>
          </w:p>
        </w:tc>
        <w:tc>
          <w:tcPr>
            <w:tcW w:w="1205" w:type="dxa"/>
          </w:tcPr>
          <w:p w14:paraId="7ED4E71D" w14:textId="77777777" w:rsidR="00E67960" w:rsidRDefault="00E67960" w:rsidP="00A3362D">
            <w:pPr>
              <w:jc w:val="center"/>
            </w:pPr>
            <w:r>
              <w:t>Safety Distance</w:t>
            </w:r>
          </w:p>
        </w:tc>
        <w:tc>
          <w:tcPr>
            <w:tcW w:w="2032" w:type="dxa"/>
          </w:tcPr>
          <w:p w14:paraId="48B34995" w14:textId="77777777" w:rsidR="00E67960" w:rsidRDefault="00E67960" w:rsidP="00A3362D">
            <w:pPr>
              <w:jc w:val="center"/>
            </w:pPr>
            <w:r>
              <w:t>Analysis</w:t>
            </w:r>
          </w:p>
        </w:tc>
      </w:tr>
      <w:tr w:rsidR="00E67960" w:rsidRPr="009D043F" w14:paraId="15A0E798" w14:textId="77777777" w:rsidTr="00E67960">
        <w:trPr>
          <w:trHeight w:val="840"/>
        </w:trPr>
        <w:tc>
          <w:tcPr>
            <w:tcW w:w="1454" w:type="dxa"/>
          </w:tcPr>
          <w:p w14:paraId="1811689D" w14:textId="77777777" w:rsidR="00E67960" w:rsidRPr="009D043F" w:rsidRDefault="00E67960" w:rsidP="00A3362D">
            <w:pPr>
              <w:jc w:val="center"/>
            </w:pPr>
            <w:r w:rsidRPr="009D043F">
              <w:t>1</w:t>
            </w:r>
          </w:p>
        </w:tc>
        <w:tc>
          <w:tcPr>
            <w:tcW w:w="2319" w:type="dxa"/>
          </w:tcPr>
          <w:p w14:paraId="6EE70FFF" w14:textId="225D9A4B" w:rsidR="00E67960" w:rsidRPr="009D043F" w:rsidRDefault="00845556" w:rsidP="00A3362D">
            <w:pPr>
              <w:jc w:val="center"/>
            </w:pPr>
            <w:r>
              <w:t>1.0</w:t>
            </w:r>
          </w:p>
        </w:tc>
        <w:tc>
          <w:tcPr>
            <w:tcW w:w="1770" w:type="dxa"/>
          </w:tcPr>
          <w:p w14:paraId="315D95FC" w14:textId="7EADD140" w:rsidR="00E67960" w:rsidRPr="009D043F" w:rsidRDefault="00E67960" w:rsidP="00A3362D">
            <w:pPr>
              <w:jc w:val="center"/>
            </w:pPr>
            <w:r>
              <w:t>180</w:t>
            </w:r>
          </w:p>
        </w:tc>
        <w:tc>
          <w:tcPr>
            <w:tcW w:w="1205" w:type="dxa"/>
          </w:tcPr>
          <w:p w14:paraId="024DC467" w14:textId="77777777" w:rsidR="00E67960" w:rsidRPr="009D043F" w:rsidRDefault="00E67960" w:rsidP="00A3362D">
            <w:pPr>
              <w:jc w:val="center"/>
            </w:pPr>
            <w:r w:rsidRPr="009D043F">
              <w:t>0.1</w:t>
            </w:r>
          </w:p>
        </w:tc>
        <w:tc>
          <w:tcPr>
            <w:tcW w:w="2032" w:type="dxa"/>
          </w:tcPr>
          <w:p w14:paraId="7C7452FE" w14:textId="78777D32" w:rsidR="00E67960" w:rsidRPr="009D043F" w:rsidRDefault="00E67960" w:rsidP="00A3362D">
            <w:r>
              <w:t xml:space="preserve">Good Pathing </w:t>
            </w:r>
          </w:p>
        </w:tc>
      </w:tr>
      <w:tr w:rsidR="00845556" w14:paraId="6F3F0479" w14:textId="77777777" w:rsidTr="00E67960">
        <w:trPr>
          <w:trHeight w:val="1445"/>
        </w:trPr>
        <w:tc>
          <w:tcPr>
            <w:tcW w:w="1454" w:type="dxa"/>
          </w:tcPr>
          <w:p w14:paraId="58E16C70" w14:textId="77777777" w:rsidR="00845556" w:rsidRDefault="00845556" w:rsidP="00845556">
            <w:pPr>
              <w:jc w:val="center"/>
            </w:pPr>
            <w:r>
              <w:t>2</w:t>
            </w:r>
          </w:p>
        </w:tc>
        <w:tc>
          <w:tcPr>
            <w:tcW w:w="2319" w:type="dxa"/>
          </w:tcPr>
          <w:p w14:paraId="5B09E3B2" w14:textId="604C708E" w:rsidR="00845556" w:rsidRDefault="00845556" w:rsidP="00845556">
            <w:pPr>
              <w:jc w:val="center"/>
            </w:pPr>
            <w:r w:rsidRPr="007E7A06">
              <w:t>1.0</w:t>
            </w:r>
          </w:p>
        </w:tc>
        <w:tc>
          <w:tcPr>
            <w:tcW w:w="1770" w:type="dxa"/>
          </w:tcPr>
          <w:p w14:paraId="257109CB" w14:textId="4CBA7090" w:rsidR="00845556" w:rsidRDefault="00845556" w:rsidP="00845556">
            <w:pPr>
              <w:jc w:val="center"/>
            </w:pPr>
            <w:r>
              <w:t>210</w:t>
            </w:r>
          </w:p>
        </w:tc>
        <w:tc>
          <w:tcPr>
            <w:tcW w:w="1205" w:type="dxa"/>
          </w:tcPr>
          <w:p w14:paraId="740EAA3A" w14:textId="77777777" w:rsidR="00845556" w:rsidRDefault="00845556" w:rsidP="00845556">
            <w:pPr>
              <w:jc w:val="center"/>
            </w:pPr>
            <w:r>
              <w:t>0.1</w:t>
            </w:r>
          </w:p>
        </w:tc>
        <w:tc>
          <w:tcPr>
            <w:tcW w:w="2032" w:type="dxa"/>
          </w:tcPr>
          <w:p w14:paraId="71A55872" w14:textId="5BF2DD21" w:rsidR="00845556" w:rsidRDefault="00845556" w:rsidP="00845556">
            <w:r>
              <w:t>Good Pathing, little to no unnecessary deviations from path</w:t>
            </w:r>
          </w:p>
        </w:tc>
      </w:tr>
      <w:tr w:rsidR="00845556" w14:paraId="0A58678E" w14:textId="77777777" w:rsidTr="00E67960">
        <w:trPr>
          <w:trHeight w:val="146"/>
        </w:trPr>
        <w:tc>
          <w:tcPr>
            <w:tcW w:w="1454" w:type="dxa"/>
          </w:tcPr>
          <w:p w14:paraId="5F9B87EC" w14:textId="77777777" w:rsidR="00845556" w:rsidRDefault="00845556" w:rsidP="00845556">
            <w:pPr>
              <w:jc w:val="center"/>
            </w:pPr>
            <w:r>
              <w:t>3</w:t>
            </w:r>
          </w:p>
        </w:tc>
        <w:tc>
          <w:tcPr>
            <w:tcW w:w="2319" w:type="dxa"/>
          </w:tcPr>
          <w:p w14:paraId="6CBA4D36" w14:textId="2339A778" w:rsidR="00845556" w:rsidRDefault="00845556" w:rsidP="00845556">
            <w:pPr>
              <w:jc w:val="center"/>
            </w:pPr>
            <w:r w:rsidRPr="007E7A06">
              <w:t>1.0</w:t>
            </w:r>
          </w:p>
        </w:tc>
        <w:tc>
          <w:tcPr>
            <w:tcW w:w="1770" w:type="dxa"/>
          </w:tcPr>
          <w:p w14:paraId="423100B6" w14:textId="604D064E" w:rsidR="00845556" w:rsidRDefault="00845556" w:rsidP="00845556">
            <w:pPr>
              <w:jc w:val="center"/>
            </w:pPr>
            <w:r>
              <w:t>280</w:t>
            </w:r>
          </w:p>
        </w:tc>
        <w:tc>
          <w:tcPr>
            <w:tcW w:w="1205" w:type="dxa"/>
          </w:tcPr>
          <w:p w14:paraId="1150DD44" w14:textId="77777777" w:rsidR="00845556" w:rsidRDefault="00845556" w:rsidP="00845556">
            <w:pPr>
              <w:jc w:val="center"/>
            </w:pPr>
            <w:r>
              <w:t>0.1</w:t>
            </w:r>
          </w:p>
        </w:tc>
        <w:tc>
          <w:tcPr>
            <w:tcW w:w="2032" w:type="dxa"/>
          </w:tcPr>
          <w:p w14:paraId="66454441" w14:textId="5A995C03" w:rsidR="00845556" w:rsidRDefault="00845556" w:rsidP="00845556">
            <w:r>
              <w:t>Some increased oscillations around certain obstacles, however, path deviations are now practically minimal</w:t>
            </w:r>
          </w:p>
        </w:tc>
      </w:tr>
      <w:tr w:rsidR="00845556" w:rsidRPr="004A6416" w14:paraId="10FA4BDF" w14:textId="77777777" w:rsidTr="00E67960">
        <w:trPr>
          <w:trHeight w:val="146"/>
        </w:trPr>
        <w:tc>
          <w:tcPr>
            <w:tcW w:w="1454" w:type="dxa"/>
          </w:tcPr>
          <w:p w14:paraId="7C896250" w14:textId="77777777" w:rsidR="00845556" w:rsidRPr="00B93FB3" w:rsidRDefault="00845556" w:rsidP="00845556">
            <w:pPr>
              <w:jc w:val="center"/>
            </w:pPr>
            <w:r w:rsidRPr="00B93FB3">
              <w:t>4</w:t>
            </w:r>
          </w:p>
        </w:tc>
        <w:tc>
          <w:tcPr>
            <w:tcW w:w="2319" w:type="dxa"/>
          </w:tcPr>
          <w:p w14:paraId="3D8D8BF3" w14:textId="56C95EAC" w:rsidR="00845556" w:rsidRPr="00B93FB3" w:rsidRDefault="00845556" w:rsidP="00845556">
            <w:pPr>
              <w:jc w:val="center"/>
            </w:pPr>
            <w:r w:rsidRPr="007E7A06">
              <w:t>1.0</w:t>
            </w:r>
          </w:p>
        </w:tc>
        <w:tc>
          <w:tcPr>
            <w:tcW w:w="1770" w:type="dxa"/>
          </w:tcPr>
          <w:p w14:paraId="7A3ED0E6" w14:textId="22B1C468" w:rsidR="00845556" w:rsidRPr="00B93FB3" w:rsidRDefault="00845556" w:rsidP="00845556">
            <w:pPr>
              <w:jc w:val="center"/>
            </w:pPr>
            <w:r>
              <w:t>310</w:t>
            </w:r>
          </w:p>
        </w:tc>
        <w:tc>
          <w:tcPr>
            <w:tcW w:w="1205" w:type="dxa"/>
          </w:tcPr>
          <w:p w14:paraId="13270177" w14:textId="77777777" w:rsidR="00845556" w:rsidRPr="00B93FB3" w:rsidRDefault="00845556" w:rsidP="00845556">
            <w:pPr>
              <w:jc w:val="center"/>
            </w:pPr>
            <w:r w:rsidRPr="00B93FB3">
              <w:t>0.1</w:t>
            </w:r>
          </w:p>
        </w:tc>
        <w:tc>
          <w:tcPr>
            <w:tcW w:w="2032" w:type="dxa"/>
          </w:tcPr>
          <w:p w14:paraId="5A6FE03C" w14:textId="6D1B4822" w:rsidR="00845556" w:rsidRPr="00B93FB3" w:rsidRDefault="00845556" w:rsidP="00845556">
            <w:r>
              <w:t>Decreased oscillations, even less path deviation from 280.</w:t>
            </w:r>
          </w:p>
        </w:tc>
      </w:tr>
      <w:tr w:rsidR="00845556" w14:paraId="134B4363" w14:textId="77777777" w:rsidTr="00E67960">
        <w:trPr>
          <w:trHeight w:val="1807"/>
        </w:trPr>
        <w:tc>
          <w:tcPr>
            <w:tcW w:w="1454" w:type="dxa"/>
          </w:tcPr>
          <w:p w14:paraId="6D3D56F7" w14:textId="77777777" w:rsidR="00845556" w:rsidRPr="00121CAE" w:rsidRDefault="00845556" w:rsidP="00845556">
            <w:pPr>
              <w:jc w:val="center"/>
              <w:rPr>
                <w:b/>
                <w:bCs/>
              </w:rPr>
            </w:pPr>
            <w:r w:rsidRPr="00121CAE">
              <w:rPr>
                <w:b/>
                <w:bCs/>
              </w:rPr>
              <w:t>5</w:t>
            </w:r>
          </w:p>
        </w:tc>
        <w:tc>
          <w:tcPr>
            <w:tcW w:w="2319" w:type="dxa"/>
          </w:tcPr>
          <w:p w14:paraId="653E4155" w14:textId="26E612DB" w:rsidR="00845556" w:rsidRPr="00845556" w:rsidRDefault="00845556" w:rsidP="00845556">
            <w:pPr>
              <w:jc w:val="center"/>
              <w:rPr>
                <w:b/>
                <w:bCs/>
              </w:rPr>
            </w:pPr>
            <w:r w:rsidRPr="00845556">
              <w:rPr>
                <w:b/>
                <w:bCs/>
              </w:rPr>
              <w:t>1.0</w:t>
            </w:r>
          </w:p>
        </w:tc>
        <w:tc>
          <w:tcPr>
            <w:tcW w:w="1770" w:type="dxa"/>
          </w:tcPr>
          <w:p w14:paraId="205D409C" w14:textId="51F7E471" w:rsidR="00845556" w:rsidRPr="00121CAE" w:rsidRDefault="00845556" w:rsidP="00845556">
            <w:pPr>
              <w:jc w:val="center"/>
              <w:rPr>
                <w:b/>
                <w:bCs/>
              </w:rPr>
            </w:pPr>
            <w:r w:rsidRPr="00121CAE">
              <w:rPr>
                <w:b/>
                <w:bCs/>
              </w:rPr>
              <w:t>360</w:t>
            </w:r>
          </w:p>
        </w:tc>
        <w:tc>
          <w:tcPr>
            <w:tcW w:w="1205" w:type="dxa"/>
          </w:tcPr>
          <w:p w14:paraId="53C82589" w14:textId="77777777" w:rsidR="00845556" w:rsidRPr="00121CAE" w:rsidRDefault="00845556" w:rsidP="00845556">
            <w:pPr>
              <w:jc w:val="center"/>
              <w:rPr>
                <w:b/>
                <w:bCs/>
              </w:rPr>
            </w:pPr>
            <w:r w:rsidRPr="00121CAE">
              <w:rPr>
                <w:b/>
                <w:bCs/>
              </w:rPr>
              <w:t>0.1</w:t>
            </w:r>
          </w:p>
        </w:tc>
        <w:tc>
          <w:tcPr>
            <w:tcW w:w="2032" w:type="dxa"/>
          </w:tcPr>
          <w:p w14:paraId="4054E112" w14:textId="573D2FE9" w:rsidR="00845556" w:rsidRPr="00121CAE" w:rsidRDefault="00845556" w:rsidP="00845556">
            <w:pPr>
              <w:keepNext/>
              <w:rPr>
                <w:b/>
                <w:bCs/>
              </w:rPr>
            </w:pPr>
            <w:r w:rsidRPr="00121CAE">
              <w:rPr>
                <w:b/>
                <w:bCs/>
              </w:rPr>
              <w:t xml:space="preserve">No unnecessary deviations and minimal oscillations </w:t>
            </w:r>
          </w:p>
        </w:tc>
      </w:tr>
    </w:tbl>
    <w:p w14:paraId="7128B935" w14:textId="36F7C633" w:rsidR="004A6416" w:rsidRPr="00FF79DB" w:rsidRDefault="00FF79DB" w:rsidP="00FF79DB">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Pr>
          <w:i w:val="0"/>
          <w:iCs w:val="0"/>
          <w:noProof/>
          <w:color w:val="auto"/>
          <w:sz w:val="22"/>
          <w:szCs w:val="22"/>
        </w:rPr>
        <w:t>11</w:t>
      </w:r>
      <w:r w:rsidRPr="00FF79DB">
        <w:rPr>
          <w:i w:val="0"/>
          <w:iCs w:val="0"/>
          <w:color w:val="auto"/>
          <w:sz w:val="22"/>
          <w:szCs w:val="22"/>
        </w:rPr>
        <w:fldChar w:fldCharType="end"/>
      </w:r>
      <w:r w:rsidRPr="00FF79DB">
        <w:rPr>
          <w:i w:val="0"/>
          <w:iCs w:val="0"/>
          <w:color w:val="auto"/>
          <w:sz w:val="22"/>
          <w:szCs w:val="22"/>
        </w:rPr>
        <w:t>: Number of Sectors Tuning</w:t>
      </w:r>
    </w:p>
    <w:tbl>
      <w:tblPr>
        <w:tblStyle w:val="TableGrid"/>
        <w:tblW w:w="8796" w:type="dxa"/>
        <w:tblLook w:val="04A0" w:firstRow="1" w:lastRow="0" w:firstColumn="1" w:lastColumn="0" w:noHBand="0" w:noVBand="1"/>
      </w:tblPr>
      <w:tblGrid>
        <w:gridCol w:w="1456"/>
        <w:gridCol w:w="2323"/>
        <w:gridCol w:w="1774"/>
        <w:gridCol w:w="1207"/>
        <w:gridCol w:w="2036"/>
      </w:tblGrid>
      <w:tr w:rsidR="00E67960" w14:paraId="3D1ED56E" w14:textId="77777777" w:rsidTr="00E67960">
        <w:trPr>
          <w:trHeight w:val="1210"/>
        </w:trPr>
        <w:tc>
          <w:tcPr>
            <w:tcW w:w="1456" w:type="dxa"/>
          </w:tcPr>
          <w:p w14:paraId="61D41C22" w14:textId="77777777" w:rsidR="00E67960" w:rsidRDefault="00E67960" w:rsidP="00A3362D">
            <w:pPr>
              <w:jc w:val="center"/>
            </w:pPr>
            <w:r>
              <w:t>Run #</w:t>
            </w:r>
          </w:p>
        </w:tc>
        <w:tc>
          <w:tcPr>
            <w:tcW w:w="2323" w:type="dxa"/>
          </w:tcPr>
          <w:p w14:paraId="2148295B" w14:textId="77777777" w:rsidR="00E67960" w:rsidRDefault="00E67960" w:rsidP="00A3362D">
            <w:pPr>
              <w:jc w:val="center"/>
            </w:pPr>
            <w:r>
              <w:t>Upper Distance Limit</w:t>
            </w:r>
          </w:p>
        </w:tc>
        <w:tc>
          <w:tcPr>
            <w:tcW w:w="1774" w:type="dxa"/>
          </w:tcPr>
          <w:p w14:paraId="68675C33" w14:textId="77777777" w:rsidR="00E67960" w:rsidRDefault="00E67960" w:rsidP="00A3362D">
            <w:pPr>
              <w:jc w:val="center"/>
            </w:pPr>
            <w:r>
              <w:t>Number of Sectors</w:t>
            </w:r>
          </w:p>
        </w:tc>
        <w:tc>
          <w:tcPr>
            <w:tcW w:w="1207" w:type="dxa"/>
          </w:tcPr>
          <w:p w14:paraId="6DF9C8C4" w14:textId="77777777" w:rsidR="00E67960" w:rsidRDefault="00E67960" w:rsidP="00A3362D">
            <w:pPr>
              <w:jc w:val="center"/>
            </w:pPr>
            <w:r>
              <w:t>Safety Distance</w:t>
            </w:r>
          </w:p>
        </w:tc>
        <w:tc>
          <w:tcPr>
            <w:tcW w:w="2036" w:type="dxa"/>
          </w:tcPr>
          <w:p w14:paraId="229805AF" w14:textId="77777777" w:rsidR="00E67960" w:rsidRDefault="00E67960" w:rsidP="00A3362D">
            <w:pPr>
              <w:jc w:val="center"/>
            </w:pPr>
            <w:r>
              <w:t>Analysis</w:t>
            </w:r>
          </w:p>
        </w:tc>
      </w:tr>
      <w:tr w:rsidR="00845556" w:rsidRPr="009D043F" w14:paraId="70BC4738" w14:textId="77777777" w:rsidTr="00E67960">
        <w:trPr>
          <w:trHeight w:val="1409"/>
        </w:trPr>
        <w:tc>
          <w:tcPr>
            <w:tcW w:w="1456" w:type="dxa"/>
          </w:tcPr>
          <w:p w14:paraId="62EEA20B" w14:textId="77777777" w:rsidR="00845556" w:rsidRPr="009D043F" w:rsidRDefault="00845556" w:rsidP="00845556">
            <w:pPr>
              <w:jc w:val="center"/>
            </w:pPr>
            <w:r w:rsidRPr="009D043F">
              <w:t>1</w:t>
            </w:r>
          </w:p>
        </w:tc>
        <w:tc>
          <w:tcPr>
            <w:tcW w:w="2323" w:type="dxa"/>
          </w:tcPr>
          <w:p w14:paraId="77CB6BF7" w14:textId="0556E578" w:rsidR="00845556" w:rsidRPr="009D043F" w:rsidRDefault="00845556" w:rsidP="00845556">
            <w:pPr>
              <w:jc w:val="center"/>
            </w:pPr>
            <w:r w:rsidRPr="006E2EC9">
              <w:t>1.0</w:t>
            </w:r>
          </w:p>
        </w:tc>
        <w:tc>
          <w:tcPr>
            <w:tcW w:w="1774" w:type="dxa"/>
          </w:tcPr>
          <w:p w14:paraId="51F9D91E" w14:textId="213DB0E3" w:rsidR="00845556" w:rsidRPr="009D043F" w:rsidRDefault="00845556" w:rsidP="00845556">
            <w:pPr>
              <w:jc w:val="center"/>
            </w:pPr>
            <w:r>
              <w:t>360</w:t>
            </w:r>
          </w:p>
        </w:tc>
        <w:tc>
          <w:tcPr>
            <w:tcW w:w="1207" w:type="dxa"/>
          </w:tcPr>
          <w:p w14:paraId="3CDAFDDA" w14:textId="77777777" w:rsidR="00845556" w:rsidRPr="009D043F" w:rsidRDefault="00845556" w:rsidP="00845556">
            <w:pPr>
              <w:jc w:val="center"/>
            </w:pPr>
            <w:r w:rsidRPr="009D043F">
              <w:t>0.1</w:t>
            </w:r>
          </w:p>
        </w:tc>
        <w:tc>
          <w:tcPr>
            <w:tcW w:w="2036" w:type="dxa"/>
          </w:tcPr>
          <w:p w14:paraId="384957DB" w14:textId="21E37D05" w:rsidR="00845556" w:rsidRPr="009D043F" w:rsidRDefault="00845556" w:rsidP="00845556">
            <w:r>
              <w:t>Good Pathing, however, gets unreasonably close to obstacles in some instances</w:t>
            </w:r>
          </w:p>
        </w:tc>
      </w:tr>
      <w:tr w:rsidR="00845556" w14:paraId="32B24D16" w14:textId="77777777" w:rsidTr="00E67960">
        <w:trPr>
          <w:trHeight w:val="3058"/>
        </w:trPr>
        <w:tc>
          <w:tcPr>
            <w:tcW w:w="1456" w:type="dxa"/>
          </w:tcPr>
          <w:p w14:paraId="0205274F" w14:textId="77777777" w:rsidR="00845556" w:rsidRPr="00FF79DB" w:rsidRDefault="00845556" w:rsidP="00845556">
            <w:pPr>
              <w:jc w:val="center"/>
              <w:rPr>
                <w:b/>
                <w:bCs/>
              </w:rPr>
            </w:pPr>
            <w:r w:rsidRPr="00FF79DB">
              <w:rPr>
                <w:b/>
                <w:bCs/>
              </w:rPr>
              <w:lastRenderedPageBreak/>
              <w:t>2</w:t>
            </w:r>
          </w:p>
        </w:tc>
        <w:tc>
          <w:tcPr>
            <w:tcW w:w="2323" w:type="dxa"/>
          </w:tcPr>
          <w:p w14:paraId="1AC1ADD6" w14:textId="35883876" w:rsidR="00845556" w:rsidRPr="00845556" w:rsidRDefault="00845556" w:rsidP="00845556">
            <w:pPr>
              <w:jc w:val="center"/>
              <w:rPr>
                <w:b/>
                <w:bCs/>
              </w:rPr>
            </w:pPr>
            <w:r w:rsidRPr="00845556">
              <w:rPr>
                <w:b/>
                <w:bCs/>
              </w:rPr>
              <w:t>1.0</w:t>
            </w:r>
          </w:p>
        </w:tc>
        <w:tc>
          <w:tcPr>
            <w:tcW w:w="1774" w:type="dxa"/>
          </w:tcPr>
          <w:p w14:paraId="13369DB3" w14:textId="52D8CA5C" w:rsidR="00845556" w:rsidRPr="00FF79DB" w:rsidRDefault="00845556" w:rsidP="00845556">
            <w:pPr>
              <w:jc w:val="center"/>
              <w:rPr>
                <w:b/>
                <w:bCs/>
              </w:rPr>
            </w:pPr>
            <w:r w:rsidRPr="00FF79DB">
              <w:rPr>
                <w:b/>
                <w:bCs/>
              </w:rPr>
              <w:t>360</w:t>
            </w:r>
          </w:p>
        </w:tc>
        <w:tc>
          <w:tcPr>
            <w:tcW w:w="1207" w:type="dxa"/>
          </w:tcPr>
          <w:p w14:paraId="61D3B1E7" w14:textId="0E8789EE" w:rsidR="00845556" w:rsidRPr="00FF79DB" w:rsidRDefault="00845556" w:rsidP="00845556">
            <w:pPr>
              <w:jc w:val="center"/>
              <w:rPr>
                <w:b/>
                <w:bCs/>
              </w:rPr>
            </w:pPr>
            <w:r w:rsidRPr="00FF79DB">
              <w:rPr>
                <w:b/>
                <w:bCs/>
              </w:rPr>
              <w:t>0.2</w:t>
            </w:r>
          </w:p>
        </w:tc>
        <w:tc>
          <w:tcPr>
            <w:tcW w:w="2036" w:type="dxa"/>
          </w:tcPr>
          <w:p w14:paraId="115CDDB6" w14:textId="2C307F2B" w:rsidR="00845556" w:rsidRPr="00FF79DB" w:rsidRDefault="00845556" w:rsidP="00845556">
            <w:pPr>
              <w:rPr>
                <w:b/>
                <w:bCs/>
              </w:rPr>
            </w:pPr>
            <w:r w:rsidRPr="00FF79DB">
              <w:rPr>
                <w:b/>
                <w:bCs/>
              </w:rPr>
              <w:t>Good pathing, reasonable far away from obstacles at all times, however, some instances of over and under corrections were present</w:t>
            </w:r>
          </w:p>
        </w:tc>
      </w:tr>
      <w:tr w:rsidR="00845556" w14:paraId="3C4FF47B" w14:textId="77777777" w:rsidTr="00E67960">
        <w:trPr>
          <w:trHeight w:val="3632"/>
        </w:trPr>
        <w:tc>
          <w:tcPr>
            <w:tcW w:w="1456" w:type="dxa"/>
          </w:tcPr>
          <w:p w14:paraId="7D4400C8" w14:textId="77777777" w:rsidR="00845556" w:rsidRDefault="00845556" w:rsidP="00845556">
            <w:pPr>
              <w:jc w:val="center"/>
            </w:pPr>
            <w:r>
              <w:t>3</w:t>
            </w:r>
          </w:p>
        </w:tc>
        <w:tc>
          <w:tcPr>
            <w:tcW w:w="2323" w:type="dxa"/>
          </w:tcPr>
          <w:p w14:paraId="34DEF6E9" w14:textId="5EB591AF" w:rsidR="00845556" w:rsidRDefault="00845556" w:rsidP="00845556">
            <w:pPr>
              <w:jc w:val="center"/>
            </w:pPr>
            <w:r w:rsidRPr="006E2EC9">
              <w:t>1.0</w:t>
            </w:r>
          </w:p>
        </w:tc>
        <w:tc>
          <w:tcPr>
            <w:tcW w:w="1774" w:type="dxa"/>
          </w:tcPr>
          <w:p w14:paraId="68B32507" w14:textId="78D77C8F" w:rsidR="00845556" w:rsidRDefault="00845556" w:rsidP="00845556">
            <w:pPr>
              <w:jc w:val="center"/>
            </w:pPr>
            <w:r>
              <w:t>360</w:t>
            </w:r>
          </w:p>
        </w:tc>
        <w:tc>
          <w:tcPr>
            <w:tcW w:w="1207" w:type="dxa"/>
          </w:tcPr>
          <w:p w14:paraId="16CE3C85" w14:textId="5AE08EAF" w:rsidR="00845556" w:rsidRDefault="00845556" w:rsidP="00845556">
            <w:pPr>
              <w:jc w:val="center"/>
            </w:pPr>
            <w:r>
              <w:t>0.3</w:t>
            </w:r>
          </w:p>
        </w:tc>
        <w:tc>
          <w:tcPr>
            <w:tcW w:w="2036" w:type="dxa"/>
          </w:tcPr>
          <w:p w14:paraId="00F46EEC" w14:textId="2A0F476C" w:rsidR="00845556" w:rsidRDefault="00845556" w:rsidP="00845556">
            <w:r>
              <w:t>Multiple occasions of over correction and under correction, some resulting in near misses with obstacles</w:t>
            </w:r>
          </w:p>
        </w:tc>
      </w:tr>
      <w:tr w:rsidR="00845556" w:rsidRPr="004A6416" w14:paraId="37898CBF" w14:textId="77777777" w:rsidTr="00E67960">
        <w:trPr>
          <w:trHeight w:val="244"/>
        </w:trPr>
        <w:tc>
          <w:tcPr>
            <w:tcW w:w="1456" w:type="dxa"/>
          </w:tcPr>
          <w:p w14:paraId="6262D49F" w14:textId="77777777" w:rsidR="00845556" w:rsidRPr="00B93FB3" w:rsidRDefault="00845556" w:rsidP="00845556">
            <w:pPr>
              <w:jc w:val="center"/>
            </w:pPr>
            <w:r w:rsidRPr="00B93FB3">
              <w:t>4</w:t>
            </w:r>
          </w:p>
        </w:tc>
        <w:tc>
          <w:tcPr>
            <w:tcW w:w="2323" w:type="dxa"/>
          </w:tcPr>
          <w:p w14:paraId="0483B713" w14:textId="5DE766BA" w:rsidR="00845556" w:rsidRPr="00B93FB3" w:rsidRDefault="00845556" w:rsidP="00845556">
            <w:pPr>
              <w:jc w:val="center"/>
            </w:pPr>
            <w:r w:rsidRPr="006E2EC9">
              <w:t>1.0</w:t>
            </w:r>
          </w:p>
        </w:tc>
        <w:tc>
          <w:tcPr>
            <w:tcW w:w="1774" w:type="dxa"/>
          </w:tcPr>
          <w:p w14:paraId="4C13092D" w14:textId="72499C1A" w:rsidR="00845556" w:rsidRPr="00B93FB3" w:rsidRDefault="00845556" w:rsidP="00845556">
            <w:pPr>
              <w:jc w:val="center"/>
            </w:pPr>
            <w:r>
              <w:t>360</w:t>
            </w:r>
          </w:p>
        </w:tc>
        <w:tc>
          <w:tcPr>
            <w:tcW w:w="1207" w:type="dxa"/>
          </w:tcPr>
          <w:p w14:paraId="5A30E269" w14:textId="5B995562" w:rsidR="00845556" w:rsidRPr="00B93FB3" w:rsidRDefault="00845556" w:rsidP="00845556">
            <w:pPr>
              <w:jc w:val="center"/>
            </w:pPr>
            <w:r w:rsidRPr="00B93FB3">
              <w:t>0.</w:t>
            </w:r>
            <w:r>
              <w:t>4</w:t>
            </w:r>
          </w:p>
        </w:tc>
        <w:tc>
          <w:tcPr>
            <w:tcW w:w="2036" w:type="dxa"/>
          </w:tcPr>
          <w:p w14:paraId="206AAD5D" w14:textId="404B4B18" w:rsidR="00845556" w:rsidRPr="00B93FB3" w:rsidRDefault="00845556" w:rsidP="00845556">
            <w:r>
              <w:t>Maintaining safety distance at 0.4 allows for smooth turns into prime transition positions for Map 3. This may not be an ideal general value though.</w:t>
            </w:r>
          </w:p>
        </w:tc>
      </w:tr>
      <w:tr w:rsidR="00845556" w14:paraId="338E66CD" w14:textId="77777777" w:rsidTr="00E67960">
        <w:trPr>
          <w:trHeight w:val="2420"/>
        </w:trPr>
        <w:tc>
          <w:tcPr>
            <w:tcW w:w="1456" w:type="dxa"/>
          </w:tcPr>
          <w:p w14:paraId="32E94B90" w14:textId="77777777" w:rsidR="00845556" w:rsidRDefault="00845556" w:rsidP="00845556">
            <w:pPr>
              <w:jc w:val="center"/>
            </w:pPr>
            <w:r>
              <w:t>5</w:t>
            </w:r>
          </w:p>
        </w:tc>
        <w:tc>
          <w:tcPr>
            <w:tcW w:w="2323" w:type="dxa"/>
          </w:tcPr>
          <w:p w14:paraId="3B04946D" w14:textId="34122280" w:rsidR="00845556" w:rsidRDefault="00845556" w:rsidP="00845556">
            <w:pPr>
              <w:jc w:val="center"/>
            </w:pPr>
            <w:r w:rsidRPr="006E2EC9">
              <w:t>1.0</w:t>
            </w:r>
          </w:p>
        </w:tc>
        <w:tc>
          <w:tcPr>
            <w:tcW w:w="1774" w:type="dxa"/>
          </w:tcPr>
          <w:p w14:paraId="39BEED85" w14:textId="77777777" w:rsidR="00845556" w:rsidRDefault="00845556" w:rsidP="00845556">
            <w:pPr>
              <w:jc w:val="center"/>
            </w:pPr>
            <w:r>
              <w:t>360</w:t>
            </w:r>
          </w:p>
        </w:tc>
        <w:tc>
          <w:tcPr>
            <w:tcW w:w="1207" w:type="dxa"/>
          </w:tcPr>
          <w:p w14:paraId="6F50B272" w14:textId="15347BBE" w:rsidR="00845556" w:rsidRDefault="00845556" w:rsidP="00845556">
            <w:pPr>
              <w:jc w:val="center"/>
            </w:pPr>
            <w:r>
              <w:t>0.5</w:t>
            </w:r>
          </w:p>
        </w:tc>
        <w:tc>
          <w:tcPr>
            <w:tcW w:w="2036" w:type="dxa"/>
          </w:tcPr>
          <w:p w14:paraId="05DABCEC" w14:textId="689BFD4C" w:rsidR="00845556" w:rsidRDefault="00845556" w:rsidP="00845556">
            <w:pPr>
              <w:keepNext/>
            </w:pPr>
            <w:r>
              <w:t>Overcorrections again present, resulting in sub-optimal values. Additionally, this value may not be ideal for all maps.</w:t>
            </w:r>
          </w:p>
        </w:tc>
      </w:tr>
    </w:tbl>
    <w:p w14:paraId="6B1AF803" w14:textId="0ECC1727" w:rsidR="00121CAE" w:rsidRDefault="00FF79DB" w:rsidP="00FF79DB">
      <w:pPr>
        <w:pStyle w:val="Caption"/>
        <w:jc w:val="center"/>
        <w:rPr>
          <w:i w:val="0"/>
          <w:iCs w:val="0"/>
          <w:color w:val="auto"/>
          <w:sz w:val="22"/>
          <w:szCs w:val="22"/>
        </w:rPr>
      </w:pPr>
      <w:r w:rsidRPr="00FF79DB">
        <w:rPr>
          <w:i w:val="0"/>
          <w:iCs w:val="0"/>
          <w:color w:val="auto"/>
          <w:sz w:val="22"/>
          <w:szCs w:val="22"/>
        </w:rPr>
        <w:t xml:space="preserve">Table </w:t>
      </w:r>
      <w:r w:rsidRPr="00FF79DB">
        <w:rPr>
          <w:i w:val="0"/>
          <w:iCs w:val="0"/>
          <w:color w:val="auto"/>
          <w:sz w:val="22"/>
          <w:szCs w:val="22"/>
        </w:rPr>
        <w:fldChar w:fldCharType="begin"/>
      </w:r>
      <w:r w:rsidRPr="00FF79DB">
        <w:rPr>
          <w:i w:val="0"/>
          <w:iCs w:val="0"/>
          <w:color w:val="auto"/>
          <w:sz w:val="22"/>
          <w:szCs w:val="22"/>
        </w:rPr>
        <w:instrText xml:space="preserve"> SEQ Table \* ARABIC </w:instrText>
      </w:r>
      <w:r w:rsidRPr="00FF79DB">
        <w:rPr>
          <w:i w:val="0"/>
          <w:iCs w:val="0"/>
          <w:color w:val="auto"/>
          <w:sz w:val="22"/>
          <w:szCs w:val="22"/>
        </w:rPr>
        <w:fldChar w:fldCharType="separate"/>
      </w:r>
      <w:r w:rsidRPr="00FF79DB">
        <w:rPr>
          <w:i w:val="0"/>
          <w:iCs w:val="0"/>
          <w:noProof/>
          <w:color w:val="auto"/>
          <w:sz w:val="22"/>
          <w:szCs w:val="22"/>
        </w:rPr>
        <w:t>12</w:t>
      </w:r>
      <w:r w:rsidRPr="00FF79DB">
        <w:rPr>
          <w:i w:val="0"/>
          <w:iCs w:val="0"/>
          <w:color w:val="auto"/>
          <w:sz w:val="22"/>
          <w:szCs w:val="22"/>
        </w:rPr>
        <w:fldChar w:fldCharType="end"/>
      </w:r>
      <w:r w:rsidRPr="00FF79DB">
        <w:rPr>
          <w:i w:val="0"/>
          <w:iCs w:val="0"/>
          <w:color w:val="auto"/>
          <w:sz w:val="22"/>
          <w:szCs w:val="22"/>
        </w:rPr>
        <w:t>: Safety Distance Tuning</w:t>
      </w:r>
    </w:p>
    <w:p w14:paraId="37A3ACEC" w14:textId="77777777" w:rsidR="009355D2" w:rsidRDefault="009355D2" w:rsidP="009355D2"/>
    <w:p w14:paraId="7E3A9577" w14:textId="40917E95" w:rsidR="009355D2" w:rsidRDefault="009355D2" w:rsidP="000020F2">
      <w:pPr>
        <w:ind w:firstLine="480"/>
        <w:jc w:val="both"/>
      </w:pPr>
      <w:r>
        <w:lastRenderedPageBreak/>
        <w:t>Example outputs of the tuned VFH are provided for the test scenario maps in Figures 8, 9, and 10. Researchers may desire to tweak the determined values as they see fit based off the data recorded in Tables 10-12.</w:t>
      </w:r>
    </w:p>
    <w:p w14:paraId="4B2342B5" w14:textId="77777777" w:rsidR="009355D2" w:rsidRDefault="009355D2" w:rsidP="009355D2">
      <w:pPr>
        <w:ind w:firstLine="480"/>
      </w:pPr>
    </w:p>
    <w:p w14:paraId="5CF019E2" w14:textId="77777777" w:rsidR="00644A72" w:rsidRDefault="00644A72" w:rsidP="00644A72">
      <w:pPr>
        <w:keepNext/>
        <w:ind w:firstLine="480"/>
      </w:pPr>
      <w:r>
        <w:rPr>
          <w:noProof/>
        </w:rPr>
        <w:drawing>
          <wp:inline distT="0" distB="0" distL="0" distR="0" wp14:anchorId="58A050D2" wp14:editId="3DFB4AFC">
            <wp:extent cx="4548249" cy="3411461"/>
            <wp:effectExtent l="0" t="0" r="5080" b="0"/>
            <wp:docPr id="153786710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7102" name="Picture 2"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5464" cy="3416872"/>
                    </a:xfrm>
                    <a:prstGeom prst="rect">
                      <a:avLst/>
                    </a:prstGeom>
                  </pic:spPr>
                </pic:pic>
              </a:graphicData>
            </a:graphic>
          </wp:inline>
        </w:drawing>
      </w:r>
    </w:p>
    <w:p w14:paraId="2F075D5D" w14:textId="707CDE9A" w:rsidR="009355D2" w:rsidRDefault="00644A72" w:rsidP="00644A72">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8</w:t>
      </w:r>
      <w:r w:rsidRPr="00644A72">
        <w:rPr>
          <w:i w:val="0"/>
          <w:iCs w:val="0"/>
          <w:color w:val="auto"/>
          <w:sz w:val="22"/>
          <w:szCs w:val="22"/>
        </w:rPr>
        <w:t>: Map 1 VFH Solution</w:t>
      </w:r>
    </w:p>
    <w:p w14:paraId="62C9D2EB" w14:textId="77777777" w:rsidR="00644A72" w:rsidRDefault="00644A72" w:rsidP="00644A72">
      <w:pPr>
        <w:keepNext/>
        <w:jc w:val="center"/>
      </w:pPr>
      <w:r>
        <w:rPr>
          <w:noProof/>
        </w:rPr>
        <w:drawing>
          <wp:inline distT="0" distB="0" distL="0" distR="0" wp14:anchorId="1B5A8A18" wp14:editId="76D820AB">
            <wp:extent cx="4638921" cy="3479470"/>
            <wp:effectExtent l="0" t="0" r="0" b="6985"/>
            <wp:docPr id="218551588"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51588" name="Picture 3" descr="A picture containing text, crossword puzz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6801" cy="3485381"/>
                    </a:xfrm>
                    <a:prstGeom prst="rect">
                      <a:avLst/>
                    </a:prstGeom>
                  </pic:spPr>
                </pic:pic>
              </a:graphicData>
            </a:graphic>
          </wp:inline>
        </w:drawing>
      </w:r>
    </w:p>
    <w:p w14:paraId="737293DE" w14:textId="38357E45" w:rsidR="00644A72" w:rsidRDefault="00644A72" w:rsidP="00644A72">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9</w:t>
      </w:r>
      <w:r w:rsidRPr="00644A72">
        <w:rPr>
          <w:i w:val="0"/>
          <w:iCs w:val="0"/>
          <w:color w:val="auto"/>
          <w:sz w:val="22"/>
          <w:szCs w:val="22"/>
        </w:rPr>
        <w:t>: Map 2 VFH Solution</w:t>
      </w:r>
    </w:p>
    <w:p w14:paraId="736B12F2" w14:textId="77777777" w:rsidR="00644A72" w:rsidRDefault="00644A72" w:rsidP="00644A72">
      <w:pPr>
        <w:keepNext/>
        <w:jc w:val="center"/>
      </w:pPr>
      <w:r>
        <w:rPr>
          <w:noProof/>
        </w:rPr>
        <w:lastRenderedPageBreak/>
        <w:drawing>
          <wp:inline distT="0" distB="0" distL="0" distR="0" wp14:anchorId="5877ED86" wp14:editId="271796FE">
            <wp:extent cx="4496428" cy="3372592"/>
            <wp:effectExtent l="0" t="0" r="0" b="0"/>
            <wp:docPr id="1018557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57605" name="Picture 1018557605"/>
                    <pic:cNvPicPr/>
                  </pic:nvPicPr>
                  <pic:blipFill>
                    <a:blip r:embed="rId19">
                      <a:extLst>
                        <a:ext uri="{28A0092B-C50C-407E-A947-70E740481C1C}">
                          <a14:useLocalDpi xmlns:a14="http://schemas.microsoft.com/office/drawing/2010/main" val="0"/>
                        </a:ext>
                      </a:extLst>
                    </a:blip>
                    <a:stretch>
                      <a:fillRect/>
                    </a:stretch>
                  </pic:blipFill>
                  <pic:spPr>
                    <a:xfrm>
                      <a:off x="0" y="0"/>
                      <a:ext cx="4501200" cy="3376171"/>
                    </a:xfrm>
                    <a:prstGeom prst="rect">
                      <a:avLst/>
                    </a:prstGeom>
                  </pic:spPr>
                </pic:pic>
              </a:graphicData>
            </a:graphic>
          </wp:inline>
        </w:drawing>
      </w:r>
    </w:p>
    <w:p w14:paraId="06DE8727" w14:textId="517FFA49" w:rsidR="00644A72" w:rsidRPr="00644A72" w:rsidRDefault="00644A72" w:rsidP="00644A72">
      <w:pPr>
        <w:pStyle w:val="Caption"/>
        <w:jc w:val="center"/>
        <w:rPr>
          <w:i w:val="0"/>
          <w:iCs w:val="0"/>
          <w:color w:val="auto"/>
          <w:sz w:val="22"/>
          <w:szCs w:val="22"/>
        </w:rPr>
      </w:pPr>
      <w:r w:rsidRPr="00644A72">
        <w:rPr>
          <w:i w:val="0"/>
          <w:iCs w:val="0"/>
          <w:color w:val="auto"/>
          <w:sz w:val="22"/>
          <w:szCs w:val="22"/>
        </w:rPr>
        <w:t xml:space="preserve">Figure </w:t>
      </w:r>
      <w:r>
        <w:rPr>
          <w:i w:val="0"/>
          <w:iCs w:val="0"/>
          <w:color w:val="auto"/>
          <w:sz w:val="22"/>
          <w:szCs w:val="22"/>
        </w:rPr>
        <w:t>10</w:t>
      </w:r>
      <w:r w:rsidRPr="00644A72">
        <w:rPr>
          <w:i w:val="0"/>
          <w:iCs w:val="0"/>
          <w:color w:val="auto"/>
          <w:sz w:val="22"/>
          <w:szCs w:val="22"/>
        </w:rPr>
        <w:t>: Map 3 VFH Solution</w:t>
      </w:r>
    </w:p>
    <w:p w14:paraId="6C26CB2D" w14:textId="274D8040" w:rsidR="00881BD6" w:rsidRPr="00881BD6" w:rsidRDefault="00644A72" w:rsidP="000020F2">
      <w:pPr>
        <w:pStyle w:val="Heading1"/>
        <w:spacing w:line="480" w:lineRule="auto"/>
        <w:jc w:val="both"/>
      </w:pPr>
      <w:bookmarkStart w:id="8" w:name="_Toc134584499"/>
      <w:r>
        <w:t>Digital Twin</w:t>
      </w:r>
      <w:r w:rsidR="00EE63AF">
        <w:t xml:space="preserve"> Implementation</w:t>
      </w:r>
      <w:bookmarkEnd w:id="8"/>
    </w:p>
    <w:p w14:paraId="5A83946C" w14:textId="3944C129" w:rsidR="009355D2" w:rsidRDefault="00881BD6" w:rsidP="000020F2">
      <w:pPr>
        <w:ind w:firstLine="480"/>
        <w:jc w:val="both"/>
        <w:rPr>
          <w:lang w:eastAsia="en-US"/>
        </w:rPr>
      </w:pPr>
      <w:r>
        <w:rPr>
          <w:lang w:eastAsia="en-US"/>
        </w:rPr>
        <w:t>Implementations of Digital Twin technologies are unique to the researcher’s desires, requirements, scenarios, and a multitude of various factors that the researcher needs to consider. In this work, we are considering</w:t>
      </w:r>
      <w:r w:rsidR="00D83E27">
        <w:rPr>
          <w:lang w:eastAsia="en-US"/>
        </w:rPr>
        <w:t xml:space="preserve"> and simulating</w:t>
      </w:r>
      <w:r>
        <w:rPr>
          <w:lang w:eastAsia="en-US"/>
        </w:rPr>
        <w:t xml:space="preserve"> the use of a UAV and UGV vehicle in a disaster relief scenario. It was considered that emergency response officials may desire to </w:t>
      </w:r>
      <w:r w:rsidR="00284CF7">
        <w:rPr>
          <w:lang w:eastAsia="en-US"/>
        </w:rPr>
        <w:t>instigate</w:t>
      </w:r>
      <w:r>
        <w:rPr>
          <w:lang w:eastAsia="en-US"/>
        </w:rPr>
        <w:t xml:space="preserve"> a sudden change to waypoint order provided by the TSP as to respond to the dynamics of a disaster such as wildfires or flooding</w:t>
      </w:r>
      <w:r w:rsidR="00D83E27">
        <w:rPr>
          <w:lang w:eastAsia="en-US"/>
        </w:rPr>
        <w:t>. Situations such as these are considered as branch scenarios by this work. Branch Scenarios involve any change to the environment in which the Digital Twin should simulate a potential response to the change, these branch decisions will typically be represented in a new figure with the response visualized as dashed lines. In some other scenarios, it may be desired to reverse this and have the robot, not the Digital Twin, implement these branch decisions while the Digital Twin continues the previously defined path. This configuration is not considered in this work</w:t>
      </w:r>
      <w:r w:rsidR="00296757">
        <w:rPr>
          <w:lang w:eastAsia="en-US"/>
        </w:rPr>
        <w:t>,</w:t>
      </w:r>
      <w:r w:rsidR="00D83E27">
        <w:rPr>
          <w:lang w:eastAsia="en-US"/>
        </w:rPr>
        <w:t xml:space="preserve"> however, one may simply view the provided Digital Twin maps as the real robot’s new path. </w:t>
      </w:r>
      <w:r>
        <w:rPr>
          <w:lang w:eastAsia="en-US"/>
        </w:rPr>
        <w:t xml:space="preserve">An additional </w:t>
      </w:r>
      <w:r w:rsidR="00D83E27">
        <w:rPr>
          <w:lang w:eastAsia="en-US"/>
        </w:rPr>
        <w:t>branch decision scenario</w:t>
      </w:r>
      <w:r>
        <w:rPr>
          <w:lang w:eastAsia="en-US"/>
        </w:rPr>
        <w:t xml:space="preserve"> considered by the Digital Twin implementation is hidden obstacle response</w:t>
      </w:r>
      <w:r w:rsidR="00D83E27">
        <w:rPr>
          <w:lang w:eastAsia="en-US"/>
        </w:rPr>
        <w:t xml:space="preserve">, </w:t>
      </w:r>
      <w:r w:rsidR="00C47D5C">
        <w:rPr>
          <w:lang w:eastAsia="en-US"/>
        </w:rPr>
        <w:t>which</w:t>
      </w:r>
      <w:r w:rsidR="00D83E27">
        <w:rPr>
          <w:lang w:eastAsia="en-US"/>
        </w:rPr>
        <w:t xml:space="preserve"> is a sudden obstacle that is “found” post path-planning which interferes with the intended path</w:t>
      </w:r>
      <w:r w:rsidR="008B683D">
        <w:rPr>
          <w:lang w:eastAsia="en-US"/>
        </w:rPr>
        <w:t xml:space="preserve">. These </w:t>
      </w:r>
      <w:r w:rsidR="00A46A5A">
        <w:rPr>
          <w:lang w:eastAsia="en-US"/>
        </w:rPr>
        <w:t xml:space="preserve">Digital Twin </w:t>
      </w:r>
      <w:r w:rsidR="008B683D">
        <w:rPr>
          <w:lang w:eastAsia="en-US"/>
        </w:rPr>
        <w:t xml:space="preserve">scenarios are implemented in a pre-processing </w:t>
      </w:r>
      <w:r w:rsidR="00A46A5A">
        <w:rPr>
          <w:lang w:eastAsia="en-US"/>
        </w:rPr>
        <w:t>manner;</w:t>
      </w:r>
      <w:r w:rsidR="008B683D">
        <w:rPr>
          <w:lang w:eastAsia="en-US"/>
        </w:rPr>
        <w:t xml:space="preserve"> however, modif</w:t>
      </w:r>
      <w:r w:rsidR="00A46A5A">
        <w:rPr>
          <w:lang w:eastAsia="en-US"/>
        </w:rPr>
        <w:t>ications to</w:t>
      </w:r>
      <w:r w:rsidR="008B683D">
        <w:rPr>
          <w:lang w:eastAsia="en-US"/>
        </w:rPr>
        <w:t xml:space="preserve"> the pathing and routing details </w:t>
      </w:r>
      <w:r w:rsidR="00A46A5A">
        <w:rPr>
          <w:lang w:eastAsia="en-US"/>
        </w:rPr>
        <w:t xml:space="preserve">occur as </w:t>
      </w:r>
      <w:r w:rsidR="008B683D">
        <w:rPr>
          <w:lang w:eastAsia="en-US"/>
        </w:rPr>
        <w:t xml:space="preserve">though the transitions </w:t>
      </w:r>
      <w:r w:rsidR="00A46A5A">
        <w:rPr>
          <w:lang w:eastAsia="en-US"/>
        </w:rPr>
        <w:t>were found during simulation execution.</w:t>
      </w:r>
      <w:r w:rsidR="00F963EA">
        <w:rPr>
          <w:lang w:eastAsia="en-US"/>
        </w:rPr>
        <w:t xml:space="preserve"> This Digital Twin </w:t>
      </w:r>
      <w:r w:rsidR="00F963EA">
        <w:rPr>
          <w:lang w:eastAsia="en-US"/>
        </w:rPr>
        <w:lastRenderedPageBreak/>
        <w:t xml:space="preserve">system allows </w:t>
      </w:r>
      <w:r w:rsidR="001235A6">
        <w:rPr>
          <w:lang w:eastAsia="en-US"/>
        </w:rPr>
        <w:t>researchers to visualize and understand the effects that potential changes will have within the system on a purely qualitative and visual level</w:t>
      </w:r>
      <w:r w:rsidR="002E5485">
        <w:rPr>
          <w:lang w:eastAsia="en-US"/>
        </w:rPr>
        <w:t xml:space="preserve"> since</w:t>
      </w:r>
      <w:r w:rsidR="001235A6">
        <w:rPr>
          <w:lang w:eastAsia="en-US"/>
        </w:rPr>
        <w:t xml:space="preserve"> distance/pathing changes and optimality of those changes is not considered by this research.</w:t>
      </w:r>
    </w:p>
    <w:p w14:paraId="0DD3271B" w14:textId="00723AB2" w:rsidR="00D83E27" w:rsidRDefault="00D83E27" w:rsidP="000020F2">
      <w:pPr>
        <w:pStyle w:val="Heading2"/>
        <w:jc w:val="both"/>
      </w:pPr>
      <w:bookmarkStart w:id="9" w:name="_Toc134584500"/>
      <w:r w:rsidRPr="00D83E27">
        <w:t xml:space="preserve">Priority Waypoint </w:t>
      </w:r>
      <w:r w:rsidRPr="000A1FC4">
        <w:t>Transition</w:t>
      </w:r>
      <w:bookmarkEnd w:id="9"/>
    </w:p>
    <w:p w14:paraId="31978E7E" w14:textId="660A6F7F" w:rsidR="00D8507C" w:rsidRDefault="001235A6" w:rsidP="000020F2">
      <w:pPr>
        <w:ind w:firstLine="480"/>
        <w:jc w:val="both"/>
      </w:pPr>
      <w:r>
        <w:t xml:space="preserve">The Priority Waypoint Transition (PWT) </w:t>
      </w:r>
      <w:r w:rsidR="00D41E62">
        <w:t>handler works as a flag enabled system that passes in transition information to the Priority Override function. This function is provided the transition waypoint, the priority waypoint, current optimal route, all map waypoints, and the map size in order to rapidly recompute the TSP problem for the modified circumstance. This function removes the waypoints which have already been travelled to in reaching the transition waypoint from consideration in the TSP process. It then places them in a new route called the priority route, which initially contains all points up to the transition way point with the priority waypoint next in line. After this stage, the SOM algorithm is re-executed on the priority waypoint plus the remaining waypoints which have not been travelled to</w:t>
      </w:r>
      <w:r w:rsidR="00021D87">
        <w:t>.</w:t>
      </w:r>
      <w:r w:rsidR="00D41E62">
        <w:t xml:space="preserve"> </w:t>
      </w:r>
      <w:r w:rsidR="00021D87">
        <w:t>I</w:t>
      </w:r>
      <w:r w:rsidR="00D41E62">
        <w:t>n this way the system optimizes for the remaining transition points. It then stitches the SOM computed route with the priority route in order to provide a uniform priority route. This</w:t>
      </w:r>
      <w:r w:rsidR="005C4028">
        <w:t>,</w:t>
      </w:r>
      <w:r w:rsidR="00D41E62">
        <w:t xml:space="preserve"> in effect</w:t>
      </w:r>
      <w:r w:rsidR="005C4028">
        <w:t xml:space="preserve">, </w:t>
      </w:r>
      <w:r w:rsidR="00D41E62">
        <w:t>provides a semi-optimal waypoint transition to the priority waypoint</w:t>
      </w:r>
      <w:r w:rsidR="009E1D67">
        <w:t xml:space="preserve"> while completing the remaining components of the route</w:t>
      </w:r>
      <w:r w:rsidR="00B93B5E">
        <w:t xml:space="preserve">. This process only occurs when the transition point selected occurs before the priority waypoint, if this does not occur no Digital Twin simulation will </w:t>
      </w:r>
      <w:r w:rsidR="005E7C93">
        <w:t>be performed</w:t>
      </w:r>
      <w:r w:rsidR="00B93B5E">
        <w:t xml:space="preserve"> as no branch decision occurs.</w:t>
      </w:r>
      <w:r w:rsidR="00534A7A">
        <w:t xml:space="preserve"> </w:t>
      </w:r>
      <w:r w:rsidR="00F12E7A">
        <w:t>Figure 1</w:t>
      </w:r>
      <w:r w:rsidR="00BC4648">
        <w:t>1</w:t>
      </w:r>
      <w:r w:rsidR="00F12E7A">
        <w:t xml:space="preserve"> demonstrates the PWT process</w:t>
      </w:r>
      <w:r w:rsidR="00BC4648">
        <w:t xml:space="preserve"> on an example input, e</w:t>
      </w:r>
      <w:r w:rsidR="00D41E62">
        <w:t>xample outputs of this system are visualized in Figures 1</w:t>
      </w:r>
      <w:r w:rsidR="00F12E7A">
        <w:t>2</w:t>
      </w:r>
      <w:r w:rsidR="00D41E62">
        <w:t>, 1</w:t>
      </w:r>
      <w:r w:rsidR="00F12E7A">
        <w:t>3</w:t>
      </w:r>
      <w:r w:rsidR="00D41E62">
        <w:t>, and 1</w:t>
      </w:r>
      <w:r w:rsidR="00F12E7A">
        <w:t>4</w:t>
      </w:r>
      <w:r w:rsidR="00534A7A">
        <w:t>.</w:t>
      </w:r>
    </w:p>
    <w:p w14:paraId="29D44ED1" w14:textId="4E639EF2" w:rsidR="00BC4648" w:rsidRDefault="00BC4648" w:rsidP="00F12E7A">
      <w:pPr>
        <w:ind w:firstLine="480"/>
      </w:pPr>
      <w:r>
        <w:rPr>
          <w:noProof/>
        </w:rPr>
        <w:drawing>
          <wp:inline distT="0" distB="0" distL="0" distR="0" wp14:anchorId="5ED58A32" wp14:editId="18F55B6F">
            <wp:extent cx="5274310" cy="1867535"/>
            <wp:effectExtent l="19050" t="19050" r="21590" b="18415"/>
            <wp:docPr id="116384404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4041"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310" cy="1867535"/>
                    </a:xfrm>
                    <a:prstGeom prst="rect">
                      <a:avLst/>
                    </a:prstGeom>
                    <a:ln w="3175">
                      <a:solidFill>
                        <a:schemeClr val="tx1"/>
                      </a:solidFill>
                    </a:ln>
                  </pic:spPr>
                </pic:pic>
              </a:graphicData>
            </a:graphic>
          </wp:inline>
        </w:drawing>
      </w:r>
    </w:p>
    <w:p w14:paraId="047F011B" w14:textId="3FFCDE22" w:rsidR="00BC4648" w:rsidRPr="00BC4648" w:rsidRDefault="00BC4648" w:rsidP="00BC4648">
      <w:pPr>
        <w:ind w:firstLine="480"/>
        <w:jc w:val="center"/>
        <w:rPr>
          <w:sz w:val="22"/>
          <w:szCs w:val="22"/>
        </w:rPr>
      </w:pPr>
      <w:r w:rsidRPr="00BC4648">
        <w:rPr>
          <w:sz w:val="22"/>
          <w:szCs w:val="22"/>
        </w:rPr>
        <w:t>Figure 11: PWT Process Numerical Example</w:t>
      </w:r>
    </w:p>
    <w:p w14:paraId="74ABC8D4" w14:textId="77777777" w:rsidR="00BC4648" w:rsidRDefault="00BC4648" w:rsidP="00F12E7A">
      <w:pPr>
        <w:ind w:firstLine="480"/>
      </w:pPr>
    </w:p>
    <w:p w14:paraId="45CB4755" w14:textId="77777777" w:rsidR="00BC4648" w:rsidRDefault="00BC4648" w:rsidP="00F12E7A">
      <w:pPr>
        <w:ind w:firstLine="480"/>
      </w:pPr>
    </w:p>
    <w:p w14:paraId="172B33A0" w14:textId="77777777" w:rsidR="00BC4648" w:rsidRPr="00D8507C" w:rsidRDefault="00BC4648" w:rsidP="00F12E7A">
      <w:pPr>
        <w:ind w:firstLine="480"/>
      </w:pPr>
    </w:p>
    <w:p w14:paraId="449A86D4" w14:textId="772A3517" w:rsidR="00D83E27" w:rsidRDefault="002840E7" w:rsidP="002840E7">
      <w:pPr>
        <w:jc w:val="both"/>
        <w:rPr>
          <w:lang w:eastAsia="en-US"/>
        </w:rPr>
      </w:pPr>
      <w:r>
        <w:rPr>
          <w:noProof/>
          <w:lang w:eastAsia="en-US"/>
        </w:rPr>
        <w:lastRenderedPageBreak/>
        <w:drawing>
          <wp:inline distT="0" distB="0" distL="0" distR="0" wp14:anchorId="3E78CCFB" wp14:editId="6DD62B52">
            <wp:extent cx="2596810" cy="1947766"/>
            <wp:effectExtent l="0" t="0" r="0" b="0"/>
            <wp:docPr id="772912627" name="Picture 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12627" name="Picture 3" descr="A picture containing text, crossword puzz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24466" cy="1968510"/>
                    </a:xfrm>
                    <a:prstGeom prst="rect">
                      <a:avLst/>
                    </a:prstGeom>
                  </pic:spPr>
                </pic:pic>
              </a:graphicData>
            </a:graphic>
          </wp:inline>
        </w:drawing>
      </w:r>
      <w:r>
        <w:rPr>
          <w:noProof/>
          <w:lang w:eastAsia="en-US"/>
        </w:rPr>
        <w:drawing>
          <wp:inline distT="0" distB="0" distL="0" distR="0" wp14:anchorId="2943B07D" wp14:editId="6FDAC9AA">
            <wp:extent cx="2607819" cy="1956021"/>
            <wp:effectExtent l="0" t="0" r="2540" b="6350"/>
            <wp:docPr id="1971036817" name="Picture 2"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36817" name="Picture 2" descr="A diagram of a hous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33717" cy="1975446"/>
                    </a:xfrm>
                    <a:prstGeom prst="rect">
                      <a:avLst/>
                    </a:prstGeom>
                  </pic:spPr>
                </pic:pic>
              </a:graphicData>
            </a:graphic>
          </wp:inline>
        </w:drawing>
      </w:r>
    </w:p>
    <w:p w14:paraId="5C48B56C" w14:textId="53561CE5" w:rsidR="002840E7" w:rsidRPr="00BC4648" w:rsidRDefault="002840E7" w:rsidP="002840E7">
      <w:pPr>
        <w:jc w:val="center"/>
        <w:rPr>
          <w:sz w:val="22"/>
          <w:szCs w:val="22"/>
          <w:lang w:eastAsia="en-US"/>
        </w:rPr>
      </w:pPr>
      <w:r w:rsidRPr="00BC4648">
        <w:rPr>
          <w:sz w:val="22"/>
          <w:szCs w:val="22"/>
          <w:lang w:eastAsia="en-US"/>
        </w:rPr>
        <w:t>Figure 1</w:t>
      </w:r>
      <w:r w:rsidR="00BC4648" w:rsidRPr="00BC4648">
        <w:rPr>
          <w:sz w:val="22"/>
          <w:szCs w:val="22"/>
          <w:lang w:eastAsia="en-US"/>
        </w:rPr>
        <w:t>2</w:t>
      </w:r>
      <w:r w:rsidRPr="00BC4648">
        <w:rPr>
          <w:sz w:val="22"/>
          <w:szCs w:val="22"/>
          <w:lang w:eastAsia="en-US"/>
        </w:rPr>
        <w:t>: Map 1 – Full Route Override Example</w:t>
      </w:r>
    </w:p>
    <w:p w14:paraId="092143D8" w14:textId="77777777" w:rsidR="002840E7" w:rsidRDefault="002840E7" w:rsidP="002840E7">
      <w:pPr>
        <w:jc w:val="center"/>
        <w:rPr>
          <w:lang w:eastAsia="en-US"/>
        </w:rPr>
      </w:pPr>
    </w:p>
    <w:p w14:paraId="60D34749" w14:textId="1192755D" w:rsidR="002840E7" w:rsidRDefault="002840E7" w:rsidP="002840E7">
      <w:pPr>
        <w:rPr>
          <w:lang w:eastAsia="en-US"/>
        </w:rPr>
      </w:pPr>
      <w:r>
        <w:rPr>
          <w:noProof/>
          <w:lang w:eastAsia="en-US"/>
        </w:rPr>
        <w:drawing>
          <wp:inline distT="0" distB="0" distL="0" distR="0" wp14:anchorId="53784198" wp14:editId="4AD6EC41">
            <wp:extent cx="2615979" cy="1962142"/>
            <wp:effectExtent l="0" t="0" r="0" b="635"/>
            <wp:docPr id="2038058791"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8791" name="Picture 4" descr="A picture containing text, crossword puzz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55170" cy="1991537"/>
                    </a:xfrm>
                    <a:prstGeom prst="rect">
                      <a:avLst/>
                    </a:prstGeom>
                  </pic:spPr>
                </pic:pic>
              </a:graphicData>
            </a:graphic>
          </wp:inline>
        </w:drawing>
      </w:r>
      <w:r>
        <w:rPr>
          <w:noProof/>
          <w:lang w:eastAsia="en-US"/>
        </w:rPr>
        <w:drawing>
          <wp:inline distT="0" distB="0" distL="0" distR="0" wp14:anchorId="3AAD3E09" wp14:editId="327CD6FD">
            <wp:extent cx="2552369" cy="1914429"/>
            <wp:effectExtent l="0" t="0" r="635" b="0"/>
            <wp:docPr id="1886425552"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25552" name="Picture 5"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98677" cy="1949163"/>
                    </a:xfrm>
                    <a:prstGeom prst="rect">
                      <a:avLst/>
                    </a:prstGeom>
                  </pic:spPr>
                </pic:pic>
              </a:graphicData>
            </a:graphic>
          </wp:inline>
        </w:drawing>
      </w:r>
    </w:p>
    <w:p w14:paraId="77F73D09" w14:textId="73668BC6" w:rsidR="002840E7" w:rsidRPr="00BC4648" w:rsidRDefault="002840E7" w:rsidP="002840E7">
      <w:pPr>
        <w:jc w:val="center"/>
        <w:rPr>
          <w:sz w:val="22"/>
          <w:szCs w:val="22"/>
          <w:lang w:eastAsia="en-US"/>
        </w:rPr>
      </w:pPr>
      <w:r w:rsidRPr="00BC4648">
        <w:rPr>
          <w:sz w:val="22"/>
          <w:szCs w:val="22"/>
          <w:lang w:eastAsia="en-US"/>
        </w:rPr>
        <w:t>Figure 1</w:t>
      </w:r>
      <w:r w:rsidR="00F12E7A" w:rsidRPr="00BC4648">
        <w:rPr>
          <w:sz w:val="22"/>
          <w:szCs w:val="22"/>
          <w:lang w:eastAsia="en-US"/>
        </w:rPr>
        <w:t>3</w:t>
      </w:r>
      <w:r w:rsidRPr="00BC4648">
        <w:rPr>
          <w:sz w:val="22"/>
          <w:szCs w:val="22"/>
          <w:lang w:eastAsia="en-US"/>
        </w:rPr>
        <w:t>: Map 2 – Partial Route Transition Example</w:t>
      </w:r>
    </w:p>
    <w:p w14:paraId="1FF268D4" w14:textId="77777777" w:rsidR="002840E7" w:rsidRDefault="002840E7" w:rsidP="002840E7">
      <w:pPr>
        <w:jc w:val="center"/>
        <w:rPr>
          <w:lang w:eastAsia="en-US"/>
        </w:rPr>
      </w:pPr>
    </w:p>
    <w:p w14:paraId="4DA1C30B" w14:textId="38F7F9AD" w:rsidR="002840E7" w:rsidRDefault="002840E7" w:rsidP="002840E7">
      <w:pPr>
        <w:rPr>
          <w:noProof/>
          <w:lang w:eastAsia="en-US"/>
        </w:rPr>
      </w:pPr>
      <w:r>
        <w:rPr>
          <w:noProof/>
          <w:lang w:eastAsia="en-US"/>
        </w:rPr>
        <w:drawing>
          <wp:inline distT="0" distB="0" distL="0" distR="0" wp14:anchorId="477AF3FA" wp14:editId="0B1BD98B">
            <wp:extent cx="2584174" cy="1938286"/>
            <wp:effectExtent l="0" t="0" r="6985" b="5080"/>
            <wp:docPr id="689392798" name="Picture 68939279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0441" name="Picture 6" descr="Shape, arr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07740" cy="1955962"/>
                    </a:xfrm>
                    <a:prstGeom prst="rect">
                      <a:avLst/>
                    </a:prstGeom>
                  </pic:spPr>
                </pic:pic>
              </a:graphicData>
            </a:graphic>
          </wp:inline>
        </w:drawing>
      </w:r>
      <w:r>
        <w:rPr>
          <w:noProof/>
          <w:lang w:eastAsia="en-US"/>
        </w:rPr>
        <w:drawing>
          <wp:inline distT="0" distB="0" distL="0" distR="0" wp14:anchorId="1C322DE7" wp14:editId="68081F3F">
            <wp:extent cx="2568271" cy="1926358"/>
            <wp:effectExtent l="0" t="0" r="3810" b="0"/>
            <wp:docPr id="1431581116" name="Picture 7"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81116" name="Picture 7" descr="A picture containing text, crossword puzz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76815" cy="1932766"/>
                    </a:xfrm>
                    <a:prstGeom prst="rect">
                      <a:avLst/>
                    </a:prstGeom>
                  </pic:spPr>
                </pic:pic>
              </a:graphicData>
            </a:graphic>
          </wp:inline>
        </w:drawing>
      </w:r>
    </w:p>
    <w:p w14:paraId="4AE89AB0" w14:textId="50D2B06A" w:rsidR="002840E7" w:rsidRDefault="002840E7" w:rsidP="002840E7">
      <w:pPr>
        <w:jc w:val="center"/>
        <w:rPr>
          <w:noProof/>
          <w:sz w:val="22"/>
          <w:szCs w:val="22"/>
          <w:lang w:eastAsia="en-US"/>
        </w:rPr>
      </w:pPr>
      <w:r w:rsidRPr="00BC4648">
        <w:rPr>
          <w:noProof/>
          <w:sz w:val="22"/>
          <w:szCs w:val="22"/>
          <w:lang w:eastAsia="en-US"/>
        </w:rPr>
        <w:t>Figure 1</w:t>
      </w:r>
      <w:r w:rsidR="00F12E7A" w:rsidRPr="00BC4648">
        <w:rPr>
          <w:noProof/>
          <w:sz w:val="22"/>
          <w:szCs w:val="22"/>
          <w:lang w:eastAsia="en-US"/>
        </w:rPr>
        <w:t>4</w:t>
      </w:r>
      <w:r w:rsidRPr="00BC4648">
        <w:rPr>
          <w:noProof/>
          <w:sz w:val="22"/>
          <w:szCs w:val="22"/>
          <w:lang w:eastAsia="en-US"/>
        </w:rPr>
        <w:t>: Map 3 – Partial Route Transition Example</w:t>
      </w:r>
    </w:p>
    <w:p w14:paraId="188AF892" w14:textId="77777777" w:rsidR="000A1FC4" w:rsidRDefault="000A1FC4" w:rsidP="002840E7">
      <w:pPr>
        <w:jc w:val="center"/>
        <w:rPr>
          <w:noProof/>
          <w:sz w:val="22"/>
          <w:szCs w:val="22"/>
          <w:lang w:eastAsia="en-US"/>
        </w:rPr>
      </w:pPr>
    </w:p>
    <w:p w14:paraId="02D987B8" w14:textId="77777777" w:rsidR="000A1FC4" w:rsidRDefault="000A1FC4" w:rsidP="002840E7">
      <w:pPr>
        <w:jc w:val="center"/>
        <w:rPr>
          <w:noProof/>
          <w:sz w:val="22"/>
          <w:szCs w:val="22"/>
          <w:lang w:eastAsia="en-US"/>
        </w:rPr>
      </w:pPr>
    </w:p>
    <w:p w14:paraId="00BCF22B" w14:textId="77777777" w:rsidR="000A1FC4" w:rsidRPr="00BC4648" w:rsidRDefault="000A1FC4" w:rsidP="002840E7">
      <w:pPr>
        <w:jc w:val="center"/>
        <w:rPr>
          <w:noProof/>
          <w:sz w:val="22"/>
          <w:szCs w:val="22"/>
          <w:lang w:eastAsia="en-US"/>
        </w:rPr>
      </w:pPr>
    </w:p>
    <w:p w14:paraId="17BD6059" w14:textId="7FBC9D84" w:rsidR="002840E7" w:rsidRDefault="002840E7" w:rsidP="00A63A77">
      <w:pPr>
        <w:rPr>
          <w:lang w:eastAsia="en-US"/>
        </w:rPr>
      </w:pPr>
    </w:p>
    <w:p w14:paraId="17DFE185" w14:textId="16D7F668" w:rsidR="00D83E27" w:rsidRPr="000A1FC4" w:rsidRDefault="00FD59B4" w:rsidP="000A1FC4">
      <w:pPr>
        <w:pStyle w:val="Heading2"/>
      </w:pPr>
      <w:bookmarkStart w:id="10" w:name="_Toc134584501"/>
      <w:r w:rsidRPr="000A1FC4">
        <w:lastRenderedPageBreak/>
        <w:t>Hidden Obstacle</w:t>
      </w:r>
      <w:r w:rsidR="00D83E27" w:rsidRPr="000A1FC4">
        <w:t xml:space="preserve"> Transition</w:t>
      </w:r>
      <w:bookmarkEnd w:id="10"/>
    </w:p>
    <w:p w14:paraId="68AA6207" w14:textId="50CF741F" w:rsidR="00687A5C" w:rsidRDefault="00687A5C" w:rsidP="000020F2">
      <w:pPr>
        <w:ind w:firstLine="480"/>
        <w:jc w:val="both"/>
      </w:pPr>
      <w:r>
        <w:t>Hidden Obstacle</w:t>
      </w:r>
      <w:r w:rsidR="006D24DC">
        <w:t xml:space="preserve"> Transitions (HOTs) </w:t>
      </w:r>
      <w:r>
        <w:t>are implemented in similar fashion to the PWT handler, a flag enables a system to execute the creation of an additional obstacle defined by the researcher as “hiddenObstaclePolygon”. This polygon is used to generate a secondary occupancy grid which considers both this new obstacle and the previous map obstacles. This occupancy grid is then used within the RRT-process in a live-like fashion that initially creates a path considering only the original obstacle map, however, in the event of a path collisions with the new obstacle, it is recomputed with the newly created occupancy grid. This</w:t>
      </w:r>
      <w:r w:rsidR="00727F34">
        <w:t xml:space="preserve"> </w:t>
      </w:r>
      <w:r>
        <w:t>allows the Digital Twin to create a branch decision based off the effects the obstacle would have on the traditional path. In the visualization, path changes are visualized as a solid red line in the original path with a dotted green line representing the branch decision path</w:t>
      </w:r>
      <w:r w:rsidR="00144ADF">
        <w:t xml:space="preserve">. A basic diagram </w:t>
      </w:r>
      <w:r w:rsidR="003B24B3">
        <w:t xml:space="preserve">demonstrating </w:t>
      </w:r>
      <w:r w:rsidR="00144ADF">
        <w:t xml:space="preserve">this technique is </w:t>
      </w:r>
      <w:r w:rsidR="003B24B3">
        <w:t>show</w:t>
      </w:r>
      <w:r w:rsidR="00144ADF">
        <w:t>n Figure 1</w:t>
      </w:r>
      <w:r w:rsidR="00411EF4">
        <w:t>5</w:t>
      </w:r>
      <w:r w:rsidR="00144ADF">
        <w:t>, and e</w:t>
      </w:r>
      <w:r w:rsidR="00062674">
        <w:t>xample outputs of this system are provided in Figures 1</w:t>
      </w:r>
      <w:r w:rsidR="00411EF4">
        <w:t>6</w:t>
      </w:r>
      <w:r w:rsidR="00062674">
        <w:t xml:space="preserve">, </w:t>
      </w:r>
      <w:r w:rsidR="0025440C">
        <w:t>17, 18, 19, 20</w:t>
      </w:r>
      <w:r w:rsidR="00062674">
        <w:t xml:space="preserve">, and </w:t>
      </w:r>
      <w:r w:rsidR="0025440C">
        <w:t>21</w:t>
      </w:r>
      <w:r w:rsidR="00062674">
        <w:t>.</w:t>
      </w:r>
    </w:p>
    <w:p w14:paraId="13B2A62D" w14:textId="77777777" w:rsidR="00411EF4" w:rsidRDefault="00411EF4" w:rsidP="00687A5C"/>
    <w:p w14:paraId="0AFA0623" w14:textId="496FC767" w:rsidR="00411EF4" w:rsidRPr="00687A5C" w:rsidRDefault="00411EF4" w:rsidP="00411EF4">
      <w:pPr>
        <w:jc w:val="center"/>
      </w:pPr>
      <w:r>
        <w:rPr>
          <w:noProof/>
        </w:rPr>
        <w:drawing>
          <wp:inline distT="0" distB="0" distL="0" distR="0" wp14:anchorId="60419E98" wp14:editId="395FA6BB">
            <wp:extent cx="5594941" cy="3386872"/>
            <wp:effectExtent l="19050" t="19050" r="25400" b="23495"/>
            <wp:docPr id="704581888"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81888"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11857" cy="3397112"/>
                    </a:xfrm>
                    <a:prstGeom prst="rect">
                      <a:avLst/>
                    </a:prstGeom>
                    <a:ln w="3175">
                      <a:solidFill>
                        <a:schemeClr val="tx1"/>
                      </a:solidFill>
                    </a:ln>
                  </pic:spPr>
                </pic:pic>
              </a:graphicData>
            </a:graphic>
          </wp:inline>
        </w:drawing>
      </w:r>
    </w:p>
    <w:p w14:paraId="7CEEDB10" w14:textId="77777777" w:rsidR="000A1FC4" w:rsidRDefault="000A1FC4" w:rsidP="000A1FC4">
      <w:pPr>
        <w:ind w:firstLine="480"/>
        <w:jc w:val="center"/>
        <w:rPr>
          <w:lang w:eastAsia="en-US"/>
        </w:rPr>
      </w:pPr>
    </w:p>
    <w:p w14:paraId="7A5FC2E9" w14:textId="0CC5021D" w:rsidR="000A1FC4" w:rsidRDefault="00411EF4" w:rsidP="000A1FC4">
      <w:pPr>
        <w:ind w:firstLine="480"/>
        <w:jc w:val="center"/>
        <w:rPr>
          <w:lang w:eastAsia="en-US"/>
        </w:rPr>
      </w:pPr>
      <w:r>
        <w:rPr>
          <w:lang w:eastAsia="en-US"/>
        </w:rPr>
        <w:t>Figure 15: Hidden Obstacle RRT-Process Example</w:t>
      </w:r>
    </w:p>
    <w:p w14:paraId="226ABA1D" w14:textId="77777777" w:rsidR="0025440C" w:rsidRDefault="0025440C" w:rsidP="000A1FC4">
      <w:pPr>
        <w:ind w:firstLine="480"/>
        <w:jc w:val="center"/>
        <w:rPr>
          <w:lang w:eastAsia="en-US"/>
        </w:rPr>
      </w:pPr>
    </w:p>
    <w:p w14:paraId="555493E2" w14:textId="17DBDDBD" w:rsidR="000A1FC4" w:rsidRDefault="000A1FC4" w:rsidP="000A1FC4">
      <w:pPr>
        <w:ind w:firstLine="480"/>
        <w:rPr>
          <w:lang w:eastAsia="en-US"/>
        </w:rPr>
      </w:pPr>
    </w:p>
    <w:p w14:paraId="022AD1EF" w14:textId="77777777" w:rsidR="000A1FC4" w:rsidRDefault="000A1FC4" w:rsidP="000A1FC4">
      <w:pPr>
        <w:ind w:firstLine="480"/>
        <w:rPr>
          <w:lang w:eastAsia="en-US"/>
        </w:rPr>
      </w:pPr>
    </w:p>
    <w:p w14:paraId="4767DA29" w14:textId="77777777" w:rsidR="00CE121E" w:rsidRDefault="00CE121E" w:rsidP="000A1FC4">
      <w:pPr>
        <w:ind w:firstLine="480"/>
        <w:rPr>
          <w:lang w:eastAsia="en-US"/>
        </w:rPr>
      </w:pPr>
    </w:p>
    <w:p w14:paraId="234584BB" w14:textId="77777777" w:rsidR="00CE121E" w:rsidRDefault="00CE121E" w:rsidP="000A1FC4">
      <w:pPr>
        <w:ind w:firstLine="480"/>
        <w:rPr>
          <w:lang w:eastAsia="en-US"/>
        </w:rPr>
      </w:pPr>
    </w:p>
    <w:p w14:paraId="61D08A2D" w14:textId="1851C74D" w:rsidR="00CE121E" w:rsidRDefault="00CE121E" w:rsidP="00CE121E">
      <w:pPr>
        <w:ind w:firstLine="480"/>
        <w:jc w:val="center"/>
        <w:rPr>
          <w:lang w:eastAsia="en-US"/>
        </w:rPr>
      </w:pPr>
      <w:r>
        <w:rPr>
          <w:noProof/>
          <w:lang w:eastAsia="en-US"/>
        </w:rPr>
        <w:lastRenderedPageBreak/>
        <w:drawing>
          <wp:inline distT="0" distB="0" distL="0" distR="0" wp14:anchorId="7E0ED4D0" wp14:editId="2BDA6DDA">
            <wp:extent cx="5003399" cy="3752850"/>
            <wp:effectExtent l="0" t="0" r="6985" b="0"/>
            <wp:docPr id="232329654" name="Picture 18"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29654" name="Picture 18" descr="A picture containing text, crossword puzz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2875" cy="3767458"/>
                    </a:xfrm>
                    <a:prstGeom prst="rect">
                      <a:avLst/>
                    </a:prstGeom>
                  </pic:spPr>
                </pic:pic>
              </a:graphicData>
            </a:graphic>
          </wp:inline>
        </w:drawing>
      </w:r>
    </w:p>
    <w:p w14:paraId="49B9A0A5" w14:textId="35D764FE" w:rsidR="00CE121E" w:rsidRDefault="00CE121E" w:rsidP="00CE121E">
      <w:pPr>
        <w:ind w:firstLine="480"/>
        <w:jc w:val="center"/>
        <w:rPr>
          <w:lang w:eastAsia="en-US"/>
        </w:rPr>
      </w:pPr>
      <w:r>
        <w:rPr>
          <w:lang w:eastAsia="en-US"/>
        </w:rPr>
        <w:t>Figure 16: Map 1 – Original Path</w:t>
      </w:r>
    </w:p>
    <w:p w14:paraId="3D3EBC34" w14:textId="77777777" w:rsidR="004B3676" w:rsidRDefault="004B3676" w:rsidP="00CE121E">
      <w:pPr>
        <w:ind w:firstLine="480"/>
        <w:jc w:val="center"/>
        <w:rPr>
          <w:lang w:eastAsia="en-US"/>
        </w:rPr>
      </w:pPr>
    </w:p>
    <w:p w14:paraId="00678F6E" w14:textId="42E9D976" w:rsidR="00CE121E" w:rsidRDefault="00CE121E" w:rsidP="00CE121E">
      <w:pPr>
        <w:ind w:firstLine="480"/>
        <w:jc w:val="center"/>
        <w:rPr>
          <w:lang w:eastAsia="en-US"/>
        </w:rPr>
      </w:pPr>
      <w:r>
        <w:rPr>
          <w:noProof/>
          <w:lang w:eastAsia="en-US"/>
        </w:rPr>
        <w:drawing>
          <wp:inline distT="0" distB="0" distL="0" distR="0" wp14:anchorId="20485E75" wp14:editId="5B62A421">
            <wp:extent cx="5054191" cy="3790950"/>
            <wp:effectExtent l="0" t="0" r="0" b="0"/>
            <wp:docPr id="42945200" name="Picture 19"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5200" name="Picture 19" descr="A picture containing text, crossword puzz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3743" cy="3828117"/>
                    </a:xfrm>
                    <a:prstGeom prst="rect">
                      <a:avLst/>
                    </a:prstGeom>
                  </pic:spPr>
                </pic:pic>
              </a:graphicData>
            </a:graphic>
          </wp:inline>
        </w:drawing>
      </w:r>
    </w:p>
    <w:p w14:paraId="022E0324" w14:textId="469CE077" w:rsidR="004B3676" w:rsidRDefault="004B3676" w:rsidP="00CE121E">
      <w:pPr>
        <w:ind w:firstLine="480"/>
        <w:jc w:val="center"/>
        <w:rPr>
          <w:lang w:eastAsia="en-US"/>
        </w:rPr>
      </w:pPr>
      <w:r>
        <w:rPr>
          <w:lang w:eastAsia="en-US"/>
        </w:rPr>
        <w:t>Figure 1</w:t>
      </w:r>
      <w:r w:rsidR="00AF658F">
        <w:rPr>
          <w:lang w:eastAsia="en-US"/>
        </w:rPr>
        <w:t>7</w:t>
      </w:r>
      <w:r>
        <w:rPr>
          <w:lang w:eastAsia="en-US"/>
        </w:rPr>
        <w:t>: Map 1 – Digital Twin Path</w:t>
      </w:r>
    </w:p>
    <w:p w14:paraId="58DFC077" w14:textId="59BE0323" w:rsidR="00CE121E" w:rsidRDefault="00CE121E" w:rsidP="00AF658F">
      <w:pPr>
        <w:ind w:firstLine="480"/>
        <w:jc w:val="center"/>
        <w:rPr>
          <w:lang w:eastAsia="en-US"/>
        </w:rPr>
      </w:pPr>
      <w:r>
        <w:rPr>
          <w:noProof/>
          <w:lang w:eastAsia="en-US"/>
        </w:rPr>
        <w:lastRenderedPageBreak/>
        <w:drawing>
          <wp:inline distT="0" distB="0" distL="0" distR="0" wp14:anchorId="698B2AC2" wp14:editId="716C6BF1">
            <wp:extent cx="4863709" cy="3648075"/>
            <wp:effectExtent l="0" t="0" r="0" b="0"/>
            <wp:docPr id="1020421717" name="Picture 2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21717" name="Picture 20" descr="A picture containing text, crossword puzz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89584" cy="3667483"/>
                    </a:xfrm>
                    <a:prstGeom prst="rect">
                      <a:avLst/>
                    </a:prstGeom>
                  </pic:spPr>
                </pic:pic>
              </a:graphicData>
            </a:graphic>
          </wp:inline>
        </w:drawing>
      </w:r>
    </w:p>
    <w:p w14:paraId="2E518ADD" w14:textId="287887DD" w:rsidR="00AF658F" w:rsidRDefault="00AF658F" w:rsidP="00AF658F">
      <w:pPr>
        <w:ind w:firstLine="480"/>
        <w:jc w:val="center"/>
        <w:rPr>
          <w:lang w:eastAsia="en-US"/>
        </w:rPr>
      </w:pPr>
      <w:r>
        <w:rPr>
          <w:lang w:eastAsia="en-US"/>
        </w:rPr>
        <w:t>Figure 18: Map 2 – Original Path</w:t>
      </w:r>
    </w:p>
    <w:p w14:paraId="2361E927" w14:textId="77777777" w:rsidR="00AF658F" w:rsidRDefault="00AF658F" w:rsidP="00AF658F">
      <w:pPr>
        <w:ind w:firstLine="480"/>
        <w:jc w:val="center"/>
        <w:rPr>
          <w:lang w:eastAsia="en-US"/>
        </w:rPr>
      </w:pPr>
    </w:p>
    <w:p w14:paraId="28A4033B" w14:textId="61D809AB" w:rsidR="00CE121E" w:rsidRDefault="00CE121E" w:rsidP="00AF658F">
      <w:pPr>
        <w:ind w:firstLine="480"/>
        <w:jc w:val="center"/>
        <w:rPr>
          <w:lang w:eastAsia="en-US"/>
        </w:rPr>
      </w:pPr>
      <w:r>
        <w:rPr>
          <w:noProof/>
          <w:lang w:eastAsia="en-US"/>
        </w:rPr>
        <w:drawing>
          <wp:inline distT="0" distB="0" distL="0" distR="0" wp14:anchorId="37F7BE96" wp14:editId="69C0DB20">
            <wp:extent cx="4715359" cy="3562350"/>
            <wp:effectExtent l="0" t="0" r="9525" b="0"/>
            <wp:docPr id="61463749" name="Picture 2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3749" name="Picture 21" descr="A picture containing text, crossword puzz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37940" cy="3579410"/>
                    </a:xfrm>
                    <a:prstGeom prst="rect">
                      <a:avLst/>
                    </a:prstGeom>
                  </pic:spPr>
                </pic:pic>
              </a:graphicData>
            </a:graphic>
          </wp:inline>
        </w:drawing>
      </w:r>
    </w:p>
    <w:p w14:paraId="1CC7280B" w14:textId="179459A5" w:rsidR="00AF658F" w:rsidRDefault="00AF658F" w:rsidP="00AF658F">
      <w:pPr>
        <w:ind w:firstLine="480"/>
        <w:jc w:val="center"/>
        <w:rPr>
          <w:lang w:eastAsia="en-US"/>
        </w:rPr>
      </w:pPr>
      <w:r>
        <w:rPr>
          <w:lang w:eastAsia="en-US"/>
        </w:rPr>
        <w:t>Figure 19: Map 2 – Digital Twin Path</w:t>
      </w:r>
    </w:p>
    <w:p w14:paraId="51CFEE13" w14:textId="77777777" w:rsidR="00AF658F" w:rsidRDefault="00AF658F" w:rsidP="00AF658F">
      <w:pPr>
        <w:ind w:firstLine="480"/>
        <w:jc w:val="center"/>
        <w:rPr>
          <w:lang w:eastAsia="en-US"/>
        </w:rPr>
      </w:pPr>
    </w:p>
    <w:p w14:paraId="14E8B44B" w14:textId="146497F8" w:rsidR="00FC41AD" w:rsidRDefault="00CE121E" w:rsidP="00FC41AD">
      <w:pPr>
        <w:ind w:firstLine="480"/>
        <w:jc w:val="center"/>
        <w:rPr>
          <w:lang w:eastAsia="en-US"/>
        </w:rPr>
      </w:pPr>
      <w:r>
        <w:rPr>
          <w:noProof/>
          <w:lang w:eastAsia="en-US"/>
        </w:rPr>
        <w:lastRenderedPageBreak/>
        <w:drawing>
          <wp:inline distT="0" distB="0" distL="0" distR="0" wp14:anchorId="1B3FA46B" wp14:editId="237E9AE7">
            <wp:extent cx="5095875" cy="3822213"/>
            <wp:effectExtent l="0" t="0" r="0" b="6985"/>
            <wp:docPr id="488566377"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66377" name="Picture 22" descr="A picture containing text, crossword puzz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0377" cy="3840591"/>
                    </a:xfrm>
                    <a:prstGeom prst="rect">
                      <a:avLst/>
                    </a:prstGeom>
                  </pic:spPr>
                </pic:pic>
              </a:graphicData>
            </a:graphic>
          </wp:inline>
        </w:drawing>
      </w:r>
    </w:p>
    <w:p w14:paraId="10CB1AD7" w14:textId="4FB6DE64" w:rsidR="00FC41AD" w:rsidRDefault="00FC41AD" w:rsidP="00FC41AD">
      <w:pPr>
        <w:ind w:firstLine="480"/>
        <w:jc w:val="center"/>
        <w:rPr>
          <w:lang w:eastAsia="en-US"/>
        </w:rPr>
      </w:pPr>
      <w:r>
        <w:rPr>
          <w:lang w:eastAsia="en-US"/>
        </w:rPr>
        <w:t>Figure 20: Map 3 – Original Path</w:t>
      </w:r>
    </w:p>
    <w:p w14:paraId="51E291F4" w14:textId="77777777" w:rsidR="00FC41AD" w:rsidRDefault="00FC41AD" w:rsidP="00FC41AD">
      <w:pPr>
        <w:ind w:firstLine="480"/>
        <w:rPr>
          <w:lang w:eastAsia="en-US"/>
        </w:rPr>
      </w:pPr>
    </w:p>
    <w:p w14:paraId="7CAD7591" w14:textId="5D58D424" w:rsidR="00CE121E" w:rsidRDefault="00CE121E" w:rsidP="00FC41AD">
      <w:pPr>
        <w:ind w:firstLine="480"/>
        <w:jc w:val="center"/>
        <w:rPr>
          <w:lang w:eastAsia="en-US"/>
        </w:rPr>
      </w:pPr>
      <w:r>
        <w:rPr>
          <w:noProof/>
          <w:lang w:eastAsia="en-US"/>
        </w:rPr>
        <w:drawing>
          <wp:inline distT="0" distB="0" distL="0" distR="0" wp14:anchorId="33CF53ED" wp14:editId="17AA3000">
            <wp:extent cx="5107940" cy="3831263"/>
            <wp:effectExtent l="0" t="0" r="0" b="0"/>
            <wp:docPr id="901110237" name="Picture 2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10237" name="Picture 23" descr="A picture containing text, crossword puzz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41545" cy="3856469"/>
                    </a:xfrm>
                    <a:prstGeom prst="rect">
                      <a:avLst/>
                    </a:prstGeom>
                  </pic:spPr>
                </pic:pic>
              </a:graphicData>
            </a:graphic>
          </wp:inline>
        </w:drawing>
      </w:r>
    </w:p>
    <w:p w14:paraId="42D275CE" w14:textId="14D45207" w:rsidR="00FC41AD" w:rsidRDefault="00FC41AD" w:rsidP="00FC41AD">
      <w:pPr>
        <w:ind w:firstLine="480"/>
        <w:jc w:val="center"/>
        <w:rPr>
          <w:lang w:eastAsia="en-US"/>
        </w:rPr>
      </w:pPr>
      <w:r>
        <w:rPr>
          <w:lang w:eastAsia="en-US"/>
        </w:rPr>
        <w:t>Figure 21: Map 3 – Digital Twin Path</w:t>
      </w:r>
    </w:p>
    <w:p w14:paraId="2A5A5C27" w14:textId="77777777" w:rsidR="00FC41AD" w:rsidRDefault="00FC41AD" w:rsidP="00FC41AD">
      <w:pPr>
        <w:rPr>
          <w:lang w:eastAsia="en-US"/>
        </w:rPr>
      </w:pPr>
    </w:p>
    <w:p w14:paraId="5044DD94" w14:textId="6149FF45" w:rsidR="009B7663" w:rsidRDefault="00F528D4" w:rsidP="00FC41AD">
      <w:pPr>
        <w:pStyle w:val="Heading1"/>
        <w:spacing w:line="480" w:lineRule="auto"/>
      </w:pPr>
      <w:bookmarkStart w:id="11" w:name="_Toc134584502"/>
      <w:r>
        <w:lastRenderedPageBreak/>
        <w:t xml:space="preserve">System </w:t>
      </w:r>
      <w:r w:rsidR="008F19A7">
        <w:t>Flow Overview</w:t>
      </w:r>
      <w:bookmarkEnd w:id="11"/>
    </w:p>
    <w:p w14:paraId="3DB3DC89" w14:textId="24E82B13" w:rsidR="00B4775A" w:rsidRDefault="00FC41AD" w:rsidP="000020F2">
      <w:pPr>
        <w:jc w:val="both"/>
        <w:rPr>
          <w:lang w:eastAsia="en-US"/>
        </w:rPr>
      </w:pPr>
      <w:r>
        <w:rPr>
          <w:lang w:eastAsia="en-US"/>
        </w:rPr>
        <w:tab/>
      </w:r>
      <w:r w:rsidR="00755706">
        <w:rPr>
          <w:lang w:eastAsia="en-US"/>
        </w:rPr>
        <w:t>The Global Path Planning, Point-to-Point Path Planning, Local Navigation, and Digital Twin systems have now been described in their implementation circumstances</w:t>
      </w:r>
      <w:r w:rsidR="00332BBC">
        <w:rPr>
          <w:lang w:eastAsia="en-US"/>
        </w:rPr>
        <w:t>.</w:t>
      </w:r>
      <w:r w:rsidR="00755706">
        <w:rPr>
          <w:lang w:eastAsia="en-US"/>
        </w:rPr>
        <w:t xml:space="preserve"> </w:t>
      </w:r>
      <w:r w:rsidR="00332BBC">
        <w:rPr>
          <w:lang w:eastAsia="en-US"/>
        </w:rPr>
        <w:t>I</w:t>
      </w:r>
      <w:r w:rsidR="00755706">
        <w:rPr>
          <w:lang w:eastAsia="en-US"/>
        </w:rPr>
        <w:t xml:space="preserve">t is important for the researcher to understand how these systems are interconnected to fully understand their results. First a map is selected </w:t>
      </w:r>
      <w:r w:rsidR="00631429">
        <w:rPr>
          <w:lang w:eastAsia="en-US"/>
        </w:rPr>
        <w:t xml:space="preserve">within MATLAB </w:t>
      </w:r>
      <w:r w:rsidR="00755706">
        <w:rPr>
          <w:lang w:eastAsia="en-US"/>
        </w:rPr>
        <w:t xml:space="preserve">by the researcher, these are typically stored within the “Maps” directory and have simple names such as “Map1.m”, “Map2.m”, or “Map3.m”. These maps define the various properties of the map such as obstacles (not including hidden obstacles), waypoints (not including priority transitions), and the map title and size desired. The selected map is then called in the main execution file “Main.m” in via a command such as run(“Maps/Map1.m”). This is done to propagate map information into the workspace. This map data is then passed to Stage 1 of the simulation, Global Path Planning. This executes the SOM algorithm on the map’s waypoints producing an optimal route. This information is then displayed on the map figure produced by running the map. After this stage, the first Digital Twin, PWT, is checked for its execution flag. If this flag is set to true, then the PWT executes resulting in the creation of both a priority route and a new figure (assuming the transition is valid and should occur). This is </w:t>
      </w:r>
      <w:r w:rsidR="000A4F67">
        <w:rPr>
          <w:lang w:eastAsia="en-US"/>
        </w:rPr>
        <w:t>performed</w:t>
      </w:r>
      <w:r w:rsidR="00755706">
        <w:rPr>
          <w:lang w:eastAsia="en-US"/>
        </w:rPr>
        <w:t xml:space="preserve"> in this manner to isolate the two systems as much as theoretically possible. Immediately following the PWT system, the H</w:t>
      </w:r>
      <w:r w:rsidR="006D24DC">
        <w:rPr>
          <w:lang w:eastAsia="en-US"/>
        </w:rPr>
        <w:t>OT flag</w:t>
      </w:r>
      <w:r w:rsidR="00755706">
        <w:rPr>
          <w:lang w:eastAsia="en-US"/>
        </w:rPr>
        <w:t xml:space="preserve"> is checked. If this flag is </w:t>
      </w:r>
      <w:r w:rsidR="00F35327">
        <w:rPr>
          <w:lang w:eastAsia="en-US"/>
        </w:rPr>
        <w:t>true</w:t>
      </w:r>
      <w:r w:rsidR="000020F2">
        <w:rPr>
          <w:lang w:eastAsia="en-US"/>
        </w:rPr>
        <w:t xml:space="preserve">, </w:t>
      </w:r>
      <w:r w:rsidR="00F35327">
        <w:rPr>
          <w:lang w:eastAsia="en-US"/>
        </w:rPr>
        <w:t>then an additional occupancy map is created which considers the hidden obstacle polygon encoded by the researcher in combination with the map obstacles and an additional map figure is created</w:t>
      </w:r>
      <w:r w:rsidR="00942446">
        <w:rPr>
          <w:lang w:eastAsia="en-US"/>
        </w:rPr>
        <w:t xml:space="preserve">. It should be noted that this simulation system only supports the execution of one Digital Twin modality at </w:t>
      </w:r>
      <w:r w:rsidR="00075013">
        <w:rPr>
          <w:lang w:eastAsia="en-US"/>
        </w:rPr>
        <w:t>a time</w:t>
      </w:r>
      <w:r w:rsidR="001B613D">
        <w:rPr>
          <w:lang w:eastAsia="en-US"/>
        </w:rPr>
        <w:t xml:space="preserve"> and</w:t>
      </w:r>
      <w:r w:rsidR="00942446">
        <w:rPr>
          <w:lang w:eastAsia="en-US"/>
        </w:rPr>
        <w:t xml:space="preserve"> Obstacle Overrides will be disabled if PWT is enabled</w:t>
      </w:r>
      <w:r w:rsidR="006D24DC">
        <w:rPr>
          <w:lang w:eastAsia="en-US"/>
        </w:rPr>
        <w:t>. The next system to execute is the Point-to-Point Path Planner, Graft-RRT. This system’s responses deviate based off the flag states of the PWT and</w:t>
      </w:r>
      <w:r w:rsidR="00C452AB">
        <w:rPr>
          <w:lang w:eastAsia="en-US"/>
        </w:rPr>
        <w:t xml:space="preserve"> HOT</w:t>
      </w:r>
      <w:r w:rsidR="006D24DC">
        <w:rPr>
          <w:lang w:eastAsia="en-US"/>
        </w:rPr>
        <w:t>.</w:t>
      </w:r>
      <w:r w:rsidR="00DC5A70">
        <w:rPr>
          <w:lang w:eastAsia="en-US"/>
        </w:rPr>
        <w:t xml:space="preserve"> In the event </w:t>
      </w:r>
      <w:r w:rsidR="00EC7F56">
        <w:rPr>
          <w:lang w:eastAsia="en-US"/>
        </w:rPr>
        <w:t xml:space="preserve">either </w:t>
      </w:r>
      <w:r w:rsidR="00DC5A70">
        <w:rPr>
          <w:lang w:eastAsia="en-US"/>
        </w:rPr>
        <w:t xml:space="preserve">PWT </w:t>
      </w:r>
      <w:r w:rsidR="00EC7F56">
        <w:rPr>
          <w:lang w:eastAsia="en-US"/>
        </w:rPr>
        <w:t xml:space="preserve">or HOT </w:t>
      </w:r>
      <w:r w:rsidR="00DC5A70">
        <w:rPr>
          <w:lang w:eastAsia="en-US"/>
        </w:rPr>
        <w:t>is enable</w:t>
      </w:r>
      <w:r w:rsidR="00EC7F56">
        <w:rPr>
          <w:lang w:eastAsia="en-US"/>
        </w:rPr>
        <w:t>d</w:t>
      </w:r>
      <w:r w:rsidR="00DC5A70">
        <w:rPr>
          <w:lang w:eastAsia="en-US"/>
        </w:rPr>
        <w:t xml:space="preserve"> the creation of </w:t>
      </w:r>
      <w:r w:rsidR="001C0D08">
        <w:rPr>
          <w:lang w:eastAsia="en-US"/>
        </w:rPr>
        <w:t xml:space="preserve">two </w:t>
      </w:r>
      <w:r w:rsidR="00DC5A70">
        <w:rPr>
          <w:lang w:eastAsia="en-US"/>
        </w:rPr>
        <w:t>semi-unique solution</w:t>
      </w:r>
      <w:r w:rsidR="001C0D08">
        <w:rPr>
          <w:lang w:eastAsia="en-US"/>
        </w:rPr>
        <w:t>s</w:t>
      </w:r>
      <w:r w:rsidR="00EC7F56">
        <w:rPr>
          <w:lang w:eastAsia="en-US"/>
        </w:rPr>
        <w:t xml:space="preserve"> occurs and are</w:t>
      </w:r>
      <w:r w:rsidR="001C0D08">
        <w:rPr>
          <w:lang w:eastAsia="en-US"/>
        </w:rPr>
        <w:t xml:space="preserve"> combined </w:t>
      </w:r>
      <w:r w:rsidR="00DC5A70">
        <w:rPr>
          <w:lang w:eastAsia="en-US"/>
        </w:rPr>
        <w:t>later</w:t>
      </w:r>
      <w:r w:rsidR="001C0D08">
        <w:rPr>
          <w:lang w:eastAsia="en-US"/>
        </w:rPr>
        <w:t xml:space="preserve"> for </w:t>
      </w:r>
      <w:r w:rsidR="00EC7F56">
        <w:rPr>
          <w:lang w:eastAsia="en-US"/>
        </w:rPr>
        <w:t xml:space="preserve">a final solution </w:t>
      </w:r>
      <w:r w:rsidR="001C0D08">
        <w:rPr>
          <w:lang w:eastAsia="en-US"/>
        </w:rPr>
        <w:t>route</w:t>
      </w:r>
      <w:r w:rsidR="00DC5A70">
        <w:rPr>
          <w:lang w:eastAsia="en-US"/>
        </w:rPr>
        <w:t xml:space="preserve"> in the </w:t>
      </w:r>
      <w:r w:rsidR="0043149F">
        <w:rPr>
          <w:lang w:eastAsia="en-US"/>
        </w:rPr>
        <w:t>n</w:t>
      </w:r>
      <w:r w:rsidR="001C0D08">
        <w:rPr>
          <w:lang w:eastAsia="en-US"/>
        </w:rPr>
        <w:t>avigation phase</w:t>
      </w:r>
      <w:r w:rsidR="00B4775A">
        <w:rPr>
          <w:lang w:eastAsia="en-US"/>
        </w:rPr>
        <w:t xml:space="preserve">. These routes are then plotted on their respective figures such that the researcher can see the intended execution routes. Finally, the Local Navigation controller, VFH+, handles routing along the originally planned, PWT route, or HOT route as needed. In the HOT route, the original path is taken unless the path deviates into a recalculated segment. This code execution flow is shown in the flowchart </w:t>
      </w:r>
      <w:r w:rsidR="004050A0">
        <w:rPr>
          <w:lang w:eastAsia="en-US"/>
        </w:rPr>
        <w:t xml:space="preserve">provided </w:t>
      </w:r>
      <w:r w:rsidR="00B4775A">
        <w:rPr>
          <w:lang w:eastAsia="en-US"/>
        </w:rPr>
        <w:t>in Figure 22.</w:t>
      </w:r>
    </w:p>
    <w:p w14:paraId="7864D8D9" w14:textId="77777777" w:rsidR="00471EF8" w:rsidRDefault="00471EF8" w:rsidP="00FC41AD">
      <w:pPr>
        <w:rPr>
          <w:lang w:eastAsia="en-US"/>
        </w:rPr>
      </w:pPr>
    </w:p>
    <w:p w14:paraId="5B15A0D1" w14:textId="2A81CB33" w:rsidR="00471EF8" w:rsidRDefault="00471EF8" w:rsidP="00471EF8">
      <w:pPr>
        <w:jc w:val="center"/>
        <w:rPr>
          <w:lang w:eastAsia="en-US"/>
        </w:rPr>
      </w:pPr>
      <w:r w:rsidRPr="00471EF8">
        <w:rPr>
          <w:noProof/>
          <w:lang w:eastAsia="en-US"/>
        </w:rPr>
        <w:lastRenderedPageBreak/>
        <w:drawing>
          <wp:inline distT="0" distB="0" distL="0" distR="0" wp14:anchorId="505D20F8" wp14:editId="7D4A6BBB">
            <wp:extent cx="4791075" cy="7993010"/>
            <wp:effectExtent l="0" t="0" r="0" b="8255"/>
            <wp:docPr id="14454153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15345" name="Picture 1" descr="Diagram&#10;&#10;Description automatically generated"/>
                    <pic:cNvPicPr/>
                  </pic:nvPicPr>
                  <pic:blipFill>
                    <a:blip r:embed="rId34"/>
                    <a:stretch>
                      <a:fillRect/>
                    </a:stretch>
                  </pic:blipFill>
                  <pic:spPr>
                    <a:xfrm>
                      <a:off x="0" y="0"/>
                      <a:ext cx="4801203" cy="8009907"/>
                    </a:xfrm>
                    <a:prstGeom prst="rect">
                      <a:avLst/>
                    </a:prstGeom>
                  </pic:spPr>
                </pic:pic>
              </a:graphicData>
            </a:graphic>
          </wp:inline>
        </w:drawing>
      </w:r>
    </w:p>
    <w:p w14:paraId="31F1A800" w14:textId="7D8BB3BE" w:rsidR="00471EF8" w:rsidRDefault="00471EF8" w:rsidP="00471EF8">
      <w:pPr>
        <w:jc w:val="center"/>
        <w:rPr>
          <w:lang w:eastAsia="en-US"/>
        </w:rPr>
      </w:pPr>
      <w:r>
        <w:rPr>
          <w:lang w:eastAsia="en-US"/>
        </w:rPr>
        <w:t>Figure 22: Code Flow Diagram</w:t>
      </w:r>
    </w:p>
    <w:p w14:paraId="775FD5E9" w14:textId="77777777" w:rsidR="00B4775A" w:rsidRDefault="00B4775A" w:rsidP="00FC41AD">
      <w:pPr>
        <w:rPr>
          <w:lang w:eastAsia="en-US"/>
        </w:rPr>
      </w:pPr>
    </w:p>
    <w:p w14:paraId="39B642A6" w14:textId="5CDFF1BC" w:rsidR="00B4775A" w:rsidRDefault="00B4775A">
      <w:pPr>
        <w:widowControl/>
        <w:rPr>
          <w:lang w:eastAsia="en-US"/>
        </w:rPr>
      </w:pPr>
    </w:p>
    <w:p w14:paraId="235DA634" w14:textId="16B354AC" w:rsidR="00B4775A" w:rsidRDefault="00B4775A" w:rsidP="0053011B">
      <w:pPr>
        <w:pStyle w:val="Heading1"/>
        <w:spacing w:line="480" w:lineRule="auto"/>
      </w:pPr>
      <w:bookmarkStart w:id="12" w:name="_Toc134584503"/>
      <w:r>
        <w:lastRenderedPageBreak/>
        <w:t>Results</w:t>
      </w:r>
      <w:bookmarkEnd w:id="12"/>
    </w:p>
    <w:p w14:paraId="6FF56CE5" w14:textId="668531B3" w:rsidR="00631429" w:rsidRDefault="0012288C" w:rsidP="00631429">
      <w:pPr>
        <w:ind w:firstLine="480"/>
        <w:jc w:val="both"/>
        <w:rPr>
          <w:lang w:eastAsia="en-US"/>
        </w:rPr>
      </w:pPr>
      <w:r>
        <w:rPr>
          <w:lang w:eastAsia="en-US"/>
        </w:rPr>
        <w:t xml:space="preserve">The HOT and PWT mechanism were tested on three separate test scenario maps. These maps in their unexecuted form are available for review in </w:t>
      </w:r>
      <w:r w:rsidRPr="0070384F">
        <w:rPr>
          <w:lang w:eastAsia="en-US"/>
        </w:rPr>
        <w:t>Appendices 3-</w:t>
      </w:r>
      <w:r w:rsidR="00327B24" w:rsidRPr="0070384F">
        <w:rPr>
          <w:lang w:eastAsia="en-US"/>
        </w:rPr>
        <w:t>5</w:t>
      </w:r>
      <w:r>
        <w:rPr>
          <w:lang w:eastAsia="en-US"/>
        </w:rPr>
        <w:t>. Each Map’s results are shown and discussed in order to determine the significance and variety of the Digital Twin’s results.</w:t>
      </w:r>
      <w:r w:rsidR="00631429">
        <w:rPr>
          <w:lang w:eastAsia="en-US"/>
        </w:rPr>
        <w:t xml:space="preserve"> In Figures 23 and 24, we can see and verify that the Digital Twin appropriately handles the priority waypoint transition and executes a different path plan once the transition is intended to occur. In the case of the hidden obstacle transition (HOT) found in Figures 25 and 26, both the original path and digital twin path, even though the digital twin recomputed a more optimal path, remain similar and that the VFH could handle the potential collision optimally.</w:t>
      </w:r>
    </w:p>
    <w:p w14:paraId="26F80939" w14:textId="355F8620" w:rsidR="0012288C" w:rsidRDefault="0012288C" w:rsidP="000020F2">
      <w:pPr>
        <w:ind w:firstLine="480"/>
        <w:jc w:val="both"/>
        <w:rPr>
          <w:lang w:eastAsia="en-US"/>
        </w:rPr>
      </w:pPr>
    </w:p>
    <w:p w14:paraId="1594CB75" w14:textId="7C8B3DA5" w:rsidR="0012288C" w:rsidRDefault="0012288C" w:rsidP="0012288C">
      <w:pPr>
        <w:ind w:firstLine="480"/>
        <w:jc w:val="center"/>
        <w:rPr>
          <w:lang w:eastAsia="en-US"/>
        </w:rPr>
      </w:pPr>
      <w:r>
        <w:rPr>
          <w:noProof/>
          <w:lang w:eastAsia="en-US"/>
        </w:rPr>
        <w:drawing>
          <wp:inline distT="0" distB="0" distL="0" distR="0" wp14:anchorId="04C8D942" wp14:editId="0C645C27">
            <wp:extent cx="3561907" cy="2671644"/>
            <wp:effectExtent l="0" t="0" r="635" b="0"/>
            <wp:docPr id="194730133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01338" name="Picture 28"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21947" cy="2716677"/>
                    </a:xfrm>
                    <a:prstGeom prst="rect">
                      <a:avLst/>
                    </a:prstGeom>
                  </pic:spPr>
                </pic:pic>
              </a:graphicData>
            </a:graphic>
          </wp:inline>
        </w:drawing>
      </w:r>
    </w:p>
    <w:p w14:paraId="0EF29E76" w14:textId="34FAB3B1" w:rsidR="00433488" w:rsidRDefault="0012288C" w:rsidP="00433488">
      <w:pPr>
        <w:ind w:firstLine="480"/>
        <w:jc w:val="center"/>
        <w:rPr>
          <w:lang w:eastAsia="en-US"/>
        </w:rPr>
      </w:pPr>
      <w:r>
        <w:rPr>
          <w:lang w:eastAsia="en-US"/>
        </w:rPr>
        <w:t>Figure 23: Map 1 (PWT) – Original Path</w:t>
      </w:r>
    </w:p>
    <w:p w14:paraId="35EF5AD6" w14:textId="174992A3" w:rsidR="0012288C" w:rsidRDefault="0012288C" w:rsidP="0012288C">
      <w:pPr>
        <w:ind w:firstLine="480"/>
        <w:jc w:val="center"/>
        <w:rPr>
          <w:lang w:eastAsia="en-US"/>
        </w:rPr>
      </w:pPr>
      <w:r>
        <w:rPr>
          <w:noProof/>
          <w:lang w:eastAsia="en-US"/>
        </w:rPr>
        <w:drawing>
          <wp:inline distT="0" distB="0" distL="0" distR="0" wp14:anchorId="48E879DE" wp14:editId="6E56B476">
            <wp:extent cx="3391786" cy="2544043"/>
            <wp:effectExtent l="0" t="0" r="0" b="8890"/>
            <wp:docPr id="34008535"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535" name="Picture 27"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25953" cy="2569670"/>
                    </a:xfrm>
                    <a:prstGeom prst="rect">
                      <a:avLst/>
                    </a:prstGeom>
                  </pic:spPr>
                </pic:pic>
              </a:graphicData>
            </a:graphic>
          </wp:inline>
        </w:drawing>
      </w:r>
    </w:p>
    <w:p w14:paraId="7A58B7AA" w14:textId="10CC5862" w:rsidR="0012288C" w:rsidRDefault="0012288C" w:rsidP="00433488">
      <w:pPr>
        <w:ind w:firstLine="480"/>
        <w:jc w:val="center"/>
        <w:rPr>
          <w:lang w:eastAsia="en-US"/>
        </w:rPr>
      </w:pPr>
      <w:r>
        <w:rPr>
          <w:lang w:eastAsia="en-US"/>
        </w:rPr>
        <w:t>Figure 24: Map 1 (PWT) – Digital Twin Path (Waypoint 3 to Waypoint 6)</w:t>
      </w:r>
    </w:p>
    <w:p w14:paraId="42A8EE39" w14:textId="77777777" w:rsidR="00631429" w:rsidRDefault="00631429" w:rsidP="00433488">
      <w:pPr>
        <w:ind w:firstLine="480"/>
        <w:jc w:val="center"/>
        <w:rPr>
          <w:lang w:eastAsia="en-US"/>
        </w:rPr>
      </w:pPr>
    </w:p>
    <w:p w14:paraId="2347DA7D" w14:textId="4369BB7A" w:rsidR="0012288C" w:rsidRDefault="0012288C" w:rsidP="0012288C">
      <w:pPr>
        <w:ind w:firstLine="480"/>
        <w:jc w:val="center"/>
        <w:rPr>
          <w:lang w:eastAsia="en-US"/>
        </w:rPr>
      </w:pPr>
      <w:r>
        <w:rPr>
          <w:noProof/>
          <w:lang w:eastAsia="en-US"/>
        </w:rPr>
        <w:drawing>
          <wp:inline distT="0" distB="0" distL="0" distR="0" wp14:anchorId="4A4A088B" wp14:editId="05A5FFB3">
            <wp:extent cx="3774558" cy="2831147"/>
            <wp:effectExtent l="0" t="0" r="0" b="7620"/>
            <wp:docPr id="790539985"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9985" name="Picture 29"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16390" cy="2862524"/>
                    </a:xfrm>
                    <a:prstGeom prst="rect">
                      <a:avLst/>
                    </a:prstGeom>
                  </pic:spPr>
                </pic:pic>
              </a:graphicData>
            </a:graphic>
          </wp:inline>
        </w:drawing>
      </w:r>
    </w:p>
    <w:p w14:paraId="78096C6D" w14:textId="22887080" w:rsidR="0012288C" w:rsidRDefault="0012288C" w:rsidP="0012288C">
      <w:pPr>
        <w:ind w:firstLine="480"/>
        <w:jc w:val="center"/>
        <w:rPr>
          <w:lang w:eastAsia="en-US"/>
        </w:rPr>
      </w:pPr>
      <w:r>
        <w:rPr>
          <w:lang w:eastAsia="en-US"/>
        </w:rPr>
        <w:t>Figure 25: Map 1 (HOT) – Original Path</w:t>
      </w:r>
    </w:p>
    <w:p w14:paraId="3CD4427C" w14:textId="77777777" w:rsidR="0012288C" w:rsidRDefault="0012288C" w:rsidP="0012288C">
      <w:pPr>
        <w:ind w:firstLine="480"/>
        <w:rPr>
          <w:lang w:eastAsia="en-US"/>
        </w:rPr>
      </w:pPr>
    </w:p>
    <w:p w14:paraId="5497A66A" w14:textId="7800BB72" w:rsidR="0012288C" w:rsidRDefault="0012288C" w:rsidP="0012288C">
      <w:pPr>
        <w:ind w:firstLine="480"/>
        <w:jc w:val="center"/>
        <w:rPr>
          <w:lang w:eastAsia="en-US"/>
        </w:rPr>
      </w:pPr>
      <w:r>
        <w:rPr>
          <w:noProof/>
          <w:lang w:eastAsia="en-US"/>
        </w:rPr>
        <w:drawing>
          <wp:inline distT="0" distB="0" distL="0" distR="0" wp14:anchorId="4F240B5C" wp14:editId="35A74BBE">
            <wp:extent cx="3519377" cy="2639743"/>
            <wp:effectExtent l="0" t="0" r="5080" b="8255"/>
            <wp:docPr id="1241169087"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9087" name="Picture 3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70397" cy="2678011"/>
                    </a:xfrm>
                    <a:prstGeom prst="rect">
                      <a:avLst/>
                    </a:prstGeom>
                  </pic:spPr>
                </pic:pic>
              </a:graphicData>
            </a:graphic>
          </wp:inline>
        </w:drawing>
      </w:r>
    </w:p>
    <w:p w14:paraId="1CC889C8" w14:textId="0F0B91F7" w:rsidR="0012288C" w:rsidRDefault="0012288C" w:rsidP="0012288C">
      <w:pPr>
        <w:ind w:firstLine="480"/>
        <w:jc w:val="center"/>
        <w:rPr>
          <w:lang w:eastAsia="en-US"/>
        </w:rPr>
      </w:pPr>
      <w:r>
        <w:rPr>
          <w:lang w:eastAsia="en-US"/>
        </w:rPr>
        <w:t>Figure 26: Map 1 (HOT) – Digital Twin Path</w:t>
      </w:r>
    </w:p>
    <w:p w14:paraId="3BF168CD" w14:textId="77777777" w:rsidR="0012288C" w:rsidRDefault="0012288C" w:rsidP="0012288C">
      <w:pPr>
        <w:ind w:firstLine="480"/>
        <w:jc w:val="center"/>
        <w:rPr>
          <w:lang w:eastAsia="en-US"/>
        </w:rPr>
      </w:pPr>
    </w:p>
    <w:p w14:paraId="52B907D5" w14:textId="4A88C0FF" w:rsidR="00631429" w:rsidRDefault="00631429" w:rsidP="00631429">
      <w:pPr>
        <w:jc w:val="both"/>
        <w:rPr>
          <w:lang w:eastAsia="en-US"/>
        </w:rPr>
      </w:pPr>
      <w:r>
        <w:rPr>
          <w:lang w:eastAsia="en-US"/>
        </w:rPr>
        <w:t>Figures 27 and 28, demonstrate that an equivalent waypoint transition as that found in Map 1 can be implemented and executed as intended on Map 2. It also shows the negative effects a large-scale re-prioritization can have on the path, greatly decreasing the efficiency of the pathing for the Digital Twin. Figures 29 and 30, show the ability of the Digital Twin to properly replan and avoid situations that the VFH+ in the original path was not capable of escaping. This demonstrates the importance of using Digital Twin technologies to investigate alternative path solutions.</w:t>
      </w:r>
    </w:p>
    <w:p w14:paraId="65A12886" w14:textId="77777777" w:rsidR="006F62D1" w:rsidRDefault="006F62D1" w:rsidP="0012288C">
      <w:pPr>
        <w:ind w:firstLine="480"/>
        <w:rPr>
          <w:lang w:eastAsia="en-US"/>
        </w:rPr>
      </w:pPr>
    </w:p>
    <w:p w14:paraId="7CD1008E" w14:textId="5A0E2475" w:rsidR="006F62D1" w:rsidRDefault="006F62D1" w:rsidP="00063B31">
      <w:pPr>
        <w:ind w:firstLine="480"/>
        <w:jc w:val="center"/>
        <w:rPr>
          <w:lang w:eastAsia="en-US"/>
        </w:rPr>
      </w:pPr>
      <w:r>
        <w:rPr>
          <w:noProof/>
          <w:lang w:eastAsia="en-US"/>
        </w:rPr>
        <w:lastRenderedPageBreak/>
        <w:drawing>
          <wp:inline distT="0" distB="0" distL="0" distR="0" wp14:anchorId="6B997A63" wp14:editId="069F1C51">
            <wp:extent cx="3349256" cy="2512144"/>
            <wp:effectExtent l="0" t="0" r="3810" b="2540"/>
            <wp:docPr id="1777164478"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64478" name="Picture 32"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91639" cy="2543934"/>
                    </a:xfrm>
                    <a:prstGeom prst="rect">
                      <a:avLst/>
                    </a:prstGeom>
                  </pic:spPr>
                </pic:pic>
              </a:graphicData>
            </a:graphic>
          </wp:inline>
        </w:drawing>
      </w:r>
    </w:p>
    <w:p w14:paraId="799EC5AC" w14:textId="7AFB71ED" w:rsidR="00063B31" w:rsidRDefault="00063B31" w:rsidP="00063B31">
      <w:pPr>
        <w:ind w:firstLine="480"/>
        <w:jc w:val="center"/>
        <w:rPr>
          <w:lang w:eastAsia="en-US"/>
        </w:rPr>
      </w:pPr>
      <w:r>
        <w:rPr>
          <w:lang w:eastAsia="en-US"/>
        </w:rPr>
        <w:t>Figure 27: Map 2 (PWT) – Original Path</w:t>
      </w:r>
    </w:p>
    <w:p w14:paraId="193F3BE1" w14:textId="77777777" w:rsidR="0075065D" w:rsidRDefault="0075065D" w:rsidP="00063B31">
      <w:pPr>
        <w:ind w:firstLine="480"/>
        <w:jc w:val="center"/>
        <w:rPr>
          <w:lang w:eastAsia="en-US"/>
        </w:rPr>
      </w:pPr>
    </w:p>
    <w:p w14:paraId="46289A8E" w14:textId="00FA5236" w:rsidR="00EC7F56" w:rsidRDefault="00063B31" w:rsidP="00063B31">
      <w:pPr>
        <w:jc w:val="center"/>
        <w:rPr>
          <w:lang w:eastAsia="en-US"/>
        </w:rPr>
      </w:pPr>
      <w:r>
        <w:rPr>
          <w:noProof/>
          <w:lang w:eastAsia="en-US"/>
        </w:rPr>
        <w:drawing>
          <wp:inline distT="0" distB="0" distL="0" distR="0" wp14:anchorId="1E3093F9" wp14:editId="1540B401">
            <wp:extent cx="3132396" cy="2349483"/>
            <wp:effectExtent l="0" t="0" r="0" b="0"/>
            <wp:docPr id="1734905241"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05241" name="Picture 34"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3195030" cy="2396462"/>
                    </a:xfrm>
                    <a:prstGeom prst="rect">
                      <a:avLst/>
                    </a:prstGeom>
                  </pic:spPr>
                </pic:pic>
              </a:graphicData>
            </a:graphic>
          </wp:inline>
        </w:drawing>
      </w:r>
    </w:p>
    <w:p w14:paraId="31A197DB" w14:textId="48E42132" w:rsidR="00063B31" w:rsidRDefault="00063B31" w:rsidP="00063B31">
      <w:pPr>
        <w:jc w:val="center"/>
        <w:rPr>
          <w:lang w:eastAsia="en-US"/>
        </w:rPr>
      </w:pPr>
      <w:r>
        <w:rPr>
          <w:lang w:eastAsia="en-US"/>
        </w:rPr>
        <w:t>Figure 28: Map 2 (PWT) – Digital Twin Path</w:t>
      </w:r>
      <w:r w:rsidR="00433488">
        <w:rPr>
          <w:lang w:eastAsia="en-US"/>
        </w:rPr>
        <w:t xml:space="preserve"> (Waypoint 2 to Waypoint 5)</w:t>
      </w:r>
    </w:p>
    <w:p w14:paraId="25F74816" w14:textId="77777777" w:rsidR="000A5988" w:rsidRDefault="000A5988" w:rsidP="00063B31">
      <w:pPr>
        <w:jc w:val="center"/>
        <w:rPr>
          <w:lang w:eastAsia="en-US"/>
        </w:rPr>
      </w:pPr>
    </w:p>
    <w:p w14:paraId="684E6A4C" w14:textId="3EEEFA8C" w:rsidR="000A5988" w:rsidRDefault="000A5988" w:rsidP="000A5988">
      <w:pPr>
        <w:jc w:val="center"/>
        <w:rPr>
          <w:lang w:eastAsia="en-US"/>
        </w:rPr>
      </w:pPr>
      <w:r>
        <w:rPr>
          <w:noProof/>
          <w:lang w:eastAsia="en-US"/>
        </w:rPr>
        <w:drawing>
          <wp:inline distT="0" distB="0" distL="0" distR="0" wp14:anchorId="710EAC64" wp14:editId="4856D9DD">
            <wp:extent cx="3146985" cy="2360428"/>
            <wp:effectExtent l="0" t="0" r="0" b="1905"/>
            <wp:docPr id="85056400" name="Picture 36"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400" name="Picture 36" descr="A picture containing text, crossword puzz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96784" cy="2397780"/>
                    </a:xfrm>
                    <a:prstGeom prst="rect">
                      <a:avLst/>
                    </a:prstGeom>
                  </pic:spPr>
                </pic:pic>
              </a:graphicData>
            </a:graphic>
          </wp:inline>
        </w:drawing>
      </w:r>
    </w:p>
    <w:p w14:paraId="424FC455" w14:textId="4769604E" w:rsidR="000A5988" w:rsidRDefault="000A5988" w:rsidP="000A5988">
      <w:pPr>
        <w:jc w:val="center"/>
        <w:rPr>
          <w:lang w:eastAsia="en-US"/>
        </w:rPr>
      </w:pPr>
      <w:r>
        <w:rPr>
          <w:lang w:eastAsia="en-US"/>
        </w:rPr>
        <w:t>Figure 29: Map 2 (HOT) – Original Path</w:t>
      </w:r>
    </w:p>
    <w:p w14:paraId="5BAE5BB3" w14:textId="77777777" w:rsidR="00063B31" w:rsidRDefault="00063B31" w:rsidP="00063B31">
      <w:pPr>
        <w:jc w:val="center"/>
        <w:rPr>
          <w:lang w:eastAsia="en-US"/>
        </w:rPr>
      </w:pPr>
    </w:p>
    <w:p w14:paraId="55CA9168" w14:textId="37E15C18" w:rsidR="00063B31" w:rsidRDefault="000A5988" w:rsidP="00063B31">
      <w:pPr>
        <w:jc w:val="center"/>
        <w:rPr>
          <w:lang w:eastAsia="en-US"/>
        </w:rPr>
      </w:pPr>
      <w:r>
        <w:rPr>
          <w:noProof/>
          <w:lang w:eastAsia="en-US"/>
        </w:rPr>
        <w:drawing>
          <wp:inline distT="0" distB="0" distL="0" distR="0" wp14:anchorId="5B96CFCC" wp14:editId="1E426D8B">
            <wp:extent cx="3317358" cy="2488219"/>
            <wp:effectExtent l="0" t="0" r="0" b="7620"/>
            <wp:docPr id="8283889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88911" name="Picture 828388911"/>
                    <pic:cNvPicPr/>
                  </pic:nvPicPr>
                  <pic:blipFill>
                    <a:blip r:embed="rId42">
                      <a:extLst>
                        <a:ext uri="{28A0092B-C50C-407E-A947-70E740481C1C}">
                          <a14:useLocalDpi xmlns:a14="http://schemas.microsoft.com/office/drawing/2010/main" val="0"/>
                        </a:ext>
                      </a:extLst>
                    </a:blip>
                    <a:stretch>
                      <a:fillRect/>
                    </a:stretch>
                  </pic:blipFill>
                  <pic:spPr>
                    <a:xfrm>
                      <a:off x="0" y="0"/>
                      <a:ext cx="3359133" cy="2519553"/>
                    </a:xfrm>
                    <a:prstGeom prst="rect">
                      <a:avLst/>
                    </a:prstGeom>
                  </pic:spPr>
                </pic:pic>
              </a:graphicData>
            </a:graphic>
          </wp:inline>
        </w:drawing>
      </w:r>
    </w:p>
    <w:p w14:paraId="18158F7E" w14:textId="399FF237" w:rsidR="000A5988" w:rsidRDefault="000A5988" w:rsidP="00063B31">
      <w:pPr>
        <w:jc w:val="center"/>
        <w:rPr>
          <w:lang w:eastAsia="en-US"/>
        </w:rPr>
      </w:pPr>
      <w:r>
        <w:rPr>
          <w:lang w:eastAsia="en-US"/>
        </w:rPr>
        <w:t>Figure 30: Map 2 (HOT) – Digital Twin Path</w:t>
      </w:r>
    </w:p>
    <w:p w14:paraId="7BA54F26" w14:textId="77777777" w:rsidR="00433488" w:rsidRDefault="00433488" w:rsidP="0075065D">
      <w:pPr>
        <w:rPr>
          <w:lang w:eastAsia="en-US"/>
        </w:rPr>
      </w:pPr>
    </w:p>
    <w:p w14:paraId="5E48A282" w14:textId="77777777" w:rsidR="00631429" w:rsidRDefault="00631429" w:rsidP="00631429">
      <w:pPr>
        <w:jc w:val="both"/>
        <w:rPr>
          <w:lang w:eastAsia="en-US"/>
        </w:rPr>
      </w:pPr>
      <w:r>
        <w:rPr>
          <w:lang w:eastAsia="en-US"/>
        </w:rPr>
        <w:t xml:space="preserve">In Map 3, Figures 31 and 32, again demonstrate, the later in the route the priority waypoint is intended to occur, the ability of the Digital Twin to account for waypoint transition occurs at the cost of path optimality. This allows for some semi-efficiency to be noted in the left-side of the map with a break-down in optimality on the right-hand side. Figures 33 and 34 demonstrate the intended functionality of the Digital Twin technology, in the computation of the new path no branching decision was required to handle the new obstacle. As such, the VFH mirrors (nearly exactly) the original path discovered by the initial execution. </w:t>
      </w:r>
    </w:p>
    <w:p w14:paraId="1D7C3785" w14:textId="77777777" w:rsidR="0075065D" w:rsidRDefault="0075065D" w:rsidP="00631429">
      <w:pPr>
        <w:jc w:val="both"/>
        <w:rPr>
          <w:lang w:eastAsia="en-US"/>
        </w:rPr>
      </w:pPr>
    </w:p>
    <w:p w14:paraId="4E8AF653" w14:textId="02337E77" w:rsidR="004839C5" w:rsidRDefault="004839C5" w:rsidP="004839C5">
      <w:pPr>
        <w:jc w:val="center"/>
        <w:rPr>
          <w:lang w:eastAsia="en-US"/>
        </w:rPr>
      </w:pPr>
      <w:r>
        <w:rPr>
          <w:noProof/>
          <w:lang w:eastAsia="en-US"/>
        </w:rPr>
        <w:drawing>
          <wp:inline distT="0" distB="0" distL="0" distR="0" wp14:anchorId="0C874D10" wp14:editId="2035218C">
            <wp:extent cx="3615070" cy="2711522"/>
            <wp:effectExtent l="0" t="0" r="4445" b="0"/>
            <wp:docPr id="411939261"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9261" name="Picture 38" descr="A picture containing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44894" cy="2733892"/>
                    </a:xfrm>
                    <a:prstGeom prst="rect">
                      <a:avLst/>
                    </a:prstGeom>
                  </pic:spPr>
                </pic:pic>
              </a:graphicData>
            </a:graphic>
          </wp:inline>
        </w:drawing>
      </w:r>
    </w:p>
    <w:p w14:paraId="14D99FF5" w14:textId="09F8BE64" w:rsidR="004839C5" w:rsidRDefault="004839C5" w:rsidP="004839C5">
      <w:pPr>
        <w:jc w:val="center"/>
        <w:rPr>
          <w:lang w:eastAsia="en-US"/>
        </w:rPr>
      </w:pPr>
      <w:r>
        <w:rPr>
          <w:lang w:eastAsia="en-US"/>
        </w:rPr>
        <w:t>Figure 31: Map 3 (PWT) – Original Path</w:t>
      </w:r>
    </w:p>
    <w:p w14:paraId="5A426D5B" w14:textId="77777777" w:rsidR="00631429" w:rsidRDefault="00631429" w:rsidP="004839C5">
      <w:pPr>
        <w:jc w:val="center"/>
        <w:rPr>
          <w:lang w:eastAsia="en-US"/>
        </w:rPr>
      </w:pPr>
    </w:p>
    <w:p w14:paraId="020ED1D0" w14:textId="78D6BB03" w:rsidR="004839C5" w:rsidRDefault="004839C5" w:rsidP="004839C5">
      <w:pPr>
        <w:jc w:val="center"/>
        <w:rPr>
          <w:lang w:eastAsia="en-US"/>
        </w:rPr>
      </w:pPr>
      <w:r>
        <w:rPr>
          <w:noProof/>
          <w:lang w:eastAsia="en-US"/>
        </w:rPr>
        <w:lastRenderedPageBreak/>
        <w:drawing>
          <wp:inline distT="0" distB="0" distL="0" distR="0" wp14:anchorId="60D16151" wp14:editId="05CD286D">
            <wp:extent cx="3331266" cy="2498652"/>
            <wp:effectExtent l="0" t="0" r="2540" b="0"/>
            <wp:docPr id="19701630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63092" name="Picture 1970163092"/>
                    <pic:cNvPicPr/>
                  </pic:nvPicPr>
                  <pic:blipFill>
                    <a:blip r:embed="rId44">
                      <a:extLst>
                        <a:ext uri="{28A0092B-C50C-407E-A947-70E740481C1C}">
                          <a14:useLocalDpi xmlns:a14="http://schemas.microsoft.com/office/drawing/2010/main" val="0"/>
                        </a:ext>
                      </a:extLst>
                    </a:blip>
                    <a:stretch>
                      <a:fillRect/>
                    </a:stretch>
                  </pic:blipFill>
                  <pic:spPr>
                    <a:xfrm>
                      <a:off x="0" y="0"/>
                      <a:ext cx="3383037" cy="2537484"/>
                    </a:xfrm>
                    <a:prstGeom prst="rect">
                      <a:avLst/>
                    </a:prstGeom>
                  </pic:spPr>
                </pic:pic>
              </a:graphicData>
            </a:graphic>
          </wp:inline>
        </w:drawing>
      </w:r>
    </w:p>
    <w:p w14:paraId="36C812F9" w14:textId="6FD2791F" w:rsidR="0075065D" w:rsidRDefault="004839C5" w:rsidP="0075065D">
      <w:pPr>
        <w:jc w:val="center"/>
        <w:rPr>
          <w:lang w:eastAsia="en-US"/>
        </w:rPr>
      </w:pPr>
      <w:r>
        <w:rPr>
          <w:lang w:eastAsia="en-US"/>
        </w:rPr>
        <w:t>Figure 32: Map 3 (PWT) – Digital Twin Path (Waypoint 3 to Waypoint 6)</w:t>
      </w:r>
    </w:p>
    <w:p w14:paraId="00EC433F" w14:textId="5CD4CEB8" w:rsidR="00574B26" w:rsidRDefault="00574B26" w:rsidP="00574B26">
      <w:pPr>
        <w:jc w:val="center"/>
        <w:rPr>
          <w:lang w:eastAsia="en-US"/>
        </w:rPr>
      </w:pPr>
      <w:r>
        <w:rPr>
          <w:noProof/>
          <w:lang w:eastAsia="en-US"/>
        </w:rPr>
        <w:drawing>
          <wp:inline distT="0" distB="0" distL="0" distR="0" wp14:anchorId="6B0B52FA" wp14:editId="3F0C98F0">
            <wp:extent cx="3572253" cy="2679405"/>
            <wp:effectExtent l="0" t="0" r="0" b="6985"/>
            <wp:docPr id="164998335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3350" name="Picture 40"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09956" cy="2707685"/>
                    </a:xfrm>
                    <a:prstGeom prst="rect">
                      <a:avLst/>
                    </a:prstGeom>
                  </pic:spPr>
                </pic:pic>
              </a:graphicData>
            </a:graphic>
          </wp:inline>
        </w:drawing>
      </w:r>
    </w:p>
    <w:p w14:paraId="41535112" w14:textId="4EF18F37" w:rsidR="00574B26" w:rsidRDefault="00574B26" w:rsidP="00574B26">
      <w:pPr>
        <w:jc w:val="center"/>
        <w:rPr>
          <w:lang w:eastAsia="en-US"/>
        </w:rPr>
      </w:pPr>
      <w:r>
        <w:rPr>
          <w:lang w:eastAsia="en-US"/>
        </w:rPr>
        <w:t>Figure 33: Map 3 (HOT) – Original Path</w:t>
      </w:r>
    </w:p>
    <w:p w14:paraId="76B16BFC" w14:textId="1483ADB6" w:rsidR="00574B26" w:rsidRDefault="00574B26" w:rsidP="004839C5">
      <w:pPr>
        <w:jc w:val="center"/>
        <w:rPr>
          <w:lang w:eastAsia="en-US"/>
        </w:rPr>
      </w:pPr>
      <w:r>
        <w:rPr>
          <w:noProof/>
          <w:lang w:eastAsia="en-US"/>
        </w:rPr>
        <w:drawing>
          <wp:inline distT="0" distB="0" distL="0" distR="0" wp14:anchorId="1AABE241" wp14:editId="65208F07">
            <wp:extent cx="3501376" cy="2626242"/>
            <wp:effectExtent l="0" t="0" r="4445" b="3175"/>
            <wp:docPr id="3970298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9864" name="Picture 397029864"/>
                    <pic:cNvPicPr/>
                  </pic:nvPicPr>
                  <pic:blipFill>
                    <a:blip r:embed="rId46">
                      <a:extLst>
                        <a:ext uri="{28A0092B-C50C-407E-A947-70E740481C1C}">
                          <a14:useLocalDpi xmlns:a14="http://schemas.microsoft.com/office/drawing/2010/main" val="0"/>
                        </a:ext>
                      </a:extLst>
                    </a:blip>
                    <a:stretch>
                      <a:fillRect/>
                    </a:stretch>
                  </pic:blipFill>
                  <pic:spPr>
                    <a:xfrm>
                      <a:off x="0" y="0"/>
                      <a:ext cx="3528015" cy="2646223"/>
                    </a:xfrm>
                    <a:prstGeom prst="rect">
                      <a:avLst/>
                    </a:prstGeom>
                  </pic:spPr>
                </pic:pic>
              </a:graphicData>
            </a:graphic>
          </wp:inline>
        </w:drawing>
      </w:r>
    </w:p>
    <w:p w14:paraId="604DFF78" w14:textId="2A949067" w:rsidR="0075065D" w:rsidRDefault="00574B26" w:rsidP="0075065D">
      <w:pPr>
        <w:jc w:val="center"/>
        <w:rPr>
          <w:lang w:eastAsia="en-US"/>
        </w:rPr>
      </w:pPr>
      <w:r>
        <w:rPr>
          <w:lang w:eastAsia="en-US"/>
        </w:rPr>
        <w:t>Figure 34: Map 4 (HOT) – Digital Twin Path</w:t>
      </w:r>
    </w:p>
    <w:p w14:paraId="348B1100" w14:textId="2915A8AE" w:rsidR="00B4775A" w:rsidRPr="00B4775A" w:rsidRDefault="00B4775A" w:rsidP="00C253D8">
      <w:pPr>
        <w:pStyle w:val="Heading1"/>
        <w:spacing w:line="480" w:lineRule="auto"/>
      </w:pPr>
      <w:bookmarkStart w:id="13" w:name="_Toc134584504"/>
      <w:r>
        <w:lastRenderedPageBreak/>
        <w:t>Conclusion</w:t>
      </w:r>
      <w:r w:rsidR="00C253D8">
        <w:t>s</w:t>
      </w:r>
      <w:r w:rsidR="0053011B">
        <w:t xml:space="preserve"> and Future Work</w:t>
      </w:r>
      <w:bookmarkEnd w:id="13"/>
    </w:p>
    <w:p w14:paraId="021635AC" w14:textId="4CCD2B62" w:rsidR="00C253D8" w:rsidRDefault="00BF17FC" w:rsidP="00C76E4D">
      <w:pPr>
        <w:jc w:val="both"/>
        <w:rPr>
          <w:lang w:eastAsia="en-US"/>
        </w:rPr>
      </w:pPr>
      <w:r>
        <w:rPr>
          <w:lang w:eastAsia="en-US"/>
        </w:rPr>
        <w:tab/>
        <w:t>This work demonstrates the effective implementation and integration of a functional robot simulation stack</w:t>
      </w:r>
      <w:r w:rsidR="00C76E4D">
        <w:rPr>
          <w:lang w:eastAsia="en-US"/>
        </w:rPr>
        <w:t xml:space="preserve"> for a UAV/UGV system</w:t>
      </w:r>
      <w:r>
        <w:rPr>
          <w:lang w:eastAsia="en-US"/>
        </w:rPr>
        <w:t xml:space="preserve"> with a secondary Digital Twin simulation</w:t>
      </w:r>
      <w:r w:rsidR="00C76E4D">
        <w:rPr>
          <w:lang w:eastAsia="en-US"/>
        </w:rPr>
        <w:t xml:space="preserve"> for the purposes of natural disaster relief</w:t>
      </w:r>
      <w:r>
        <w:rPr>
          <w:lang w:eastAsia="en-US"/>
        </w:rPr>
        <w:t xml:space="preserve">. This allowed for a thorough visualization and examination into the usefulness and capabilities of Digital Twin simulations in determining effectiveness </w:t>
      </w:r>
      <w:r w:rsidR="00C76E4D">
        <w:rPr>
          <w:lang w:eastAsia="en-US"/>
        </w:rPr>
        <w:t xml:space="preserve">and performance of the simulated UGV system </w:t>
      </w:r>
      <w:r>
        <w:rPr>
          <w:lang w:eastAsia="en-US"/>
        </w:rPr>
        <w:t>o</w:t>
      </w:r>
      <w:r w:rsidR="00C76E4D">
        <w:rPr>
          <w:lang w:eastAsia="en-US"/>
        </w:rPr>
        <w:t xml:space="preserve">n path branch decisions which may affect the robot’s path in real-world scenarios. It was shown, that while effective in making and executing these decisions, they make </w:t>
      </w:r>
      <w:r w:rsidR="001D5898">
        <w:rPr>
          <w:lang w:eastAsia="en-US"/>
        </w:rPr>
        <w:t>be defi</w:t>
      </w:r>
      <w:r w:rsidR="00C06A21">
        <w:rPr>
          <w:lang w:eastAsia="en-US"/>
        </w:rPr>
        <w:t xml:space="preserve">cient in </w:t>
      </w:r>
      <w:r w:rsidR="00C76E4D">
        <w:rPr>
          <w:lang w:eastAsia="en-US"/>
        </w:rPr>
        <w:t xml:space="preserve">proper optimality. In future work, </w:t>
      </w:r>
      <w:r w:rsidR="00C06A21">
        <w:rPr>
          <w:lang w:eastAsia="en-US"/>
        </w:rPr>
        <w:t>a goal should</w:t>
      </w:r>
      <w:r w:rsidR="00C76E4D">
        <w:rPr>
          <w:lang w:eastAsia="en-US"/>
        </w:rPr>
        <w:t xml:space="preserve"> be to leverage the Digital Twin simulation to automatically transition its path plan to the </w:t>
      </w:r>
      <w:r w:rsidR="006A661B">
        <w:rPr>
          <w:lang w:eastAsia="en-US"/>
        </w:rPr>
        <w:t>real robot</w:t>
      </w:r>
      <w:r w:rsidR="00C76E4D">
        <w:rPr>
          <w:lang w:eastAsia="en-US"/>
        </w:rPr>
        <w:t xml:space="preserve"> on successful execution, thereby, minimizing computation cycles and path planning requirements to overcome pit falls such as the stuck robot scenario discovered on Map 2. Additionally, it was noted that not all simulations will require Digital Twin intervention such as those scenarios where transitions have already occurred or are otherwise already accounted for. In these events, future work </w:t>
      </w:r>
      <w:r w:rsidR="009403B5">
        <w:rPr>
          <w:lang w:eastAsia="en-US"/>
        </w:rPr>
        <w:t xml:space="preserve">should explore </w:t>
      </w:r>
      <w:r w:rsidR="00C76E4D">
        <w:rPr>
          <w:lang w:eastAsia="en-US"/>
        </w:rPr>
        <w:t xml:space="preserve">ways to execute additional optimization algorithms through Digital Twin to cohere to a better end path. As a final point for </w:t>
      </w:r>
      <w:r w:rsidR="0057211C">
        <w:rPr>
          <w:lang w:eastAsia="en-US"/>
        </w:rPr>
        <w:t>future</w:t>
      </w:r>
      <w:r w:rsidR="00C76E4D">
        <w:rPr>
          <w:lang w:eastAsia="en-US"/>
        </w:rPr>
        <w:t xml:space="preserve"> work, it is desirable to implement these systems on a real-world test bench so that a better understanding of the downsides and upsides of the simulation in its current state can be acquired</w:t>
      </w:r>
      <w:r w:rsidR="00E6508A">
        <w:rPr>
          <w:lang w:eastAsia="en-US"/>
        </w:rPr>
        <w:t xml:space="preserve"> and to also </w:t>
      </w:r>
      <w:r w:rsidR="00C76E4D">
        <w:rPr>
          <w:lang w:eastAsia="en-US"/>
        </w:rPr>
        <w:t>expand upon its functionalities such that it can be more app</w:t>
      </w:r>
      <w:r w:rsidR="009175A5">
        <w:rPr>
          <w:lang w:eastAsia="en-US"/>
        </w:rPr>
        <w:t>licable</w:t>
      </w:r>
      <w:r w:rsidR="00C76E4D">
        <w:rPr>
          <w:lang w:eastAsia="en-US"/>
        </w:rPr>
        <w:t xml:space="preserve"> and useful in real-world scenarios.</w:t>
      </w:r>
    </w:p>
    <w:p w14:paraId="2EFDE9CF" w14:textId="2B340703" w:rsidR="006A661B" w:rsidRDefault="006A661B">
      <w:pPr>
        <w:widowControl/>
        <w:rPr>
          <w:lang w:eastAsia="en-US"/>
        </w:rPr>
      </w:pPr>
      <w:r>
        <w:rPr>
          <w:lang w:eastAsia="en-US"/>
        </w:rPr>
        <w:br w:type="page"/>
      </w:r>
    </w:p>
    <w:p w14:paraId="05FDD7A2" w14:textId="0355ED89" w:rsidR="006A661B" w:rsidRDefault="006A661B" w:rsidP="00322762">
      <w:pPr>
        <w:pStyle w:val="Heading1"/>
        <w:spacing w:line="480" w:lineRule="auto"/>
      </w:pPr>
      <w:bookmarkStart w:id="14" w:name="_Toc134584505"/>
      <w:r>
        <w:lastRenderedPageBreak/>
        <w:t>References</w:t>
      </w:r>
      <w:bookmarkEnd w:id="14"/>
    </w:p>
    <w:p w14:paraId="409AC488" w14:textId="74A57A0E" w:rsidR="00107A29" w:rsidRPr="003A29E5" w:rsidRDefault="00BD1E71" w:rsidP="0075065D">
      <w:pPr>
        <w:ind w:left="475" w:hanging="475"/>
        <w:rPr>
          <w:lang w:eastAsia="en-US"/>
        </w:rPr>
      </w:pPr>
      <w:r w:rsidRPr="003A29E5">
        <w:rPr>
          <w:lang w:eastAsia="en-US"/>
        </w:rPr>
        <w:t xml:space="preserve">[1] </w:t>
      </w:r>
      <w:proofErr w:type="spellStart"/>
      <w:r w:rsidRPr="003A29E5">
        <w:rPr>
          <w:lang w:eastAsia="en-US"/>
        </w:rPr>
        <w:t>Kohonen</w:t>
      </w:r>
      <w:proofErr w:type="spellEnd"/>
      <w:r w:rsidRPr="003A29E5">
        <w:rPr>
          <w:lang w:eastAsia="en-US"/>
        </w:rPr>
        <w:t xml:space="preserve">, T. Self-organized formation of topologically correct feature maps. Biol. </w:t>
      </w:r>
      <w:proofErr w:type="spellStart"/>
      <w:r w:rsidRPr="003A29E5">
        <w:rPr>
          <w:lang w:eastAsia="en-US"/>
        </w:rPr>
        <w:t>Cybern</w:t>
      </w:r>
      <w:proofErr w:type="spellEnd"/>
      <w:r w:rsidRPr="003A29E5">
        <w:rPr>
          <w:lang w:eastAsia="en-US"/>
        </w:rPr>
        <w:t xml:space="preserve">. 43, 59–69 (1982). </w:t>
      </w:r>
      <w:hyperlink r:id="rId47" w:history="1">
        <w:r w:rsidRPr="003A29E5">
          <w:rPr>
            <w:rStyle w:val="Hyperlink"/>
            <w:lang w:eastAsia="en-US"/>
          </w:rPr>
          <w:t>https://doi.org/10.1007/BF00337288</w:t>
        </w:r>
      </w:hyperlink>
    </w:p>
    <w:p w14:paraId="08CAA3DB" w14:textId="77777777" w:rsidR="00BD1E71" w:rsidRPr="003A29E5" w:rsidRDefault="00BD1E71" w:rsidP="00BD1E71">
      <w:pPr>
        <w:ind w:left="475" w:hanging="475"/>
        <w:rPr>
          <w:lang w:eastAsia="en-US"/>
        </w:rPr>
      </w:pPr>
    </w:p>
    <w:p w14:paraId="6BEB05FC" w14:textId="1050B412" w:rsidR="0075065D" w:rsidRPr="0075065D" w:rsidRDefault="0075065D" w:rsidP="0075065D">
      <w:pPr>
        <w:widowControl/>
        <w:ind w:left="475" w:hanging="475"/>
        <w:rPr>
          <w:rFonts w:eastAsia="Times New Roman"/>
          <w:color w:val="000000"/>
          <w:kern w:val="0"/>
          <w:lang w:eastAsia="en-US"/>
        </w:rPr>
      </w:pPr>
      <w:r w:rsidRPr="0075065D">
        <w:rPr>
          <w:rFonts w:eastAsia="Times New Roman"/>
          <w:color w:val="000000"/>
          <w:kern w:val="0"/>
          <w:lang w:eastAsia="en-US"/>
        </w:rPr>
        <w:t>[</w:t>
      </w:r>
      <w:r w:rsidRPr="003A29E5">
        <w:rPr>
          <w:rFonts w:eastAsia="Times New Roman"/>
          <w:color w:val="000000"/>
          <w:kern w:val="0"/>
          <w:lang w:eastAsia="en-US"/>
        </w:rPr>
        <w:t>2</w:t>
      </w:r>
      <w:r w:rsidRPr="0075065D">
        <w:rPr>
          <w:rFonts w:eastAsia="Times New Roman"/>
          <w:color w:val="000000"/>
          <w:kern w:val="0"/>
          <w:lang w:eastAsia="en-US"/>
        </w:rPr>
        <w:t>]</w:t>
      </w:r>
      <w:r w:rsidRPr="003A29E5">
        <w:rPr>
          <w:rFonts w:eastAsia="Times New Roman"/>
          <w:color w:val="000000"/>
          <w:kern w:val="0"/>
          <w:lang w:eastAsia="en-US"/>
        </w:rPr>
        <w:t xml:space="preserve"> </w:t>
      </w:r>
      <w:r w:rsidRPr="0075065D">
        <w:rPr>
          <w:rFonts w:eastAsia="Times New Roman"/>
          <w:color w:val="000000"/>
          <w:kern w:val="0"/>
          <w:lang w:eastAsia="en-US"/>
        </w:rPr>
        <w:t>D. Vicente, “Using Self-Organizing Maps to solve the Traveling Salesman Problem,” </w:t>
      </w:r>
      <w:r w:rsidRPr="0075065D">
        <w:rPr>
          <w:rFonts w:eastAsia="Times New Roman"/>
          <w:i/>
          <w:iCs/>
          <w:color w:val="000000"/>
          <w:kern w:val="0"/>
          <w:lang w:eastAsia="en-US"/>
        </w:rPr>
        <w:t>Diego Codes</w:t>
      </w:r>
      <w:r w:rsidRPr="0075065D">
        <w:rPr>
          <w:rFonts w:eastAsia="Times New Roman"/>
          <w:color w:val="000000"/>
          <w:kern w:val="0"/>
          <w:lang w:eastAsia="en-US"/>
        </w:rPr>
        <w:t>, Feb. 01, 2018. https://diego.codes/post/som-tsp/ (accessed May 10, 2023).</w:t>
      </w:r>
    </w:p>
    <w:p w14:paraId="32518EAE" w14:textId="3D722B18" w:rsidR="0075065D" w:rsidRPr="003A29E5" w:rsidRDefault="0075065D" w:rsidP="0075065D">
      <w:pPr>
        <w:widowControl/>
        <w:spacing w:before="100" w:beforeAutospacing="1" w:after="100" w:afterAutospacing="1"/>
        <w:ind w:left="475" w:hanging="475"/>
        <w:rPr>
          <w:rFonts w:eastAsia="Times New Roman"/>
          <w:color w:val="000000"/>
          <w:kern w:val="0"/>
          <w:lang w:eastAsia="en-US"/>
        </w:rPr>
      </w:pPr>
      <w:proofErr w:type="gramStart"/>
      <w:r w:rsidRPr="0075065D">
        <w:rPr>
          <w:rFonts w:eastAsia="Times New Roman"/>
          <w:color w:val="000000"/>
          <w:kern w:val="0"/>
          <w:lang w:eastAsia="en-US"/>
        </w:rPr>
        <w:t>‌</w:t>
      </w:r>
      <w:r w:rsidRPr="003A29E5">
        <w:rPr>
          <w:rFonts w:eastAsia="Times New Roman"/>
          <w:color w:val="000000"/>
          <w:kern w:val="0"/>
          <w:lang w:eastAsia="en-US"/>
        </w:rPr>
        <w:t>[</w:t>
      </w:r>
      <w:proofErr w:type="gramEnd"/>
      <w:r w:rsidRPr="003A29E5">
        <w:rPr>
          <w:rFonts w:eastAsia="Times New Roman"/>
          <w:color w:val="000000"/>
          <w:kern w:val="0"/>
          <w:lang w:eastAsia="en-US"/>
        </w:rPr>
        <w:t xml:space="preserve">3] S. LaValle, “Rapidly-Exploring Random Trees: A New Tool for Path Planning,” Iowa State University, Oct. 1998. Accessed: May 10, 2023. [Online]. Available: </w:t>
      </w:r>
      <w:hyperlink r:id="rId48" w:history="1">
        <w:r w:rsidRPr="003A29E5">
          <w:rPr>
            <w:rStyle w:val="Hyperlink"/>
            <w:rFonts w:eastAsia="Times New Roman"/>
            <w:kern w:val="0"/>
            <w:lang w:eastAsia="en-US"/>
          </w:rPr>
          <w:t>http://msl.cs.uiuc.edu/~lavalle/papers/Lav98c.pdf</w:t>
        </w:r>
      </w:hyperlink>
    </w:p>
    <w:p w14:paraId="24EDF812" w14:textId="0567459F" w:rsidR="0075065D" w:rsidRPr="0075065D" w:rsidRDefault="0075065D" w:rsidP="0075065D">
      <w:pPr>
        <w:widowControl/>
        <w:spacing w:before="100" w:beforeAutospacing="1" w:after="100" w:afterAutospacing="1"/>
        <w:ind w:left="475" w:hanging="475"/>
        <w:rPr>
          <w:rFonts w:eastAsia="Times New Roman"/>
          <w:color w:val="000000"/>
          <w:kern w:val="0"/>
          <w:lang w:eastAsia="en-US"/>
        </w:rPr>
      </w:pPr>
      <w:r w:rsidRPr="003A29E5">
        <w:rPr>
          <w:rFonts w:eastAsia="Times New Roman"/>
          <w:color w:val="000000"/>
          <w:kern w:val="0"/>
          <w:lang w:eastAsia="en-US"/>
        </w:rPr>
        <w:t xml:space="preserve">[4] Z. Luo, Q. Li, J. </w:t>
      </w:r>
      <w:proofErr w:type="spellStart"/>
      <w:r w:rsidRPr="003A29E5">
        <w:rPr>
          <w:rFonts w:eastAsia="Times New Roman"/>
          <w:color w:val="000000"/>
          <w:kern w:val="0"/>
          <w:lang w:eastAsia="en-US"/>
        </w:rPr>
        <w:t>Qiu</w:t>
      </w:r>
      <w:proofErr w:type="spellEnd"/>
      <w:r w:rsidRPr="003A29E5">
        <w:rPr>
          <w:rFonts w:eastAsia="Times New Roman"/>
          <w:color w:val="000000"/>
          <w:kern w:val="0"/>
          <w:lang w:eastAsia="en-US"/>
        </w:rPr>
        <w:t xml:space="preserve"> and C. Zhu, "Graft-RRT: An efficient method to find and converge global paths through intermediate points," 2022 International Conference on Machine Learning and Knowledge Engineering (MLKE), Guilin, China, 2022, pp. 256-260, </w:t>
      </w:r>
      <w:proofErr w:type="spellStart"/>
      <w:r w:rsidRPr="003A29E5">
        <w:rPr>
          <w:rFonts w:eastAsia="Times New Roman"/>
          <w:color w:val="000000"/>
          <w:kern w:val="0"/>
          <w:lang w:eastAsia="en-US"/>
        </w:rPr>
        <w:t>doi</w:t>
      </w:r>
      <w:proofErr w:type="spellEnd"/>
      <w:r w:rsidRPr="003A29E5">
        <w:rPr>
          <w:rFonts w:eastAsia="Times New Roman"/>
          <w:color w:val="000000"/>
          <w:kern w:val="0"/>
          <w:lang w:eastAsia="en-US"/>
        </w:rPr>
        <w:t>: 10.1109/MLKE55170.2022.00056.</w:t>
      </w:r>
    </w:p>
    <w:p w14:paraId="25FE2DD3" w14:textId="6B8B9BA6" w:rsidR="0075065D" w:rsidRPr="0075065D" w:rsidRDefault="006701D5" w:rsidP="006701D5">
      <w:pPr>
        <w:widowControl/>
        <w:spacing w:before="100" w:beforeAutospacing="1" w:after="100" w:afterAutospacing="1"/>
        <w:ind w:left="475" w:hanging="475"/>
        <w:rPr>
          <w:rFonts w:eastAsia="Times New Roman"/>
          <w:color w:val="000000"/>
          <w:kern w:val="0"/>
          <w:lang w:eastAsia="en-US"/>
        </w:rPr>
      </w:pPr>
      <w:r w:rsidRPr="003A29E5">
        <w:rPr>
          <w:rFonts w:eastAsia="Times New Roman"/>
          <w:color w:val="000000"/>
          <w:kern w:val="0"/>
          <w:lang w:eastAsia="en-US"/>
        </w:rPr>
        <w:t xml:space="preserve">[5] S. </w:t>
      </w:r>
      <w:proofErr w:type="spellStart"/>
      <w:r w:rsidRPr="003A29E5">
        <w:rPr>
          <w:rFonts w:eastAsia="Times New Roman"/>
          <w:color w:val="000000"/>
          <w:kern w:val="0"/>
          <w:lang w:eastAsia="en-US"/>
        </w:rPr>
        <w:t>Karaman</w:t>
      </w:r>
      <w:proofErr w:type="spellEnd"/>
      <w:r w:rsidRPr="003A29E5">
        <w:rPr>
          <w:rFonts w:eastAsia="Times New Roman"/>
          <w:color w:val="000000"/>
          <w:kern w:val="0"/>
          <w:lang w:eastAsia="en-US"/>
        </w:rPr>
        <w:t xml:space="preserve"> and E. </w:t>
      </w:r>
      <w:proofErr w:type="spellStart"/>
      <w:r w:rsidRPr="003A29E5">
        <w:rPr>
          <w:rFonts w:eastAsia="Times New Roman"/>
          <w:color w:val="000000"/>
          <w:kern w:val="0"/>
          <w:lang w:eastAsia="en-US"/>
        </w:rPr>
        <w:t>Frazzoli</w:t>
      </w:r>
      <w:proofErr w:type="spellEnd"/>
      <w:r w:rsidRPr="003A29E5">
        <w:rPr>
          <w:rFonts w:eastAsia="Times New Roman"/>
          <w:color w:val="000000"/>
          <w:kern w:val="0"/>
          <w:lang w:eastAsia="en-US"/>
        </w:rPr>
        <w:t xml:space="preserve">, ‘Incremental Sampling-based Algorithms for Optimal Motion Planning’, </w:t>
      </w:r>
      <w:proofErr w:type="spellStart"/>
      <w:r w:rsidRPr="003A29E5">
        <w:rPr>
          <w:rFonts w:eastAsia="Times New Roman"/>
          <w:color w:val="000000"/>
          <w:kern w:val="0"/>
          <w:lang w:eastAsia="en-US"/>
        </w:rPr>
        <w:t>arXiv</w:t>
      </w:r>
      <w:proofErr w:type="spellEnd"/>
      <w:r w:rsidRPr="003A29E5">
        <w:rPr>
          <w:rFonts w:eastAsia="Times New Roman"/>
          <w:color w:val="000000"/>
          <w:kern w:val="0"/>
          <w:lang w:eastAsia="en-US"/>
        </w:rPr>
        <w:t xml:space="preserve"> [cs.RO]. 2010.</w:t>
      </w:r>
    </w:p>
    <w:p w14:paraId="1C81E1D3" w14:textId="28148E2D" w:rsidR="00590E68" w:rsidRPr="003A29E5" w:rsidRDefault="0075065D" w:rsidP="00590E68">
      <w:pPr>
        <w:widowControl/>
        <w:ind w:left="475" w:hanging="475"/>
        <w:rPr>
          <w:rFonts w:eastAsia="Times New Roman"/>
          <w:color w:val="000000"/>
          <w:kern w:val="0"/>
          <w:lang w:eastAsia="en-US"/>
        </w:rPr>
      </w:pPr>
      <w:proofErr w:type="gramStart"/>
      <w:r w:rsidRPr="0075065D">
        <w:rPr>
          <w:rFonts w:eastAsia="Times New Roman"/>
          <w:color w:val="000000"/>
          <w:kern w:val="0"/>
          <w:lang w:eastAsia="en-US"/>
        </w:rPr>
        <w:t>‌</w:t>
      </w:r>
      <w:r w:rsidR="006701D5" w:rsidRPr="003A29E5">
        <w:rPr>
          <w:rFonts w:eastAsia="Times New Roman"/>
          <w:color w:val="000000"/>
          <w:kern w:val="0"/>
          <w:lang w:eastAsia="en-US"/>
        </w:rPr>
        <w:t>[</w:t>
      </w:r>
      <w:proofErr w:type="gramEnd"/>
      <w:r w:rsidR="006701D5" w:rsidRPr="003A29E5">
        <w:rPr>
          <w:rFonts w:eastAsia="Times New Roman"/>
          <w:color w:val="000000"/>
          <w:kern w:val="0"/>
          <w:lang w:eastAsia="en-US"/>
        </w:rPr>
        <w:t xml:space="preserve">6] J. J. Kuffner and S. M. LaValle, "RRT-connect: An efficient approach to single-query path planning," Proceedings 2000 ICRA. Millennium Conference. IEEE International Conference on Robotics and Automation. Symposia Proceedings (Cat. No.00CH37065), San Francisco, CA, USA, 2000, pp. 995-1001 vol.2, </w:t>
      </w:r>
      <w:proofErr w:type="spellStart"/>
      <w:r w:rsidR="006701D5" w:rsidRPr="003A29E5">
        <w:rPr>
          <w:rFonts w:eastAsia="Times New Roman"/>
          <w:color w:val="000000"/>
          <w:kern w:val="0"/>
          <w:lang w:eastAsia="en-US"/>
        </w:rPr>
        <w:t>doi</w:t>
      </w:r>
      <w:proofErr w:type="spellEnd"/>
      <w:r w:rsidR="006701D5" w:rsidRPr="003A29E5">
        <w:rPr>
          <w:rFonts w:eastAsia="Times New Roman"/>
          <w:color w:val="000000"/>
          <w:kern w:val="0"/>
          <w:lang w:eastAsia="en-US"/>
        </w:rPr>
        <w:t>: 10.1109/ROBOT.2000.844730.</w:t>
      </w:r>
    </w:p>
    <w:p w14:paraId="6E5494C8" w14:textId="77777777" w:rsidR="00590E68" w:rsidRPr="003A29E5" w:rsidRDefault="00590E68" w:rsidP="00590E68">
      <w:pPr>
        <w:widowControl/>
        <w:ind w:left="475" w:hanging="475"/>
        <w:rPr>
          <w:rFonts w:eastAsia="Times New Roman"/>
          <w:color w:val="000000"/>
          <w:kern w:val="0"/>
          <w:lang w:eastAsia="en-US"/>
        </w:rPr>
      </w:pPr>
    </w:p>
    <w:p w14:paraId="44419389" w14:textId="6A3FB588" w:rsidR="00590E68" w:rsidRPr="003A29E5" w:rsidRDefault="00590E68" w:rsidP="00590E68">
      <w:pPr>
        <w:widowControl/>
        <w:ind w:left="475" w:hanging="475"/>
        <w:rPr>
          <w:rFonts w:eastAsia="Times New Roman"/>
          <w:color w:val="000000"/>
          <w:kern w:val="0"/>
          <w:lang w:eastAsia="en-US"/>
        </w:rPr>
      </w:pPr>
      <w:r w:rsidRPr="003A29E5">
        <w:rPr>
          <w:lang w:eastAsia="en-US"/>
        </w:rPr>
        <w:t xml:space="preserve">[7] </w:t>
      </w:r>
      <w:proofErr w:type="spellStart"/>
      <w:r w:rsidRPr="00590E68">
        <w:rPr>
          <w:rFonts w:eastAsia="Times New Roman"/>
          <w:color w:val="000000"/>
          <w:kern w:val="0"/>
          <w:lang w:eastAsia="en-US"/>
        </w:rPr>
        <w:t>luoer</w:t>
      </w:r>
      <w:proofErr w:type="spellEnd"/>
      <w:r w:rsidRPr="00590E68">
        <w:rPr>
          <w:rFonts w:eastAsia="Times New Roman"/>
          <w:color w:val="000000"/>
          <w:kern w:val="0"/>
          <w:lang w:eastAsia="en-US"/>
        </w:rPr>
        <w:t>, “</w:t>
      </w:r>
      <w:proofErr w:type="gramStart"/>
      <w:r w:rsidRPr="00590E68">
        <w:rPr>
          <w:rFonts w:eastAsia="Times New Roman"/>
          <w:color w:val="000000"/>
          <w:kern w:val="0"/>
          <w:lang w:eastAsia="en-US"/>
        </w:rPr>
        <w:t>global-plan</w:t>
      </w:r>
      <w:proofErr w:type="gramEnd"/>
      <w:r w:rsidRPr="00590E68">
        <w:rPr>
          <w:rFonts w:eastAsia="Times New Roman"/>
          <w:color w:val="000000"/>
          <w:kern w:val="0"/>
          <w:lang w:eastAsia="en-US"/>
        </w:rPr>
        <w:t>,” </w:t>
      </w:r>
      <w:r w:rsidRPr="00590E68">
        <w:rPr>
          <w:rFonts w:eastAsia="Times New Roman"/>
          <w:i/>
          <w:iCs/>
          <w:color w:val="000000"/>
          <w:kern w:val="0"/>
          <w:lang w:eastAsia="en-US"/>
        </w:rPr>
        <w:t>GitHub</w:t>
      </w:r>
      <w:r w:rsidRPr="00590E68">
        <w:rPr>
          <w:rFonts w:eastAsia="Times New Roman"/>
          <w:color w:val="000000"/>
          <w:kern w:val="0"/>
          <w:lang w:eastAsia="en-US"/>
        </w:rPr>
        <w:t>, Sep. 21, 2022</w:t>
      </w:r>
      <w:r w:rsidRPr="003A29E5">
        <w:rPr>
          <w:rFonts w:eastAsia="Times New Roman"/>
          <w:color w:val="000000"/>
          <w:kern w:val="0"/>
          <w:lang w:eastAsia="en-US"/>
        </w:rPr>
        <w:t xml:space="preserve">. </w:t>
      </w:r>
      <w:hyperlink r:id="rId49" w:history="1">
        <w:r w:rsidRPr="00590E68">
          <w:rPr>
            <w:rStyle w:val="Hyperlink"/>
            <w:rFonts w:eastAsia="Times New Roman"/>
            <w:kern w:val="0"/>
            <w:lang w:eastAsia="en-US"/>
          </w:rPr>
          <w:t>https://github.com/robot-rolle/path-plan</w:t>
        </w:r>
      </w:hyperlink>
    </w:p>
    <w:p w14:paraId="654E8605" w14:textId="77777777" w:rsidR="00590E68" w:rsidRPr="003A29E5" w:rsidRDefault="00590E68" w:rsidP="00590E68">
      <w:pPr>
        <w:widowControl/>
        <w:ind w:left="475" w:hanging="475"/>
        <w:rPr>
          <w:rFonts w:eastAsia="Times New Roman"/>
          <w:color w:val="000000"/>
          <w:kern w:val="0"/>
          <w:lang w:eastAsia="en-US"/>
        </w:rPr>
      </w:pPr>
    </w:p>
    <w:p w14:paraId="7D19FF3A" w14:textId="49269773" w:rsidR="00590E68" w:rsidRPr="00590E68" w:rsidRDefault="00590E68" w:rsidP="00590E68">
      <w:pPr>
        <w:widowControl/>
        <w:ind w:left="475" w:hanging="475"/>
        <w:rPr>
          <w:rFonts w:eastAsia="Times New Roman"/>
          <w:color w:val="000000"/>
          <w:kern w:val="0"/>
          <w:lang w:eastAsia="en-US"/>
        </w:rPr>
      </w:pPr>
      <w:r w:rsidRPr="003A29E5">
        <w:rPr>
          <w:rFonts w:eastAsia="Times New Roman"/>
          <w:color w:val="000000"/>
          <w:kern w:val="0"/>
          <w:lang w:eastAsia="en-US"/>
        </w:rPr>
        <w:t xml:space="preserve">[8] J. </w:t>
      </w:r>
      <w:proofErr w:type="spellStart"/>
      <w:r w:rsidRPr="003A29E5">
        <w:rPr>
          <w:rFonts w:eastAsia="Times New Roman"/>
          <w:color w:val="000000"/>
          <w:kern w:val="0"/>
          <w:lang w:eastAsia="en-US"/>
        </w:rPr>
        <w:t>Borenstein</w:t>
      </w:r>
      <w:proofErr w:type="spellEnd"/>
      <w:r w:rsidRPr="003A29E5">
        <w:rPr>
          <w:rFonts w:eastAsia="Times New Roman"/>
          <w:color w:val="000000"/>
          <w:kern w:val="0"/>
          <w:lang w:eastAsia="en-US"/>
        </w:rPr>
        <w:t xml:space="preserve"> and Y. </w:t>
      </w:r>
      <w:proofErr w:type="spellStart"/>
      <w:r w:rsidRPr="003A29E5">
        <w:rPr>
          <w:rFonts w:eastAsia="Times New Roman"/>
          <w:color w:val="000000"/>
          <w:kern w:val="0"/>
          <w:lang w:eastAsia="en-US"/>
        </w:rPr>
        <w:t>Koren</w:t>
      </w:r>
      <w:proofErr w:type="spellEnd"/>
      <w:r w:rsidRPr="003A29E5">
        <w:rPr>
          <w:rFonts w:eastAsia="Times New Roman"/>
          <w:color w:val="000000"/>
          <w:kern w:val="0"/>
          <w:lang w:eastAsia="en-US"/>
        </w:rPr>
        <w:t xml:space="preserve">, "The vector field histogram-fast obstacle avoidance for mobile robots," in IEEE Transactions on Robotics and Automation, vol. 7, no. 3, pp. 278-288, June 1991, </w:t>
      </w:r>
      <w:proofErr w:type="spellStart"/>
      <w:r w:rsidRPr="003A29E5">
        <w:rPr>
          <w:rFonts w:eastAsia="Times New Roman"/>
          <w:color w:val="000000"/>
          <w:kern w:val="0"/>
          <w:lang w:eastAsia="en-US"/>
        </w:rPr>
        <w:t>doi</w:t>
      </w:r>
      <w:proofErr w:type="spellEnd"/>
      <w:r w:rsidRPr="003A29E5">
        <w:rPr>
          <w:rFonts w:eastAsia="Times New Roman"/>
          <w:color w:val="000000"/>
          <w:kern w:val="0"/>
          <w:lang w:eastAsia="en-US"/>
        </w:rPr>
        <w:t>: 10.1109/70.88137.</w:t>
      </w:r>
    </w:p>
    <w:p w14:paraId="38A85818" w14:textId="22C5D9C5" w:rsidR="00590E68" w:rsidRPr="003A29E5" w:rsidRDefault="00590E68" w:rsidP="00BD1E71">
      <w:pPr>
        <w:ind w:left="475" w:hanging="475"/>
        <w:rPr>
          <w:lang w:eastAsia="en-US"/>
        </w:rPr>
      </w:pPr>
    </w:p>
    <w:p w14:paraId="051740FD" w14:textId="181B7560" w:rsidR="00590E68" w:rsidRPr="003A29E5" w:rsidRDefault="00590E68" w:rsidP="00BD1E71">
      <w:pPr>
        <w:ind w:left="475" w:hanging="475"/>
        <w:rPr>
          <w:lang w:eastAsia="en-US"/>
        </w:rPr>
      </w:pPr>
      <w:r w:rsidRPr="003A29E5">
        <w:rPr>
          <w:lang w:eastAsia="en-US"/>
        </w:rPr>
        <w:t xml:space="preserve">[9] I. Ulrich and J. </w:t>
      </w:r>
      <w:proofErr w:type="spellStart"/>
      <w:r w:rsidRPr="003A29E5">
        <w:rPr>
          <w:lang w:eastAsia="en-US"/>
        </w:rPr>
        <w:t>Borenstein</w:t>
      </w:r>
      <w:proofErr w:type="spellEnd"/>
      <w:r w:rsidRPr="003A29E5">
        <w:rPr>
          <w:lang w:eastAsia="en-US"/>
        </w:rPr>
        <w:t xml:space="preserve">, "VFH+: reliable obstacle avoidance for fast mobile robots," Proceedings. 1998 IEEE International Conference on Robotics and Automation (Cat. No.98CH36146), Leuven, Belgium, 1998, pp. 1572-1577 vol.2, </w:t>
      </w:r>
      <w:proofErr w:type="spellStart"/>
      <w:r w:rsidRPr="003A29E5">
        <w:rPr>
          <w:lang w:eastAsia="en-US"/>
        </w:rPr>
        <w:t>doi</w:t>
      </w:r>
      <w:proofErr w:type="spellEnd"/>
      <w:r w:rsidRPr="003A29E5">
        <w:rPr>
          <w:lang w:eastAsia="en-US"/>
        </w:rPr>
        <w:t>: 10.1109/ROBOT.1998.677362.</w:t>
      </w:r>
    </w:p>
    <w:p w14:paraId="499EA7BE" w14:textId="77777777" w:rsidR="00590E68" w:rsidRPr="003A29E5" w:rsidRDefault="00590E68" w:rsidP="00BD1E71">
      <w:pPr>
        <w:ind w:left="475" w:hanging="475"/>
        <w:rPr>
          <w:lang w:eastAsia="en-US"/>
        </w:rPr>
      </w:pPr>
    </w:p>
    <w:p w14:paraId="229AC012" w14:textId="7389393D" w:rsidR="00590E68" w:rsidRPr="003A29E5" w:rsidRDefault="00590E68" w:rsidP="00BD1E71">
      <w:pPr>
        <w:ind w:left="475" w:hanging="475"/>
        <w:rPr>
          <w:lang w:eastAsia="en-US"/>
        </w:rPr>
      </w:pPr>
      <w:r w:rsidRPr="003A29E5">
        <w:rPr>
          <w:lang w:eastAsia="en-US"/>
        </w:rPr>
        <w:lastRenderedPageBreak/>
        <w:t>[10]</w:t>
      </w:r>
      <w:r w:rsidRPr="003A29E5">
        <w:t xml:space="preserve"> </w:t>
      </w:r>
      <w:r w:rsidRPr="003A29E5">
        <w:rPr>
          <w:lang w:eastAsia="en-US"/>
        </w:rPr>
        <w:t>“Mobile Robotics Simulation Toolbox,” www.mathworks.com. https://www.mathworks.com/matlabcentral/fileexchange/66586-mobile-robotics-simulation-toolbox</w:t>
      </w:r>
    </w:p>
    <w:p w14:paraId="3331E2D8" w14:textId="52C0EA8E" w:rsidR="00590E68" w:rsidRPr="003A29E5" w:rsidRDefault="00590E68" w:rsidP="00BD1E71">
      <w:pPr>
        <w:ind w:left="475" w:hanging="475"/>
        <w:rPr>
          <w:lang w:eastAsia="en-US"/>
        </w:rPr>
      </w:pPr>
    </w:p>
    <w:p w14:paraId="6BF09243" w14:textId="6784A30D" w:rsidR="0070384F" w:rsidRDefault="00590E68" w:rsidP="003A29E5">
      <w:pPr>
        <w:widowControl/>
        <w:ind w:left="475" w:hanging="475"/>
        <w:rPr>
          <w:rFonts w:eastAsia="Times New Roman"/>
          <w:color w:val="000000"/>
          <w:kern w:val="0"/>
          <w:lang w:eastAsia="en-US"/>
        </w:rPr>
      </w:pPr>
      <w:r w:rsidRPr="003A29E5">
        <w:rPr>
          <w:lang w:eastAsia="en-US"/>
        </w:rPr>
        <w:t>[11]</w:t>
      </w:r>
      <w:r w:rsidR="003A29E5" w:rsidRPr="003A29E5">
        <w:rPr>
          <w:rFonts w:eastAsia="Times New Roman"/>
          <w:color w:val="000000"/>
          <w:kern w:val="0"/>
          <w:lang w:eastAsia="en-US"/>
        </w:rPr>
        <w:t xml:space="preserve"> “Navigation Toolbox,” </w:t>
      </w:r>
      <w:r w:rsidR="003A29E5" w:rsidRPr="003A29E5">
        <w:rPr>
          <w:rFonts w:eastAsia="Times New Roman"/>
          <w:i/>
          <w:iCs/>
          <w:color w:val="000000"/>
          <w:kern w:val="0"/>
          <w:lang w:eastAsia="en-US"/>
        </w:rPr>
        <w:t>www.mathworks.com</w:t>
      </w:r>
      <w:r w:rsidR="003A29E5" w:rsidRPr="003A29E5">
        <w:rPr>
          <w:rFonts w:eastAsia="Times New Roman"/>
          <w:color w:val="000000"/>
          <w:kern w:val="0"/>
          <w:lang w:eastAsia="en-US"/>
        </w:rPr>
        <w:t xml:space="preserve">. </w:t>
      </w:r>
      <w:hyperlink r:id="rId50" w:history="1">
        <w:r w:rsidR="0070384F" w:rsidRPr="003A29E5">
          <w:rPr>
            <w:rStyle w:val="Hyperlink"/>
            <w:rFonts w:eastAsia="Times New Roman"/>
            <w:kern w:val="0"/>
            <w:lang w:eastAsia="en-US"/>
          </w:rPr>
          <w:t>https://www.mathworks.com/products/navigation.html</w:t>
        </w:r>
      </w:hyperlink>
    </w:p>
    <w:p w14:paraId="19BF9FFF" w14:textId="77777777" w:rsidR="0070384F" w:rsidRDefault="0070384F" w:rsidP="0070384F">
      <w:pPr>
        <w:rPr>
          <w:lang w:eastAsia="en-US"/>
        </w:rPr>
      </w:pPr>
      <w:r>
        <w:rPr>
          <w:lang w:eastAsia="en-US"/>
        </w:rPr>
        <w:br w:type="page"/>
      </w:r>
    </w:p>
    <w:p w14:paraId="5CAC3C84" w14:textId="77777777" w:rsidR="0070384F" w:rsidRDefault="0070384F" w:rsidP="0070384F"/>
    <w:p w14:paraId="7F5E604D" w14:textId="77777777" w:rsidR="0070384F" w:rsidRDefault="0070384F" w:rsidP="0070384F"/>
    <w:p w14:paraId="63428B3C" w14:textId="77777777" w:rsidR="0070384F" w:rsidRDefault="0070384F" w:rsidP="0070384F"/>
    <w:p w14:paraId="7A3D5EF0" w14:textId="77777777" w:rsidR="0070384F" w:rsidRDefault="0070384F" w:rsidP="0070384F"/>
    <w:p w14:paraId="287555E9" w14:textId="77777777" w:rsidR="0070384F" w:rsidRDefault="0070384F" w:rsidP="0070384F"/>
    <w:p w14:paraId="5F810E17" w14:textId="77777777" w:rsidR="0070384F" w:rsidRDefault="0070384F" w:rsidP="0070384F"/>
    <w:p w14:paraId="143C23F2" w14:textId="77777777" w:rsidR="0070384F" w:rsidRDefault="0070384F" w:rsidP="0070384F"/>
    <w:p w14:paraId="2994E1DC" w14:textId="77777777" w:rsidR="0070384F" w:rsidRDefault="0070384F" w:rsidP="0070384F"/>
    <w:p w14:paraId="34B47916" w14:textId="77777777" w:rsidR="0070384F" w:rsidRDefault="0070384F" w:rsidP="0070384F"/>
    <w:p w14:paraId="1CC4B917" w14:textId="77777777" w:rsidR="0070384F" w:rsidRDefault="0070384F" w:rsidP="0070384F"/>
    <w:p w14:paraId="587F607A" w14:textId="77777777" w:rsidR="0070384F" w:rsidRDefault="0070384F" w:rsidP="0070384F">
      <w:pPr>
        <w:rPr>
          <w:rFonts w:eastAsia="Times New Roman"/>
        </w:rPr>
      </w:pPr>
    </w:p>
    <w:p w14:paraId="3C89D6F6" w14:textId="77777777" w:rsidR="0070384F" w:rsidRDefault="0070384F" w:rsidP="0070384F">
      <w:pPr>
        <w:rPr>
          <w:rFonts w:eastAsia="Times New Roman"/>
        </w:rPr>
      </w:pPr>
    </w:p>
    <w:p w14:paraId="50E7568C" w14:textId="77777777" w:rsidR="0070384F" w:rsidRDefault="0070384F" w:rsidP="0070384F">
      <w:pPr>
        <w:rPr>
          <w:rFonts w:eastAsia="Times New Roman"/>
        </w:rPr>
      </w:pPr>
    </w:p>
    <w:p w14:paraId="0C0BAA77" w14:textId="77777777" w:rsidR="0070384F" w:rsidRPr="0070384F" w:rsidRDefault="0070384F" w:rsidP="0070384F">
      <w:pPr>
        <w:rPr>
          <w:lang w:eastAsia="en-US"/>
        </w:rPr>
      </w:pPr>
    </w:p>
    <w:p w14:paraId="2F5D3C53" w14:textId="4E4C65C0" w:rsidR="0070384F" w:rsidRPr="0070384F" w:rsidRDefault="0070384F" w:rsidP="0070384F">
      <w:pPr>
        <w:pStyle w:val="Heading1"/>
        <w:jc w:val="center"/>
        <w:rPr>
          <w:rFonts w:eastAsia="Times New Roman"/>
          <w:sz w:val="52"/>
          <w:szCs w:val="52"/>
        </w:rPr>
      </w:pPr>
      <w:bookmarkStart w:id="15" w:name="_Toc134584506"/>
      <w:r w:rsidRPr="0070384F">
        <w:rPr>
          <w:rFonts w:eastAsia="Times New Roman"/>
          <w:sz w:val="52"/>
          <w:szCs w:val="52"/>
        </w:rPr>
        <w:t>Appendices</w:t>
      </w:r>
      <w:bookmarkEnd w:id="15"/>
    </w:p>
    <w:p w14:paraId="1CB7A66E" w14:textId="77777777" w:rsidR="0070384F" w:rsidRDefault="0070384F" w:rsidP="0070384F">
      <w:pPr>
        <w:rPr>
          <w:lang w:eastAsia="en-US"/>
        </w:rPr>
      </w:pPr>
    </w:p>
    <w:p w14:paraId="49E90FE3" w14:textId="77777777" w:rsidR="0070384F" w:rsidRDefault="0070384F" w:rsidP="0070384F">
      <w:pPr>
        <w:rPr>
          <w:lang w:eastAsia="en-US"/>
        </w:rPr>
      </w:pPr>
    </w:p>
    <w:p w14:paraId="3A7BDF7D" w14:textId="77777777" w:rsidR="0070384F" w:rsidRDefault="0070384F" w:rsidP="0070384F">
      <w:pPr>
        <w:rPr>
          <w:lang w:eastAsia="en-US"/>
        </w:rPr>
      </w:pPr>
    </w:p>
    <w:p w14:paraId="66225A74" w14:textId="77777777" w:rsidR="0070384F" w:rsidRDefault="0070384F" w:rsidP="0070384F">
      <w:pPr>
        <w:rPr>
          <w:lang w:eastAsia="en-US"/>
        </w:rPr>
      </w:pPr>
    </w:p>
    <w:p w14:paraId="28E6DEFD" w14:textId="77777777" w:rsidR="0070384F" w:rsidRDefault="0070384F" w:rsidP="0070384F">
      <w:pPr>
        <w:rPr>
          <w:lang w:eastAsia="en-US"/>
        </w:rPr>
      </w:pPr>
    </w:p>
    <w:p w14:paraId="36F5F994" w14:textId="77777777" w:rsidR="0070384F" w:rsidRDefault="0070384F" w:rsidP="0070384F">
      <w:pPr>
        <w:rPr>
          <w:lang w:eastAsia="en-US"/>
        </w:rPr>
      </w:pPr>
    </w:p>
    <w:p w14:paraId="2EB530D0" w14:textId="77777777" w:rsidR="0070384F" w:rsidRDefault="0070384F" w:rsidP="0070384F">
      <w:pPr>
        <w:rPr>
          <w:lang w:eastAsia="en-US"/>
        </w:rPr>
      </w:pPr>
    </w:p>
    <w:p w14:paraId="41519BB2" w14:textId="77777777" w:rsidR="0070384F" w:rsidRDefault="0070384F" w:rsidP="0070384F">
      <w:pPr>
        <w:rPr>
          <w:lang w:eastAsia="en-US"/>
        </w:rPr>
      </w:pPr>
    </w:p>
    <w:p w14:paraId="055CF678" w14:textId="77777777" w:rsidR="0070384F" w:rsidRDefault="0070384F" w:rsidP="0070384F">
      <w:pPr>
        <w:rPr>
          <w:lang w:eastAsia="en-US"/>
        </w:rPr>
      </w:pPr>
    </w:p>
    <w:p w14:paraId="63B649A0" w14:textId="77777777" w:rsidR="0070384F" w:rsidRDefault="0070384F" w:rsidP="0070384F">
      <w:pPr>
        <w:rPr>
          <w:lang w:eastAsia="en-US"/>
        </w:rPr>
      </w:pPr>
    </w:p>
    <w:p w14:paraId="45A3797C" w14:textId="77777777" w:rsidR="0070384F" w:rsidRDefault="0070384F" w:rsidP="0070384F">
      <w:pPr>
        <w:rPr>
          <w:lang w:eastAsia="en-US"/>
        </w:rPr>
      </w:pPr>
    </w:p>
    <w:p w14:paraId="472C2FA6" w14:textId="77777777" w:rsidR="0070384F" w:rsidRDefault="0070384F" w:rsidP="0070384F">
      <w:pPr>
        <w:rPr>
          <w:lang w:eastAsia="en-US"/>
        </w:rPr>
      </w:pPr>
    </w:p>
    <w:p w14:paraId="25A0F544" w14:textId="77777777" w:rsidR="0070384F" w:rsidRDefault="0070384F" w:rsidP="0070384F">
      <w:pPr>
        <w:rPr>
          <w:lang w:eastAsia="en-US"/>
        </w:rPr>
      </w:pPr>
    </w:p>
    <w:p w14:paraId="0788B8D4" w14:textId="77777777" w:rsidR="0070384F" w:rsidRDefault="0070384F" w:rsidP="0070384F">
      <w:pPr>
        <w:rPr>
          <w:lang w:eastAsia="en-US"/>
        </w:rPr>
      </w:pPr>
    </w:p>
    <w:p w14:paraId="38196E7F" w14:textId="77777777" w:rsidR="0070384F" w:rsidRDefault="0070384F" w:rsidP="0070384F">
      <w:pPr>
        <w:rPr>
          <w:lang w:eastAsia="en-US"/>
        </w:rPr>
      </w:pPr>
    </w:p>
    <w:p w14:paraId="12F8FEEA" w14:textId="77777777" w:rsidR="0070384F" w:rsidRDefault="0070384F" w:rsidP="0070384F">
      <w:pPr>
        <w:rPr>
          <w:lang w:eastAsia="en-US"/>
        </w:rPr>
      </w:pPr>
    </w:p>
    <w:p w14:paraId="4C38587F" w14:textId="77777777" w:rsidR="0070384F" w:rsidRDefault="0070384F" w:rsidP="0070384F">
      <w:pPr>
        <w:rPr>
          <w:lang w:eastAsia="en-US"/>
        </w:rPr>
      </w:pPr>
    </w:p>
    <w:p w14:paraId="4AEC1749" w14:textId="77777777" w:rsidR="0070384F" w:rsidRDefault="0070384F" w:rsidP="0070384F">
      <w:pPr>
        <w:rPr>
          <w:lang w:eastAsia="en-US"/>
        </w:rPr>
      </w:pPr>
    </w:p>
    <w:p w14:paraId="431CD737" w14:textId="77777777" w:rsidR="0070384F" w:rsidRDefault="0070384F" w:rsidP="0070384F">
      <w:pPr>
        <w:rPr>
          <w:lang w:eastAsia="en-US"/>
        </w:rPr>
      </w:pPr>
    </w:p>
    <w:p w14:paraId="79ECE4F5" w14:textId="77777777" w:rsidR="0070384F" w:rsidRDefault="0070384F" w:rsidP="0070384F">
      <w:pPr>
        <w:rPr>
          <w:lang w:eastAsia="en-US"/>
        </w:rPr>
      </w:pPr>
    </w:p>
    <w:p w14:paraId="15E9A14D" w14:textId="77777777" w:rsidR="0070384F" w:rsidRDefault="0070384F" w:rsidP="0070384F">
      <w:pPr>
        <w:rPr>
          <w:lang w:eastAsia="en-US"/>
        </w:rPr>
      </w:pPr>
    </w:p>
    <w:p w14:paraId="1726E285" w14:textId="18036754" w:rsidR="00590E68" w:rsidRDefault="003A29E5" w:rsidP="0070384F">
      <w:pPr>
        <w:pStyle w:val="Heading2"/>
        <w:rPr>
          <w:rFonts w:eastAsia="Times New Roman"/>
          <w:lang w:eastAsia="en-US"/>
        </w:rPr>
      </w:pPr>
      <w:bookmarkStart w:id="16" w:name="_Toc134584507"/>
      <w:r w:rsidRPr="003A29E5">
        <w:rPr>
          <w:rFonts w:eastAsia="Times New Roman"/>
          <w:lang w:eastAsia="en-US"/>
        </w:rPr>
        <w:lastRenderedPageBreak/>
        <w:t xml:space="preserve">Appendix </w:t>
      </w:r>
      <w:r w:rsidR="0070384F">
        <w:rPr>
          <w:rFonts w:eastAsia="Times New Roman"/>
          <w:lang w:eastAsia="en-US"/>
        </w:rPr>
        <w:t>1</w:t>
      </w:r>
      <w:r w:rsidR="00AB0F5F">
        <w:rPr>
          <w:rFonts w:eastAsia="Times New Roman"/>
          <w:lang w:eastAsia="en-US"/>
        </w:rPr>
        <w:t xml:space="preserve"> – TSP Dataset 1</w:t>
      </w:r>
      <w:bookmarkEnd w:id="16"/>
    </w:p>
    <w:p w14:paraId="19375F25"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   </w:t>
      </w:r>
      <w:proofErr w:type="gramStart"/>
      <w:r w:rsidRPr="00AB0F5F">
        <w:rPr>
          <w:rFonts w:ascii="Consolas" w:eastAsia="Times New Roman" w:hAnsi="Consolas"/>
          <w:kern w:val="0"/>
          <w:sz w:val="20"/>
          <w:szCs w:val="20"/>
          <w:lang w:eastAsia="en-US"/>
        </w:rPr>
        <w:t>170.0  85.0</w:t>
      </w:r>
      <w:proofErr w:type="gramEnd"/>
    </w:p>
    <w:p w14:paraId="7C49CE34"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   </w:t>
      </w:r>
      <w:proofErr w:type="gramStart"/>
      <w:r w:rsidRPr="00AB0F5F">
        <w:rPr>
          <w:rFonts w:ascii="Consolas" w:eastAsia="Times New Roman" w:hAnsi="Consolas"/>
          <w:kern w:val="0"/>
          <w:sz w:val="20"/>
          <w:szCs w:val="20"/>
          <w:lang w:eastAsia="en-US"/>
        </w:rPr>
        <w:t>166.0  88.0</w:t>
      </w:r>
      <w:proofErr w:type="gramEnd"/>
    </w:p>
    <w:p w14:paraId="367890D6"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   </w:t>
      </w:r>
      <w:proofErr w:type="gramStart"/>
      <w:r w:rsidRPr="00AB0F5F">
        <w:rPr>
          <w:rFonts w:ascii="Consolas" w:eastAsia="Times New Roman" w:hAnsi="Consolas"/>
          <w:kern w:val="0"/>
          <w:sz w:val="20"/>
          <w:szCs w:val="20"/>
          <w:lang w:eastAsia="en-US"/>
        </w:rPr>
        <w:t>133.0  73.0</w:t>
      </w:r>
      <w:proofErr w:type="gramEnd"/>
    </w:p>
    <w:p w14:paraId="4A59239B"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4   </w:t>
      </w:r>
      <w:proofErr w:type="gramStart"/>
      <w:r w:rsidRPr="00AB0F5F">
        <w:rPr>
          <w:rFonts w:ascii="Consolas" w:eastAsia="Times New Roman" w:hAnsi="Consolas"/>
          <w:kern w:val="0"/>
          <w:sz w:val="20"/>
          <w:szCs w:val="20"/>
          <w:lang w:eastAsia="en-US"/>
        </w:rPr>
        <w:t>140.0  70.0</w:t>
      </w:r>
      <w:proofErr w:type="gramEnd"/>
    </w:p>
    <w:p w14:paraId="58B7BE2F"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5   </w:t>
      </w:r>
      <w:proofErr w:type="gramStart"/>
      <w:r w:rsidRPr="00AB0F5F">
        <w:rPr>
          <w:rFonts w:ascii="Consolas" w:eastAsia="Times New Roman" w:hAnsi="Consolas"/>
          <w:kern w:val="0"/>
          <w:sz w:val="20"/>
          <w:szCs w:val="20"/>
          <w:lang w:eastAsia="en-US"/>
        </w:rPr>
        <w:t>142.0  55.0</w:t>
      </w:r>
      <w:proofErr w:type="gramEnd"/>
    </w:p>
    <w:p w14:paraId="1C07F8DA"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6   </w:t>
      </w:r>
      <w:proofErr w:type="gramStart"/>
      <w:r w:rsidRPr="00AB0F5F">
        <w:rPr>
          <w:rFonts w:ascii="Consolas" w:eastAsia="Times New Roman" w:hAnsi="Consolas"/>
          <w:kern w:val="0"/>
          <w:sz w:val="20"/>
          <w:szCs w:val="20"/>
          <w:lang w:eastAsia="en-US"/>
        </w:rPr>
        <w:t>126.0  53.0</w:t>
      </w:r>
      <w:proofErr w:type="gramEnd"/>
    </w:p>
    <w:p w14:paraId="78E28C9F"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7   </w:t>
      </w:r>
      <w:proofErr w:type="gramStart"/>
      <w:r w:rsidRPr="00AB0F5F">
        <w:rPr>
          <w:rFonts w:ascii="Consolas" w:eastAsia="Times New Roman" w:hAnsi="Consolas"/>
          <w:kern w:val="0"/>
          <w:sz w:val="20"/>
          <w:szCs w:val="20"/>
          <w:lang w:eastAsia="en-US"/>
        </w:rPr>
        <w:t>125.0  60.0</w:t>
      </w:r>
      <w:proofErr w:type="gramEnd"/>
    </w:p>
    <w:p w14:paraId="2639B044"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8   </w:t>
      </w:r>
      <w:proofErr w:type="gramStart"/>
      <w:r w:rsidRPr="00AB0F5F">
        <w:rPr>
          <w:rFonts w:ascii="Consolas" w:eastAsia="Times New Roman" w:hAnsi="Consolas"/>
          <w:kern w:val="0"/>
          <w:sz w:val="20"/>
          <w:szCs w:val="20"/>
          <w:lang w:eastAsia="en-US"/>
        </w:rPr>
        <w:t>119.0  68.0</w:t>
      </w:r>
      <w:proofErr w:type="gramEnd"/>
    </w:p>
    <w:p w14:paraId="0E2BE7F7"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9   </w:t>
      </w:r>
      <w:proofErr w:type="gramStart"/>
      <w:r w:rsidRPr="00AB0F5F">
        <w:rPr>
          <w:rFonts w:ascii="Consolas" w:eastAsia="Times New Roman" w:hAnsi="Consolas"/>
          <w:kern w:val="0"/>
          <w:sz w:val="20"/>
          <w:szCs w:val="20"/>
          <w:lang w:eastAsia="en-US"/>
        </w:rPr>
        <w:t>117.0  74.0</w:t>
      </w:r>
      <w:proofErr w:type="gramEnd"/>
    </w:p>
    <w:p w14:paraId="456E983E"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10    </w:t>
      </w:r>
      <w:proofErr w:type="gramStart"/>
      <w:r w:rsidRPr="00AB0F5F">
        <w:rPr>
          <w:rFonts w:ascii="Consolas" w:eastAsia="Times New Roman" w:hAnsi="Consolas"/>
          <w:kern w:val="0"/>
          <w:sz w:val="20"/>
          <w:szCs w:val="20"/>
          <w:lang w:eastAsia="en-US"/>
        </w:rPr>
        <w:t>99.0  83.0</w:t>
      </w:r>
      <w:proofErr w:type="gramEnd"/>
    </w:p>
    <w:p w14:paraId="3ED34E20"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11    </w:t>
      </w:r>
      <w:proofErr w:type="gramStart"/>
      <w:r w:rsidRPr="00AB0F5F">
        <w:rPr>
          <w:rFonts w:ascii="Consolas" w:eastAsia="Times New Roman" w:hAnsi="Consolas"/>
          <w:kern w:val="0"/>
          <w:sz w:val="20"/>
          <w:szCs w:val="20"/>
          <w:lang w:eastAsia="en-US"/>
        </w:rPr>
        <w:t>73.0  79.0</w:t>
      </w:r>
      <w:proofErr w:type="gramEnd"/>
    </w:p>
    <w:p w14:paraId="4B690607"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12    </w:t>
      </w:r>
      <w:proofErr w:type="gramStart"/>
      <w:r w:rsidRPr="00AB0F5F">
        <w:rPr>
          <w:rFonts w:ascii="Consolas" w:eastAsia="Times New Roman" w:hAnsi="Consolas"/>
          <w:kern w:val="0"/>
          <w:sz w:val="20"/>
          <w:szCs w:val="20"/>
          <w:lang w:eastAsia="en-US"/>
        </w:rPr>
        <w:t>72.0  91.0</w:t>
      </w:r>
      <w:proofErr w:type="gramEnd"/>
    </w:p>
    <w:p w14:paraId="171923AC"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13    </w:t>
      </w:r>
      <w:proofErr w:type="gramStart"/>
      <w:r w:rsidRPr="00AB0F5F">
        <w:rPr>
          <w:rFonts w:ascii="Consolas" w:eastAsia="Times New Roman" w:hAnsi="Consolas"/>
          <w:kern w:val="0"/>
          <w:sz w:val="20"/>
          <w:szCs w:val="20"/>
          <w:lang w:eastAsia="en-US"/>
        </w:rPr>
        <w:t>37.0  94.0</w:t>
      </w:r>
      <w:proofErr w:type="gramEnd"/>
    </w:p>
    <w:p w14:paraId="3A7A2AE4"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14     6.0 106.0</w:t>
      </w:r>
    </w:p>
    <w:p w14:paraId="7BCC4983"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15     </w:t>
      </w:r>
      <w:proofErr w:type="gramStart"/>
      <w:r w:rsidRPr="00AB0F5F">
        <w:rPr>
          <w:rFonts w:ascii="Consolas" w:eastAsia="Times New Roman" w:hAnsi="Consolas"/>
          <w:kern w:val="0"/>
          <w:sz w:val="20"/>
          <w:szCs w:val="20"/>
          <w:lang w:eastAsia="en-US"/>
        </w:rPr>
        <w:t>3.0  97.0</w:t>
      </w:r>
      <w:proofErr w:type="gramEnd"/>
    </w:p>
    <w:p w14:paraId="672D1AE0"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16    </w:t>
      </w:r>
      <w:proofErr w:type="gramStart"/>
      <w:r w:rsidRPr="00AB0F5F">
        <w:rPr>
          <w:rFonts w:ascii="Consolas" w:eastAsia="Times New Roman" w:hAnsi="Consolas"/>
          <w:kern w:val="0"/>
          <w:sz w:val="20"/>
          <w:szCs w:val="20"/>
          <w:lang w:eastAsia="en-US"/>
        </w:rPr>
        <w:t>21.0  82.0</w:t>
      </w:r>
      <w:proofErr w:type="gramEnd"/>
    </w:p>
    <w:p w14:paraId="486CFFFB"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17    </w:t>
      </w:r>
      <w:proofErr w:type="gramStart"/>
      <w:r w:rsidRPr="00AB0F5F">
        <w:rPr>
          <w:rFonts w:ascii="Consolas" w:eastAsia="Times New Roman" w:hAnsi="Consolas"/>
          <w:kern w:val="0"/>
          <w:sz w:val="20"/>
          <w:szCs w:val="20"/>
          <w:lang w:eastAsia="en-US"/>
        </w:rPr>
        <w:t>33.0  67.0</w:t>
      </w:r>
      <w:proofErr w:type="gramEnd"/>
    </w:p>
    <w:p w14:paraId="18A51CA6"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18     </w:t>
      </w:r>
      <w:proofErr w:type="gramStart"/>
      <w:r w:rsidRPr="00AB0F5F">
        <w:rPr>
          <w:rFonts w:ascii="Consolas" w:eastAsia="Times New Roman" w:hAnsi="Consolas"/>
          <w:kern w:val="0"/>
          <w:sz w:val="20"/>
          <w:szCs w:val="20"/>
          <w:lang w:eastAsia="en-US"/>
        </w:rPr>
        <w:t>4.0  66.0</w:t>
      </w:r>
      <w:proofErr w:type="gramEnd"/>
    </w:p>
    <w:p w14:paraId="1148C554"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19     </w:t>
      </w:r>
      <w:proofErr w:type="gramStart"/>
      <w:r w:rsidRPr="00AB0F5F">
        <w:rPr>
          <w:rFonts w:ascii="Consolas" w:eastAsia="Times New Roman" w:hAnsi="Consolas"/>
          <w:kern w:val="0"/>
          <w:sz w:val="20"/>
          <w:szCs w:val="20"/>
          <w:lang w:eastAsia="en-US"/>
        </w:rPr>
        <w:t>3.0  42.0</w:t>
      </w:r>
      <w:proofErr w:type="gramEnd"/>
    </w:p>
    <w:p w14:paraId="2FC6E3C2"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20    </w:t>
      </w:r>
      <w:proofErr w:type="gramStart"/>
      <w:r w:rsidRPr="00AB0F5F">
        <w:rPr>
          <w:rFonts w:ascii="Consolas" w:eastAsia="Times New Roman" w:hAnsi="Consolas"/>
          <w:kern w:val="0"/>
          <w:sz w:val="20"/>
          <w:szCs w:val="20"/>
          <w:lang w:eastAsia="en-US"/>
        </w:rPr>
        <w:t>27.0  33.0</w:t>
      </w:r>
      <w:proofErr w:type="gramEnd"/>
    </w:p>
    <w:p w14:paraId="7C1C64D0"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21    </w:t>
      </w:r>
      <w:proofErr w:type="gramStart"/>
      <w:r w:rsidRPr="00AB0F5F">
        <w:rPr>
          <w:rFonts w:ascii="Consolas" w:eastAsia="Times New Roman" w:hAnsi="Consolas"/>
          <w:kern w:val="0"/>
          <w:sz w:val="20"/>
          <w:szCs w:val="20"/>
          <w:lang w:eastAsia="en-US"/>
        </w:rPr>
        <w:t>52.0  41.0</w:t>
      </w:r>
      <w:proofErr w:type="gramEnd"/>
    </w:p>
    <w:p w14:paraId="68546982"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22    </w:t>
      </w:r>
      <w:proofErr w:type="gramStart"/>
      <w:r w:rsidRPr="00AB0F5F">
        <w:rPr>
          <w:rFonts w:ascii="Consolas" w:eastAsia="Times New Roman" w:hAnsi="Consolas"/>
          <w:kern w:val="0"/>
          <w:sz w:val="20"/>
          <w:szCs w:val="20"/>
          <w:lang w:eastAsia="en-US"/>
        </w:rPr>
        <w:t>57.0  59.0</w:t>
      </w:r>
      <w:proofErr w:type="gramEnd"/>
    </w:p>
    <w:p w14:paraId="09609A70"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23    </w:t>
      </w:r>
      <w:proofErr w:type="gramStart"/>
      <w:r w:rsidRPr="00AB0F5F">
        <w:rPr>
          <w:rFonts w:ascii="Consolas" w:eastAsia="Times New Roman" w:hAnsi="Consolas"/>
          <w:kern w:val="0"/>
          <w:sz w:val="20"/>
          <w:szCs w:val="20"/>
          <w:lang w:eastAsia="en-US"/>
        </w:rPr>
        <w:t>58.0  66.0</w:t>
      </w:r>
      <w:proofErr w:type="gramEnd"/>
    </w:p>
    <w:p w14:paraId="5A1177FA"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24    </w:t>
      </w:r>
      <w:proofErr w:type="gramStart"/>
      <w:r w:rsidRPr="00AB0F5F">
        <w:rPr>
          <w:rFonts w:ascii="Consolas" w:eastAsia="Times New Roman" w:hAnsi="Consolas"/>
          <w:kern w:val="0"/>
          <w:sz w:val="20"/>
          <w:szCs w:val="20"/>
          <w:lang w:eastAsia="en-US"/>
        </w:rPr>
        <w:t>88.0  65.0</w:t>
      </w:r>
      <w:proofErr w:type="gramEnd"/>
    </w:p>
    <w:p w14:paraId="6B34A1FC"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25    </w:t>
      </w:r>
      <w:proofErr w:type="gramStart"/>
      <w:r w:rsidRPr="00AB0F5F">
        <w:rPr>
          <w:rFonts w:ascii="Consolas" w:eastAsia="Times New Roman" w:hAnsi="Consolas"/>
          <w:kern w:val="0"/>
          <w:sz w:val="20"/>
          <w:szCs w:val="20"/>
          <w:lang w:eastAsia="en-US"/>
        </w:rPr>
        <w:t>99.0  67.0</w:t>
      </w:r>
      <w:proofErr w:type="gramEnd"/>
    </w:p>
    <w:p w14:paraId="5D373D87"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26    </w:t>
      </w:r>
      <w:proofErr w:type="gramStart"/>
      <w:r w:rsidRPr="00AB0F5F">
        <w:rPr>
          <w:rFonts w:ascii="Consolas" w:eastAsia="Times New Roman" w:hAnsi="Consolas"/>
          <w:kern w:val="0"/>
          <w:sz w:val="20"/>
          <w:szCs w:val="20"/>
          <w:lang w:eastAsia="en-US"/>
        </w:rPr>
        <w:t>95.0  55.0</w:t>
      </w:r>
      <w:proofErr w:type="gramEnd"/>
    </w:p>
    <w:p w14:paraId="2B403CFC"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27    </w:t>
      </w:r>
      <w:proofErr w:type="gramStart"/>
      <w:r w:rsidRPr="00AB0F5F">
        <w:rPr>
          <w:rFonts w:ascii="Consolas" w:eastAsia="Times New Roman" w:hAnsi="Consolas"/>
          <w:kern w:val="0"/>
          <w:sz w:val="20"/>
          <w:szCs w:val="20"/>
          <w:lang w:eastAsia="en-US"/>
        </w:rPr>
        <w:t>89.0  55.0</w:t>
      </w:r>
      <w:proofErr w:type="gramEnd"/>
    </w:p>
    <w:p w14:paraId="5A705A53"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28    </w:t>
      </w:r>
      <w:proofErr w:type="gramStart"/>
      <w:r w:rsidRPr="00AB0F5F">
        <w:rPr>
          <w:rFonts w:ascii="Consolas" w:eastAsia="Times New Roman" w:hAnsi="Consolas"/>
          <w:kern w:val="0"/>
          <w:sz w:val="20"/>
          <w:szCs w:val="20"/>
          <w:lang w:eastAsia="en-US"/>
        </w:rPr>
        <w:t>83.0  38.0</w:t>
      </w:r>
      <w:proofErr w:type="gramEnd"/>
    </w:p>
    <w:p w14:paraId="234606A2"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29    </w:t>
      </w:r>
      <w:proofErr w:type="gramStart"/>
      <w:r w:rsidRPr="00AB0F5F">
        <w:rPr>
          <w:rFonts w:ascii="Consolas" w:eastAsia="Times New Roman" w:hAnsi="Consolas"/>
          <w:kern w:val="0"/>
          <w:sz w:val="20"/>
          <w:szCs w:val="20"/>
          <w:lang w:eastAsia="en-US"/>
        </w:rPr>
        <w:t>85.0  25.0</w:t>
      </w:r>
      <w:proofErr w:type="gramEnd"/>
    </w:p>
    <w:p w14:paraId="50793E95"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30   </w:t>
      </w:r>
      <w:proofErr w:type="gramStart"/>
      <w:r w:rsidRPr="00AB0F5F">
        <w:rPr>
          <w:rFonts w:ascii="Consolas" w:eastAsia="Times New Roman" w:hAnsi="Consolas"/>
          <w:kern w:val="0"/>
          <w:sz w:val="20"/>
          <w:szCs w:val="20"/>
          <w:lang w:eastAsia="en-US"/>
        </w:rPr>
        <w:t>104.0  35.0</w:t>
      </w:r>
      <w:proofErr w:type="gramEnd"/>
    </w:p>
    <w:p w14:paraId="5662A9C7"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31   </w:t>
      </w:r>
      <w:proofErr w:type="gramStart"/>
      <w:r w:rsidRPr="00AB0F5F">
        <w:rPr>
          <w:rFonts w:ascii="Consolas" w:eastAsia="Times New Roman" w:hAnsi="Consolas"/>
          <w:kern w:val="0"/>
          <w:sz w:val="20"/>
          <w:szCs w:val="20"/>
          <w:lang w:eastAsia="en-US"/>
        </w:rPr>
        <w:t>112.0  37.0</w:t>
      </w:r>
      <w:proofErr w:type="gramEnd"/>
    </w:p>
    <w:p w14:paraId="2218145B"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32   </w:t>
      </w:r>
      <w:proofErr w:type="gramStart"/>
      <w:r w:rsidRPr="00AB0F5F">
        <w:rPr>
          <w:rFonts w:ascii="Consolas" w:eastAsia="Times New Roman" w:hAnsi="Consolas"/>
          <w:kern w:val="0"/>
          <w:sz w:val="20"/>
          <w:szCs w:val="20"/>
          <w:lang w:eastAsia="en-US"/>
        </w:rPr>
        <w:t>112.0  24.0</w:t>
      </w:r>
      <w:proofErr w:type="gramEnd"/>
    </w:p>
    <w:p w14:paraId="10D1B177"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33   </w:t>
      </w:r>
      <w:proofErr w:type="gramStart"/>
      <w:r w:rsidRPr="00AB0F5F">
        <w:rPr>
          <w:rFonts w:ascii="Consolas" w:eastAsia="Times New Roman" w:hAnsi="Consolas"/>
          <w:kern w:val="0"/>
          <w:sz w:val="20"/>
          <w:szCs w:val="20"/>
          <w:lang w:eastAsia="en-US"/>
        </w:rPr>
        <w:t>113.0  13.0</w:t>
      </w:r>
      <w:proofErr w:type="gramEnd"/>
    </w:p>
    <w:p w14:paraId="5791E3DE"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34   </w:t>
      </w:r>
      <w:proofErr w:type="gramStart"/>
      <w:r w:rsidRPr="00AB0F5F">
        <w:rPr>
          <w:rFonts w:ascii="Consolas" w:eastAsia="Times New Roman" w:hAnsi="Consolas"/>
          <w:kern w:val="0"/>
          <w:sz w:val="20"/>
          <w:szCs w:val="20"/>
          <w:lang w:eastAsia="en-US"/>
        </w:rPr>
        <w:t>125.0  30.0</w:t>
      </w:r>
      <w:proofErr w:type="gramEnd"/>
    </w:p>
    <w:p w14:paraId="12DF99FC"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35   </w:t>
      </w:r>
      <w:proofErr w:type="gramStart"/>
      <w:r w:rsidRPr="00AB0F5F">
        <w:rPr>
          <w:rFonts w:ascii="Consolas" w:eastAsia="Times New Roman" w:hAnsi="Consolas"/>
          <w:kern w:val="0"/>
          <w:sz w:val="20"/>
          <w:szCs w:val="20"/>
          <w:lang w:eastAsia="en-US"/>
        </w:rPr>
        <w:t>135.0  32.0</w:t>
      </w:r>
      <w:proofErr w:type="gramEnd"/>
    </w:p>
    <w:p w14:paraId="27232653"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36   </w:t>
      </w:r>
      <w:proofErr w:type="gramStart"/>
      <w:r w:rsidRPr="00AB0F5F">
        <w:rPr>
          <w:rFonts w:ascii="Consolas" w:eastAsia="Times New Roman" w:hAnsi="Consolas"/>
          <w:kern w:val="0"/>
          <w:sz w:val="20"/>
          <w:szCs w:val="20"/>
          <w:lang w:eastAsia="en-US"/>
        </w:rPr>
        <w:t>147.0  18.0</w:t>
      </w:r>
      <w:proofErr w:type="gramEnd"/>
    </w:p>
    <w:p w14:paraId="0A820676"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lastRenderedPageBreak/>
        <w:t xml:space="preserve">  37   </w:t>
      </w:r>
      <w:proofErr w:type="gramStart"/>
      <w:r w:rsidRPr="00AB0F5F">
        <w:rPr>
          <w:rFonts w:ascii="Consolas" w:eastAsia="Times New Roman" w:hAnsi="Consolas"/>
          <w:kern w:val="0"/>
          <w:sz w:val="20"/>
          <w:szCs w:val="20"/>
          <w:lang w:eastAsia="en-US"/>
        </w:rPr>
        <w:t>147.5  36.0</w:t>
      </w:r>
      <w:proofErr w:type="gramEnd"/>
    </w:p>
    <w:p w14:paraId="393E9B35"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38   </w:t>
      </w:r>
      <w:proofErr w:type="gramStart"/>
      <w:r w:rsidRPr="00AB0F5F">
        <w:rPr>
          <w:rFonts w:ascii="Consolas" w:eastAsia="Times New Roman" w:hAnsi="Consolas"/>
          <w:kern w:val="0"/>
          <w:sz w:val="20"/>
          <w:szCs w:val="20"/>
          <w:lang w:eastAsia="en-US"/>
        </w:rPr>
        <w:t>154.5  45.0</w:t>
      </w:r>
      <w:proofErr w:type="gramEnd"/>
    </w:p>
    <w:p w14:paraId="31D51EE4"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39   </w:t>
      </w:r>
      <w:proofErr w:type="gramStart"/>
      <w:r w:rsidRPr="00AB0F5F">
        <w:rPr>
          <w:rFonts w:ascii="Consolas" w:eastAsia="Times New Roman" w:hAnsi="Consolas"/>
          <w:kern w:val="0"/>
          <w:sz w:val="20"/>
          <w:szCs w:val="20"/>
          <w:lang w:eastAsia="en-US"/>
        </w:rPr>
        <w:t>157.0  54.0</w:t>
      </w:r>
      <w:proofErr w:type="gramEnd"/>
    </w:p>
    <w:p w14:paraId="580ED41D"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40   </w:t>
      </w:r>
      <w:proofErr w:type="gramStart"/>
      <w:r w:rsidRPr="00AB0F5F">
        <w:rPr>
          <w:rFonts w:ascii="Consolas" w:eastAsia="Times New Roman" w:hAnsi="Consolas"/>
          <w:kern w:val="0"/>
          <w:sz w:val="20"/>
          <w:szCs w:val="20"/>
          <w:lang w:eastAsia="en-US"/>
        </w:rPr>
        <w:t>158.0  61.0</w:t>
      </w:r>
      <w:proofErr w:type="gramEnd"/>
    </w:p>
    <w:p w14:paraId="4BEC3AB8"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41   </w:t>
      </w:r>
      <w:proofErr w:type="gramStart"/>
      <w:r w:rsidRPr="00AB0F5F">
        <w:rPr>
          <w:rFonts w:ascii="Consolas" w:eastAsia="Times New Roman" w:hAnsi="Consolas"/>
          <w:kern w:val="0"/>
          <w:sz w:val="20"/>
          <w:szCs w:val="20"/>
          <w:lang w:eastAsia="en-US"/>
        </w:rPr>
        <w:t>172.0  82.0</w:t>
      </w:r>
      <w:proofErr w:type="gramEnd"/>
    </w:p>
    <w:p w14:paraId="40958B0C" w14:textId="77777777" w:rsidR="00AB0F5F" w:rsidRPr="00AB0F5F" w:rsidRDefault="00AB0F5F" w:rsidP="00AB0F5F">
      <w:pPr>
        <w:widowControl/>
        <w:rPr>
          <w:rFonts w:ascii="Consolas" w:eastAsia="Times New Roman" w:hAnsi="Consolas"/>
          <w:kern w:val="0"/>
          <w:sz w:val="20"/>
          <w:szCs w:val="20"/>
          <w:lang w:eastAsia="en-US"/>
        </w:rPr>
      </w:pPr>
      <w:r w:rsidRPr="00AB0F5F">
        <w:rPr>
          <w:rFonts w:ascii="Consolas" w:eastAsia="Times New Roman" w:hAnsi="Consolas"/>
          <w:kern w:val="0"/>
          <w:sz w:val="20"/>
          <w:szCs w:val="20"/>
          <w:lang w:eastAsia="en-US"/>
        </w:rPr>
        <w:t xml:space="preserve">  42   </w:t>
      </w:r>
      <w:proofErr w:type="gramStart"/>
      <w:r w:rsidRPr="00AB0F5F">
        <w:rPr>
          <w:rFonts w:ascii="Consolas" w:eastAsia="Times New Roman" w:hAnsi="Consolas"/>
          <w:kern w:val="0"/>
          <w:sz w:val="20"/>
          <w:szCs w:val="20"/>
          <w:lang w:eastAsia="en-US"/>
        </w:rPr>
        <w:t>174.0  87.0</w:t>
      </w:r>
      <w:proofErr w:type="gramEnd"/>
    </w:p>
    <w:p w14:paraId="2BC2C5E8" w14:textId="305CA453" w:rsidR="00BB6B46" w:rsidRDefault="00BB6B46">
      <w:pPr>
        <w:widowControl/>
        <w:rPr>
          <w:rFonts w:eastAsia="Times New Roman"/>
          <w:b/>
          <w:bCs/>
          <w:color w:val="000000"/>
          <w:kern w:val="0"/>
          <w:sz w:val="28"/>
          <w:szCs w:val="28"/>
          <w:lang w:eastAsia="en-US"/>
        </w:rPr>
      </w:pPr>
      <w:r>
        <w:rPr>
          <w:rFonts w:eastAsia="Times New Roman"/>
          <w:b/>
          <w:bCs/>
          <w:color w:val="000000"/>
          <w:kern w:val="0"/>
          <w:sz w:val="28"/>
          <w:szCs w:val="28"/>
          <w:lang w:eastAsia="en-US"/>
        </w:rPr>
        <w:br w:type="page"/>
      </w:r>
    </w:p>
    <w:p w14:paraId="351BBF6C" w14:textId="18973739" w:rsidR="003A29E5" w:rsidRDefault="003A29E5" w:rsidP="0070384F">
      <w:pPr>
        <w:pStyle w:val="Heading2"/>
        <w:rPr>
          <w:rFonts w:eastAsia="Times New Roman"/>
          <w:lang w:eastAsia="en-US"/>
        </w:rPr>
      </w:pPr>
      <w:bookmarkStart w:id="17" w:name="_Toc134584508"/>
      <w:r>
        <w:rPr>
          <w:rFonts w:eastAsia="Times New Roman"/>
          <w:lang w:eastAsia="en-US"/>
        </w:rPr>
        <w:lastRenderedPageBreak/>
        <w:t xml:space="preserve">Appendix </w:t>
      </w:r>
      <w:r w:rsidR="0070384F">
        <w:rPr>
          <w:rFonts w:eastAsia="Times New Roman"/>
          <w:lang w:eastAsia="en-US"/>
        </w:rPr>
        <w:t>2</w:t>
      </w:r>
      <w:r w:rsidR="003F674F">
        <w:rPr>
          <w:rFonts w:eastAsia="Times New Roman"/>
          <w:lang w:eastAsia="en-US"/>
        </w:rPr>
        <w:t xml:space="preserve"> – TSP Dataset 2</w:t>
      </w:r>
      <w:bookmarkEnd w:id="17"/>
    </w:p>
    <w:p w14:paraId="6768D5E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1 155.42 150.65</w:t>
      </w:r>
    </w:p>
    <w:p w14:paraId="3BE25F7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2 375.92 164.65</w:t>
      </w:r>
    </w:p>
    <w:p w14:paraId="76748D8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3 183.92 150.65</w:t>
      </w:r>
    </w:p>
    <w:p w14:paraId="70664A3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4 205.42 150.65</w:t>
      </w:r>
    </w:p>
    <w:p w14:paraId="1F39CF4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5 205.42 171.65</w:t>
      </w:r>
    </w:p>
    <w:p w14:paraId="07D1087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6 226.42 171.65</w:t>
      </w:r>
    </w:p>
    <w:p w14:paraId="793FAAB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7 226.42 186.15</w:t>
      </w:r>
    </w:p>
    <w:p w14:paraId="1A85A36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8 226.42 207.15</w:t>
      </w:r>
    </w:p>
    <w:p w14:paraId="13DB37D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9 226.42 235.65</w:t>
      </w:r>
    </w:p>
    <w:p w14:paraId="5BF9B8C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10 226.42 264.15</w:t>
      </w:r>
    </w:p>
    <w:p w14:paraId="163362D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11 226.42 292.65</w:t>
      </w:r>
    </w:p>
    <w:p w14:paraId="4C62DDA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12 226.42 314.15</w:t>
      </w:r>
    </w:p>
    <w:p w14:paraId="07DEB8A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13 226.42 335.65</w:t>
      </w:r>
    </w:p>
    <w:p w14:paraId="065D7AE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14 205.42 335.65</w:t>
      </w:r>
    </w:p>
    <w:p w14:paraId="4B40291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15 190.92 335.65</w:t>
      </w:r>
    </w:p>
    <w:p w14:paraId="7775FE6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16 190.92 328.15</w:t>
      </w:r>
    </w:p>
    <w:p w14:paraId="04AE5A9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17 176.92 328.15</w:t>
      </w:r>
    </w:p>
    <w:p w14:paraId="2FD709B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18 176.92 299.65</w:t>
      </w:r>
    </w:p>
    <w:p w14:paraId="679D3CD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19 155.42 299.65</w:t>
      </w:r>
    </w:p>
    <w:p w14:paraId="1633481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20 155.42 328.15</w:t>
      </w:r>
    </w:p>
    <w:p w14:paraId="4861613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21 155.42 356.65</w:t>
      </w:r>
    </w:p>
    <w:p w14:paraId="5ADC348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22 183.92 356.65</w:t>
      </w:r>
    </w:p>
    <w:p w14:paraId="4CD90BC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23 219.42 356.65</w:t>
      </w:r>
    </w:p>
    <w:p w14:paraId="3DA64D4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24 240.92 356.65</w:t>
      </w:r>
    </w:p>
    <w:p w14:paraId="2FEF712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25 269.42 356.65</w:t>
      </w:r>
    </w:p>
    <w:p w14:paraId="0FD51FF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26 290.42 356.65</w:t>
      </w:r>
    </w:p>
    <w:p w14:paraId="7E381A0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27 387.42 136.15</w:t>
      </w:r>
    </w:p>
    <w:p w14:paraId="494C3DF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28 318.92 356.65</w:t>
      </w:r>
    </w:p>
    <w:p w14:paraId="0CF1ED1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29 318.92 335.65</w:t>
      </w:r>
    </w:p>
    <w:p w14:paraId="38218CA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30 318.92 328.15</w:t>
      </w:r>
    </w:p>
    <w:p w14:paraId="7A1EDCA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31 318.92 299.65</w:t>
      </w:r>
    </w:p>
    <w:p w14:paraId="0D04E78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32 297.92 299.65</w:t>
      </w:r>
    </w:p>
    <w:p w14:paraId="1032607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33 290.42 328.15</w:t>
      </w:r>
    </w:p>
    <w:p w14:paraId="77AA65F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34 290.42 335.65</w:t>
      </w:r>
    </w:p>
    <w:p w14:paraId="5F1717F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35 297.92 328.15</w:t>
      </w:r>
    </w:p>
    <w:p w14:paraId="14001B9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36 254.92 335.65</w:t>
      </w:r>
    </w:p>
    <w:p w14:paraId="632FC2D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 xml:space="preserve"> 37 254.92 314.15</w:t>
      </w:r>
    </w:p>
    <w:p w14:paraId="3A53123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38 254.92 292.65</w:t>
      </w:r>
    </w:p>
    <w:p w14:paraId="1FEEACD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39 254.92 271.65</w:t>
      </w:r>
    </w:p>
    <w:p w14:paraId="226953F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40 254.92 243.15</w:t>
      </w:r>
    </w:p>
    <w:p w14:paraId="3DC672A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41 254.92 221.65</w:t>
      </w:r>
    </w:p>
    <w:p w14:paraId="012A828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42 254.92 193.15</w:t>
      </w:r>
    </w:p>
    <w:p w14:paraId="56DD946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43 254.92 171.65</w:t>
      </w:r>
    </w:p>
    <w:p w14:paraId="0D9267A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44 276.42 171.65</w:t>
      </w:r>
    </w:p>
    <w:p w14:paraId="449FD7E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45 296.42 150.65</w:t>
      </w:r>
    </w:p>
    <w:p w14:paraId="432B598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46 276.42 150.65</w:t>
      </w:r>
    </w:p>
    <w:p w14:paraId="7116F70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47 375.92 150.65</w:t>
      </w:r>
    </w:p>
    <w:p w14:paraId="1910612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48 308.92 150.65</w:t>
      </w:r>
    </w:p>
    <w:p w14:paraId="246AD37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49 354.92 164.65</w:t>
      </w:r>
    </w:p>
    <w:p w14:paraId="313FDAC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50 338.42 174.65</w:t>
      </w:r>
    </w:p>
    <w:p w14:paraId="79B87D2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51 354.92 174.65</w:t>
      </w:r>
    </w:p>
    <w:p w14:paraId="35A6F75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52 338.42 200.15</w:t>
      </w:r>
    </w:p>
    <w:p w14:paraId="616CD10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53 338.42 221.65</w:t>
      </w:r>
    </w:p>
    <w:p w14:paraId="269CBBE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54 354.92 221.65</w:t>
      </w:r>
    </w:p>
    <w:p w14:paraId="65E0B6F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55 354.92 200.15</w:t>
      </w:r>
    </w:p>
    <w:p w14:paraId="78D8618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56 361.92 200.15</w:t>
      </w:r>
    </w:p>
    <w:p w14:paraId="202311B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57 361.92 186.15</w:t>
      </w:r>
    </w:p>
    <w:p w14:paraId="7C6AD1C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58 383.42 186.15</w:t>
      </w:r>
    </w:p>
    <w:p w14:paraId="28FE794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59 383.42 179.15</w:t>
      </w:r>
    </w:p>
    <w:p w14:paraId="457FD62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60 404.42 179.15</w:t>
      </w:r>
    </w:p>
    <w:p w14:paraId="5446D6C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61 404.42 186.15</w:t>
      </w:r>
    </w:p>
    <w:p w14:paraId="3CAA76D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62 418.92 186.15</w:t>
      </w:r>
    </w:p>
    <w:p w14:paraId="729F160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63 418.92 200.15</w:t>
      </w:r>
    </w:p>
    <w:p w14:paraId="5C1D4CF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64 432.92 200.15</w:t>
      </w:r>
    </w:p>
    <w:p w14:paraId="6B1F20C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65 432.92 221.65</w:t>
      </w:r>
    </w:p>
    <w:p w14:paraId="243A870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66 418.92 221.65</w:t>
      </w:r>
    </w:p>
    <w:p w14:paraId="745C069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67 418.92 235.65</w:t>
      </w:r>
    </w:p>
    <w:p w14:paraId="0976AFC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68 397.42 235.65</w:t>
      </w:r>
    </w:p>
    <w:p w14:paraId="2941E06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69 397.42 243.15</w:t>
      </w:r>
    </w:p>
    <w:p w14:paraId="5F4B707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70 375.92 243.15</w:t>
      </w:r>
    </w:p>
    <w:p w14:paraId="6C2762C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71 375.92 257.15</w:t>
      </w:r>
    </w:p>
    <w:p w14:paraId="3E0506F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72 368.92 257.15</w:t>
      </w:r>
    </w:p>
    <w:p w14:paraId="61E9250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73 368.92 264.15</w:t>
      </w:r>
    </w:p>
    <w:p w14:paraId="483F05B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74 347.42 264.15</w:t>
      </w:r>
    </w:p>
    <w:p w14:paraId="34CC0F5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 xml:space="preserve"> 75 347.42 278.65</w:t>
      </w:r>
    </w:p>
    <w:p w14:paraId="13750A6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76 336.42 278.65</w:t>
      </w:r>
    </w:p>
    <w:p w14:paraId="0C1C885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77 336.42 328.15</w:t>
      </w:r>
    </w:p>
    <w:p w14:paraId="3DA7BF5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78 347.42 328.15</w:t>
      </w:r>
    </w:p>
    <w:p w14:paraId="6764FE0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79 347.42 342.65</w:t>
      </w:r>
    </w:p>
    <w:p w14:paraId="2871D83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80 368.92 342.65</w:t>
      </w:r>
    </w:p>
    <w:p w14:paraId="32816E8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81 368.92 353.65</w:t>
      </w:r>
    </w:p>
    <w:p w14:paraId="2A793C9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82 418.92 353.65</w:t>
      </w:r>
    </w:p>
    <w:p w14:paraId="0816D5D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83 418.92 342.65</w:t>
      </w:r>
    </w:p>
    <w:p w14:paraId="6F15355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84 432.92 342.65</w:t>
      </w:r>
    </w:p>
    <w:p w14:paraId="1BAB83C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85 432.92 356.65</w:t>
      </w:r>
    </w:p>
    <w:p w14:paraId="1DEC107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86 447.42 356.65</w:t>
      </w:r>
    </w:p>
    <w:p w14:paraId="043F5EA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87 447.42 321.15</w:t>
      </w:r>
    </w:p>
    <w:p w14:paraId="0E1FB8F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88 447.42 292.65</w:t>
      </w:r>
    </w:p>
    <w:p w14:paraId="720886D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89 432.92 292.65</w:t>
      </w:r>
    </w:p>
    <w:p w14:paraId="4C29EA8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90 432.92 314.15</w:t>
      </w:r>
    </w:p>
    <w:p w14:paraId="7F162F3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91 418.92 314.15</w:t>
      </w:r>
    </w:p>
    <w:p w14:paraId="111DBDA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92 418.92 321.15</w:t>
      </w:r>
    </w:p>
    <w:p w14:paraId="3D01688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93 397.42 321.15</w:t>
      </w:r>
    </w:p>
    <w:p w14:paraId="7A144AC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94 397.42 333.65</w:t>
      </w:r>
    </w:p>
    <w:p w14:paraId="77867E0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95 375.92 333.65</w:t>
      </w:r>
    </w:p>
    <w:p w14:paraId="7D9EA1F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96 375.92 321.15</w:t>
      </w:r>
    </w:p>
    <w:p w14:paraId="49B9956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97 361.92 321.15</w:t>
      </w:r>
    </w:p>
    <w:p w14:paraId="6FA6055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98 361.92 299.65</w:t>
      </w:r>
    </w:p>
    <w:p w14:paraId="4F286BF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 xml:space="preserve"> 99 375.92 299.65</w:t>
      </w:r>
    </w:p>
    <w:p w14:paraId="5CC1EE5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100 375.92 285.65</w:t>
      </w:r>
    </w:p>
    <w:p w14:paraId="16E2629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101 397.42 285.65</w:t>
      </w:r>
    </w:p>
    <w:p w14:paraId="05EE126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102 397.42 271.65</w:t>
      </w:r>
    </w:p>
    <w:p w14:paraId="1944CC7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103 418.92 271.65</w:t>
      </w:r>
    </w:p>
    <w:p w14:paraId="7F63C86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104 418.92 264.15</w:t>
      </w:r>
    </w:p>
    <w:p w14:paraId="320C81A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105 439.92 264.15</w:t>
      </w:r>
    </w:p>
    <w:p w14:paraId="24D6699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106 439.92 250.15</w:t>
      </w:r>
    </w:p>
    <w:p w14:paraId="509D86B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107 454.42 250.15</w:t>
      </w:r>
    </w:p>
    <w:p w14:paraId="46470C6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108 454.42 243.15</w:t>
      </w:r>
    </w:p>
    <w:p w14:paraId="2EB39C0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109 461.42 243.15</w:t>
      </w:r>
    </w:p>
    <w:p w14:paraId="3B76168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110 461.42 214.65</w:t>
      </w:r>
    </w:p>
    <w:p w14:paraId="3C4C272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111 461.42 193.15</w:t>
      </w:r>
    </w:p>
    <w:p w14:paraId="50867CF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112 447.42 193.15</w:t>
      </w:r>
    </w:p>
    <w:p w14:paraId="52744D3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113 447.42 179.15</w:t>
      </w:r>
    </w:p>
    <w:p w14:paraId="52C2459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114 439.92 179.15</w:t>
      </w:r>
    </w:p>
    <w:p w14:paraId="01F578B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115 439.92 167.65</w:t>
      </w:r>
    </w:p>
    <w:p w14:paraId="4124044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116 419.92 167.65</w:t>
      </w:r>
    </w:p>
    <w:p w14:paraId="1DC4F9C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117 419.92 150.65</w:t>
      </w:r>
    </w:p>
    <w:p w14:paraId="28B00E6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118 439.92 150.65</w:t>
      </w:r>
    </w:p>
    <w:p w14:paraId="05266D7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119 454.42 150.65</w:t>
      </w:r>
    </w:p>
    <w:p w14:paraId="2E41A64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120 475.92 150.65</w:t>
      </w:r>
    </w:p>
    <w:p w14:paraId="2795A36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121 475.92 171.65</w:t>
      </w:r>
    </w:p>
    <w:p w14:paraId="32AB631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122 496.92 171.65</w:t>
      </w:r>
    </w:p>
    <w:p w14:paraId="74044E2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123 496.92 193.15</w:t>
      </w:r>
    </w:p>
    <w:p w14:paraId="64380DB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124 496.92 214.65</w:t>
      </w:r>
    </w:p>
    <w:p w14:paraId="5573A2A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125 496.92 243.15</w:t>
      </w:r>
    </w:p>
    <w:p w14:paraId="5034248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126 496.92 271.65</w:t>
      </w:r>
    </w:p>
    <w:p w14:paraId="7B6A47E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127 496.92 292.65</w:t>
      </w:r>
    </w:p>
    <w:p w14:paraId="3755423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128 496.92 317.15</w:t>
      </w:r>
    </w:p>
    <w:p w14:paraId="5CDABF0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129 496.92 335.65</w:t>
      </w:r>
    </w:p>
    <w:p w14:paraId="4EE04BF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130 470.42 335.65</w:t>
      </w:r>
    </w:p>
    <w:p w14:paraId="0DCEE7F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131 470.42 356.65</w:t>
      </w:r>
    </w:p>
    <w:p w14:paraId="55A5F97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132 496.92 356.65</w:t>
      </w:r>
    </w:p>
    <w:p w14:paraId="5B61664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133 347.42 150.65</w:t>
      </w:r>
    </w:p>
    <w:p w14:paraId="429CEC1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134 539.92 356.65</w:t>
      </w:r>
    </w:p>
    <w:p w14:paraId="191ACAD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135 560.92 356.65</w:t>
      </w:r>
    </w:p>
    <w:p w14:paraId="33E527D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136 589.42 356.65</w:t>
      </w:r>
    </w:p>
    <w:p w14:paraId="7936861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137 589.42 342.65</w:t>
      </w:r>
    </w:p>
    <w:p w14:paraId="3BC2635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138 603.92 342.65</w:t>
      </w:r>
    </w:p>
    <w:p w14:paraId="2B6AC65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139 610.92 342.65</w:t>
      </w:r>
    </w:p>
    <w:p w14:paraId="3A4701F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140 610.92 335.65</w:t>
      </w:r>
    </w:p>
    <w:p w14:paraId="51235A3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141 610.92 321.15</w:t>
      </w:r>
    </w:p>
    <w:p w14:paraId="5447CE2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142 624.92 321.15</w:t>
      </w:r>
    </w:p>
    <w:p w14:paraId="61BBE15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143 624.92 278.65</w:t>
      </w:r>
    </w:p>
    <w:p w14:paraId="7FC1A60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144 610.92 278.65</w:t>
      </w:r>
    </w:p>
    <w:p w14:paraId="430AE39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145 610.92 257.15</w:t>
      </w:r>
    </w:p>
    <w:p w14:paraId="13CAB0C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146 589.42 257.15</w:t>
      </w:r>
    </w:p>
    <w:p w14:paraId="61EC018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147 589.42 250.15</w:t>
      </w:r>
    </w:p>
    <w:p w14:paraId="360480D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148 575.42 250.15</w:t>
      </w:r>
    </w:p>
    <w:p w14:paraId="65CEE92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149 560.92 250.15</w:t>
      </w:r>
    </w:p>
    <w:p w14:paraId="4DD285F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150 542.92 250.15</w:t>
      </w:r>
    </w:p>
    <w:p w14:paraId="2069E23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151 542.92 264.15</w:t>
      </w:r>
    </w:p>
    <w:p w14:paraId="19184C7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152 560.92 264.15</w:t>
      </w:r>
    </w:p>
    <w:p w14:paraId="543B68E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153 575.42 264.15</w:t>
      </w:r>
    </w:p>
    <w:p w14:paraId="0634F5D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154 575.42 271.65</w:t>
      </w:r>
    </w:p>
    <w:p w14:paraId="38C7CCE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155 582.42 271.65</w:t>
      </w:r>
    </w:p>
    <w:p w14:paraId="640BF88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156 582.42 285.65</w:t>
      </w:r>
    </w:p>
    <w:p w14:paraId="3A49571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157 596.42 285.65</w:t>
      </w:r>
    </w:p>
    <w:p w14:paraId="2A9FBCB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158 560.92 335.65</w:t>
      </w:r>
    </w:p>
    <w:p w14:paraId="4D188A4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159 596.42 314.15</w:t>
      </w:r>
    </w:p>
    <w:p w14:paraId="417CD98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160 582.42 314.15</w:t>
      </w:r>
    </w:p>
    <w:p w14:paraId="6DB1B17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161 582.42 321.15</w:t>
      </w:r>
    </w:p>
    <w:p w14:paraId="54F1D62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162 575.42 321.15</w:t>
      </w:r>
    </w:p>
    <w:p w14:paraId="5CB191B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163 575.42 335.65</w:t>
      </w:r>
    </w:p>
    <w:p w14:paraId="2330543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164 525.42 335.65</w:t>
      </w:r>
    </w:p>
    <w:p w14:paraId="101B1B3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165 525.42 314.15</w:t>
      </w:r>
    </w:p>
    <w:p w14:paraId="7AF0F6E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166 525.42 299.65</w:t>
      </w:r>
    </w:p>
    <w:p w14:paraId="093C226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167 525.42 281.65</w:t>
      </w:r>
    </w:p>
    <w:p w14:paraId="62FFBAD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168 525.42 233.15</w:t>
      </w:r>
    </w:p>
    <w:p w14:paraId="07AF3DD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169 525.42 214.65</w:t>
      </w:r>
    </w:p>
    <w:p w14:paraId="68E35CD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170 525.42 193.15</w:t>
      </w:r>
    </w:p>
    <w:p w14:paraId="756E26E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171 525.42 171.65</w:t>
      </w:r>
    </w:p>
    <w:p w14:paraId="1DD77AF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172 546.92 171.65</w:t>
      </w:r>
    </w:p>
    <w:p w14:paraId="6E94D96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173 546.92 150.65</w:t>
      </w:r>
    </w:p>
    <w:p w14:paraId="5F651A6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174 568.42 150.65</w:t>
      </w:r>
    </w:p>
    <w:p w14:paraId="44B4023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175 475.92 160.65</w:t>
      </w:r>
    </w:p>
    <w:p w14:paraId="48C6F04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176 603.92 150.65</w:t>
      </w:r>
    </w:p>
    <w:p w14:paraId="12FC688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177 624.92 150.65</w:t>
      </w:r>
    </w:p>
    <w:p w14:paraId="7843A8C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178 624.92 136.15</w:t>
      </w:r>
    </w:p>
    <w:p w14:paraId="56AE1BE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179 596.42 136.15</w:t>
      </w:r>
    </w:p>
    <w:p w14:paraId="707054E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180 575.42 136.15</w:t>
      </w:r>
    </w:p>
    <w:p w14:paraId="2075739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181 553.92 136.15</w:t>
      </w:r>
    </w:p>
    <w:p w14:paraId="54E11E4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182 532.42 136.15</w:t>
      </w:r>
    </w:p>
    <w:p w14:paraId="5B539E9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183 575.42 356.65</w:t>
      </w:r>
    </w:p>
    <w:p w14:paraId="31F849B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184 489.92 136.15</w:t>
      </w:r>
    </w:p>
    <w:p w14:paraId="1D31E90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185 468.42 136.15</w:t>
      </w:r>
    </w:p>
    <w:p w14:paraId="1EC54D5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186 447.42 136.15</w:t>
      </w:r>
    </w:p>
    <w:p w14:paraId="1234EB5C"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187 425.92 136.15</w:t>
      </w:r>
    </w:p>
    <w:p w14:paraId="1335D95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188 404.42 136.15</w:t>
      </w:r>
    </w:p>
    <w:p w14:paraId="13E01CA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lastRenderedPageBreak/>
        <w:t>189 370.42 136.15</w:t>
      </w:r>
    </w:p>
    <w:p w14:paraId="17B6F22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190 361.92 150.65</w:t>
      </w:r>
    </w:p>
    <w:p w14:paraId="6075903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191 340.42 136.15</w:t>
      </w:r>
    </w:p>
    <w:p w14:paraId="1929C4E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192 326.42 136.15</w:t>
      </w:r>
    </w:p>
    <w:p w14:paraId="72748E1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193 301.92 136.15</w:t>
      </w:r>
    </w:p>
    <w:p w14:paraId="7C7CDC7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194 276.42 136.15</w:t>
      </w:r>
    </w:p>
    <w:p w14:paraId="5D2239F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195 254.92 136.15</w:t>
      </w:r>
    </w:p>
    <w:p w14:paraId="05167AE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196 315.92 136.15</w:t>
      </w:r>
    </w:p>
    <w:p w14:paraId="4A756594"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197 212.42 136.15</w:t>
      </w:r>
    </w:p>
    <w:p w14:paraId="14C6B60F"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198 190.92 136.15</w:t>
      </w:r>
    </w:p>
    <w:p w14:paraId="2643286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199 338.92 150.65</w:t>
      </w:r>
    </w:p>
    <w:p w14:paraId="7970DD4A"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200 155.42 136.15</w:t>
      </w:r>
    </w:p>
    <w:p w14:paraId="79E647BB"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201 624.92 299.65</w:t>
      </w:r>
    </w:p>
    <w:p w14:paraId="125AC7D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202 318.92 321.65</w:t>
      </w:r>
    </w:p>
    <w:p w14:paraId="3FB18D80"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203 155.42 314.15</w:t>
      </w:r>
    </w:p>
    <w:p w14:paraId="198E2DC9"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204 311.92 356.65</w:t>
      </w:r>
    </w:p>
    <w:p w14:paraId="7E7F3A0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205 355.42 136.15</w:t>
      </w:r>
    </w:p>
    <w:p w14:paraId="71E21FB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206 318.92 314.15</w:t>
      </w:r>
    </w:p>
    <w:p w14:paraId="0AE7B562"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207 362.92 164.65</w:t>
      </w:r>
    </w:p>
    <w:p w14:paraId="7626147D"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208 254.92 356.65</w:t>
      </w:r>
    </w:p>
    <w:p w14:paraId="2DECFFD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209 383.42 333.65</w:t>
      </w:r>
    </w:p>
    <w:p w14:paraId="781F9B7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210 447.42 335.65</w:t>
      </w:r>
    </w:p>
    <w:p w14:paraId="6F9C258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211 470.42 345.65</w:t>
      </w:r>
    </w:p>
    <w:p w14:paraId="5459A63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212 525.42 250.15</w:t>
      </w:r>
    </w:p>
    <w:p w14:paraId="0E4A0F3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213 546.92 335.65</w:t>
      </w:r>
    </w:p>
    <w:p w14:paraId="4A36107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214 525.42 261.15</w:t>
      </w:r>
    </w:p>
    <w:p w14:paraId="17225F2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215 525.42 356.65</w:t>
      </w:r>
    </w:p>
    <w:p w14:paraId="1CA91E4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216 336.42 298.65</w:t>
      </w:r>
    </w:p>
    <w:p w14:paraId="1EFC6696"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217 336.42 313.15</w:t>
      </w:r>
    </w:p>
    <w:p w14:paraId="53F8509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218 293.42 136.15</w:t>
      </w:r>
    </w:p>
    <w:p w14:paraId="7837E73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219 336.42 306.15</w:t>
      </w:r>
    </w:p>
    <w:p w14:paraId="13AD7A87"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220 425.92 264.15</w:t>
      </w:r>
    </w:p>
    <w:p w14:paraId="01424F35"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221 391.42 353.65</w:t>
      </w:r>
    </w:p>
    <w:p w14:paraId="67E566A3"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222 482.92 335.65</w:t>
      </w:r>
    </w:p>
    <w:p w14:paraId="669F78DE"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223 429.92 167.65</w:t>
      </w:r>
    </w:p>
    <w:p w14:paraId="0EECD968"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224 330.92 150.65</w:t>
      </w:r>
    </w:p>
    <w:p w14:paraId="2F5D2ED1" w14:textId="77777777" w:rsidR="003A29E5" w:rsidRPr="003A29E5" w:rsidRDefault="003A29E5" w:rsidP="003A29E5">
      <w:pPr>
        <w:widowControl/>
        <w:rPr>
          <w:rFonts w:ascii="Consolas" w:eastAsia="Times New Roman" w:hAnsi="Consolas"/>
          <w:kern w:val="0"/>
          <w:sz w:val="20"/>
          <w:szCs w:val="20"/>
          <w:lang w:eastAsia="en-US"/>
        </w:rPr>
      </w:pPr>
      <w:r w:rsidRPr="003A29E5">
        <w:rPr>
          <w:rFonts w:ascii="Consolas" w:eastAsia="Times New Roman" w:hAnsi="Consolas"/>
          <w:kern w:val="0"/>
          <w:sz w:val="20"/>
          <w:szCs w:val="20"/>
          <w:lang w:eastAsia="en-US"/>
        </w:rPr>
        <w:t>225 368.42 150.65</w:t>
      </w:r>
    </w:p>
    <w:p w14:paraId="105A9CC8" w14:textId="6EAFA810" w:rsidR="003A29E5" w:rsidRDefault="00BB6B46" w:rsidP="0070384F">
      <w:pPr>
        <w:pStyle w:val="Heading2"/>
        <w:rPr>
          <w:rFonts w:eastAsia="Times New Roman"/>
          <w:lang w:eastAsia="en-US"/>
        </w:rPr>
      </w:pPr>
      <w:bookmarkStart w:id="18" w:name="_Toc134584509"/>
      <w:r>
        <w:rPr>
          <w:rFonts w:eastAsia="Times New Roman"/>
          <w:lang w:eastAsia="en-US"/>
        </w:rPr>
        <w:lastRenderedPageBreak/>
        <w:t>Appendix 3</w:t>
      </w:r>
      <w:r w:rsidR="0070384F">
        <w:rPr>
          <w:rFonts w:eastAsia="Times New Roman"/>
          <w:lang w:eastAsia="en-US"/>
        </w:rPr>
        <w:t xml:space="preserve"> – Map 1</w:t>
      </w:r>
      <w:bookmarkEnd w:id="18"/>
    </w:p>
    <w:p w14:paraId="5E282345" w14:textId="21F6E597" w:rsidR="0070384F" w:rsidRDefault="0070384F"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783199CD" wp14:editId="4310F045">
            <wp:extent cx="5273675" cy="3955415"/>
            <wp:effectExtent l="0" t="0" r="3175" b="6985"/>
            <wp:docPr id="1083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079C4D8C" w14:textId="1257BAF8" w:rsidR="0070384F" w:rsidRDefault="0070384F">
      <w:pPr>
        <w:widowControl/>
        <w:rPr>
          <w:rFonts w:eastAsia="Times New Roman"/>
          <w:b/>
          <w:bCs/>
          <w:color w:val="000000"/>
          <w:kern w:val="0"/>
          <w:sz w:val="28"/>
          <w:szCs w:val="28"/>
          <w:lang w:eastAsia="en-US"/>
        </w:rPr>
      </w:pPr>
      <w:r>
        <w:rPr>
          <w:rFonts w:eastAsia="Times New Roman"/>
          <w:b/>
          <w:bCs/>
          <w:color w:val="000000"/>
          <w:kern w:val="0"/>
          <w:sz w:val="28"/>
          <w:szCs w:val="28"/>
          <w:lang w:eastAsia="en-US"/>
        </w:rPr>
        <w:br w:type="page"/>
      </w:r>
    </w:p>
    <w:p w14:paraId="4C7FB365" w14:textId="59D41058" w:rsidR="00C52121" w:rsidRDefault="00C52121" w:rsidP="0070384F">
      <w:pPr>
        <w:pStyle w:val="Heading2"/>
        <w:rPr>
          <w:rFonts w:eastAsia="Times New Roman"/>
        </w:rPr>
      </w:pPr>
      <w:bookmarkStart w:id="19" w:name="_Toc134584510"/>
      <w:r>
        <w:rPr>
          <w:rFonts w:eastAsia="Times New Roman"/>
        </w:rPr>
        <w:lastRenderedPageBreak/>
        <w:t>Appendix 4</w:t>
      </w:r>
      <w:r w:rsidR="0070384F">
        <w:rPr>
          <w:rFonts w:eastAsia="Times New Roman"/>
        </w:rPr>
        <w:t xml:space="preserve"> – Map 2</w:t>
      </w:r>
      <w:bookmarkEnd w:id="19"/>
    </w:p>
    <w:p w14:paraId="033ACC15" w14:textId="658F226B" w:rsidR="0070384F" w:rsidRDefault="0070384F"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18A18CD8" wp14:editId="2674AFF5">
            <wp:extent cx="5273675" cy="3955415"/>
            <wp:effectExtent l="0" t="0" r="3175" b="6985"/>
            <wp:docPr id="231830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009AC569" w14:textId="4C93F096" w:rsidR="0070384F" w:rsidRDefault="0070384F">
      <w:pPr>
        <w:widowControl/>
        <w:rPr>
          <w:rFonts w:eastAsia="Times New Roman"/>
          <w:b/>
          <w:bCs/>
          <w:color w:val="000000"/>
          <w:kern w:val="0"/>
          <w:sz w:val="28"/>
          <w:szCs w:val="28"/>
          <w:lang w:eastAsia="en-US"/>
        </w:rPr>
      </w:pPr>
      <w:r>
        <w:rPr>
          <w:rFonts w:eastAsia="Times New Roman"/>
          <w:b/>
          <w:bCs/>
          <w:color w:val="000000"/>
          <w:kern w:val="0"/>
          <w:sz w:val="28"/>
          <w:szCs w:val="28"/>
          <w:lang w:eastAsia="en-US"/>
        </w:rPr>
        <w:br w:type="page"/>
      </w:r>
    </w:p>
    <w:p w14:paraId="5DB84B90" w14:textId="0320F22A" w:rsidR="00C52121" w:rsidRDefault="00C52121" w:rsidP="0070384F">
      <w:pPr>
        <w:pStyle w:val="Heading2"/>
        <w:rPr>
          <w:rFonts w:eastAsia="Times New Roman"/>
        </w:rPr>
      </w:pPr>
      <w:bookmarkStart w:id="20" w:name="_Toc134584511"/>
      <w:r>
        <w:rPr>
          <w:rFonts w:eastAsia="Times New Roman"/>
        </w:rPr>
        <w:lastRenderedPageBreak/>
        <w:t>Appendix 5</w:t>
      </w:r>
      <w:r w:rsidR="0070384F">
        <w:rPr>
          <w:rFonts w:eastAsia="Times New Roman"/>
        </w:rPr>
        <w:t xml:space="preserve"> – Map 3</w:t>
      </w:r>
      <w:bookmarkEnd w:id="20"/>
    </w:p>
    <w:p w14:paraId="2C873787" w14:textId="00DA5926" w:rsidR="0070384F" w:rsidRDefault="0070384F"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1AC8BA98" wp14:editId="57A21A5D">
            <wp:extent cx="5273675" cy="3955415"/>
            <wp:effectExtent l="0" t="0" r="3175" b="6985"/>
            <wp:docPr id="1911114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59C791CE" w14:textId="5831703D" w:rsidR="0070384F" w:rsidRDefault="0070384F">
      <w:pPr>
        <w:widowControl/>
        <w:rPr>
          <w:rFonts w:eastAsia="Times New Roman"/>
          <w:b/>
          <w:bCs/>
          <w:color w:val="000000"/>
          <w:kern w:val="0"/>
          <w:sz w:val="28"/>
          <w:szCs w:val="28"/>
          <w:lang w:eastAsia="en-US"/>
        </w:rPr>
      </w:pPr>
      <w:r>
        <w:rPr>
          <w:rFonts w:eastAsia="Times New Roman"/>
          <w:b/>
          <w:bCs/>
          <w:color w:val="000000"/>
          <w:kern w:val="0"/>
          <w:sz w:val="28"/>
          <w:szCs w:val="28"/>
          <w:lang w:eastAsia="en-US"/>
        </w:rPr>
        <w:br w:type="page"/>
      </w:r>
    </w:p>
    <w:p w14:paraId="24DDD935" w14:textId="77777777" w:rsidR="0070384F" w:rsidRDefault="0070384F" w:rsidP="0070384F">
      <w:pPr>
        <w:pStyle w:val="Heading2"/>
        <w:rPr>
          <w:rFonts w:eastAsia="Times New Roman"/>
          <w:lang w:eastAsia="en-US"/>
        </w:rPr>
      </w:pPr>
      <w:bookmarkStart w:id="21" w:name="_Toc134584512"/>
      <w:r>
        <w:rPr>
          <w:rFonts w:eastAsia="Times New Roman"/>
          <w:lang w:eastAsia="en-US"/>
        </w:rPr>
        <w:lastRenderedPageBreak/>
        <w:t>Appendix 6 – Full Output Map 1</w:t>
      </w:r>
      <w:bookmarkEnd w:id="21"/>
    </w:p>
    <w:p w14:paraId="7BABBD48" w14:textId="2BF2E35B" w:rsidR="0070384F" w:rsidRDefault="0070384F" w:rsidP="0070384F">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7280B297" wp14:editId="2E9ADEC6">
            <wp:extent cx="5089249" cy="3817089"/>
            <wp:effectExtent l="0" t="0" r="0" b="0"/>
            <wp:docPr id="1733283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5500" cy="3836778"/>
                    </a:xfrm>
                    <a:prstGeom prst="rect">
                      <a:avLst/>
                    </a:prstGeom>
                    <a:noFill/>
                    <a:ln>
                      <a:noFill/>
                    </a:ln>
                  </pic:spPr>
                </pic:pic>
              </a:graphicData>
            </a:graphic>
          </wp:inline>
        </w:drawing>
      </w:r>
      <w:r>
        <w:rPr>
          <w:rFonts w:eastAsia="Times New Roman"/>
          <w:b/>
          <w:bCs/>
          <w:noProof/>
          <w:color w:val="000000"/>
          <w:kern w:val="0"/>
          <w:sz w:val="28"/>
          <w:szCs w:val="28"/>
          <w:lang w:eastAsia="en-US"/>
        </w:rPr>
        <w:drawing>
          <wp:inline distT="0" distB="0" distL="0" distR="0" wp14:anchorId="008D5E9A" wp14:editId="2D5EE138">
            <wp:extent cx="5273675" cy="3955415"/>
            <wp:effectExtent l="0" t="0" r="3175" b="6985"/>
            <wp:docPr id="1568376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54DC8426" w14:textId="2E3C404B" w:rsidR="0070384F" w:rsidRDefault="0070384F" w:rsidP="0070384F">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lastRenderedPageBreak/>
        <w:drawing>
          <wp:inline distT="0" distB="0" distL="0" distR="0" wp14:anchorId="3ED3BA98" wp14:editId="587B3837">
            <wp:extent cx="5273675" cy="3955415"/>
            <wp:effectExtent l="0" t="0" r="3175" b="6985"/>
            <wp:docPr id="849862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117B946A" w14:textId="5BB6E93C" w:rsidR="0070384F" w:rsidRDefault="0070384F" w:rsidP="0070384F">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37AC09A1" wp14:editId="5DFA39C8">
            <wp:extent cx="5273675" cy="3955415"/>
            <wp:effectExtent l="0" t="0" r="3175" b="6985"/>
            <wp:docPr id="87988066" name="Picture 8"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8066" name="Picture 8" descr="A picture containing text, diagram, line, plo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7C1BD45D" w14:textId="474CC67C" w:rsidR="0070384F" w:rsidRDefault="0070384F" w:rsidP="00322762">
      <w:pPr>
        <w:pStyle w:val="Heading2"/>
        <w:rPr>
          <w:rFonts w:eastAsia="Times New Roman"/>
          <w:lang w:eastAsia="en-US"/>
        </w:rPr>
      </w:pPr>
      <w:bookmarkStart w:id="22" w:name="_Toc134584513"/>
      <w:r>
        <w:rPr>
          <w:rFonts w:eastAsia="Times New Roman"/>
          <w:lang w:eastAsia="en-US"/>
        </w:rPr>
        <w:lastRenderedPageBreak/>
        <w:t>Appendix 7 – Full Output Map 2</w:t>
      </w:r>
      <w:bookmarkEnd w:id="22"/>
    </w:p>
    <w:p w14:paraId="347A4EFD" w14:textId="7F724057" w:rsidR="0070384F" w:rsidRDefault="001E647B"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66FC02E0" wp14:editId="6C60171A">
            <wp:extent cx="5061098" cy="3795976"/>
            <wp:effectExtent l="0" t="0" r="6350" b="0"/>
            <wp:docPr id="21435846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4929" cy="3798849"/>
                    </a:xfrm>
                    <a:prstGeom prst="rect">
                      <a:avLst/>
                    </a:prstGeom>
                    <a:noFill/>
                    <a:ln>
                      <a:noFill/>
                    </a:ln>
                  </pic:spPr>
                </pic:pic>
              </a:graphicData>
            </a:graphic>
          </wp:inline>
        </w:drawing>
      </w:r>
    </w:p>
    <w:p w14:paraId="7AD9C0B5" w14:textId="2BF2F1A5" w:rsidR="001E647B" w:rsidRDefault="001E647B"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5C377A72" wp14:editId="01EAE8D5">
            <wp:extent cx="5273675" cy="3955415"/>
            <wp:effectExtent l="0" t="0" r="3175" b="6985"/>
            <wp:docPr id="2103547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7472E027" w14:textId="1C1158F6" w:rsidR="001E647B" w:rsidRDefault="001E647B"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lastRenderedPageBreak/>
        <w:drawing>
          <wp:inline distT="0" distB="0" distL="0" distR="0" wp14:anchorId="4600CA3D" wp14:editId="1B8FF3A9">
            <wp:extent cx="5071731" cy="3803951"/>
            <wp:effectExtent l="0" t="0" r="0" b="6350"/>
            <wp:docPr id="1414841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5054" cy="3806444"/>
                    </a:xfrm>
                    <a:prstGeom prst="rect">
                      <a:avLst/>
                    </a:prstGeom>
                    <a:noFill/>
                    <a:ln>
                      <a:noFill/>
                    </a:ln>
                  </pic:spPr>
                </pic:pic>
              </a:graphicData>
            </a:graphic>
          </wp:inline>
        </w:drawing>
      </w:r>
    </w:p>
    <w:p w14:paraId="332A9B2B" w14:textId="5FF9CC52" w:rsidR="003F1B93" w:rsidRPr="003F1B93" w:rsidRDefault="003F1B93" w:rsidP="003F1B93">
      <w:pPr>
        <w:widowControl/>
        <w:spacing w:before="100" w:beforeAutospacing="1" w:after="100" w:afterAutospacing="1"/>
        <w:jc w:val="center"/>
        <w:rPr>
          <w:rFonts w:eastAsia="Times New Roman"/>
          <w:b/>
          <w:bCs/>
          <w:color w:val="000000"/>
          <w:kern w:val="0"/>
          <w:lang w:eastAsia="en-US"/>
        </w:rPr>
      </w:pPr>
      <w:r w:rsidRPr="003F1B93">
        <w:rPr>
          <w:rFonts w:eastAsia="Times New Roman"/>
          <w:b/>
          <w:bCs/>
          <w:color w:val="000000"/>
          <w:kern w:val="0"/>
          <w:lang w:eastAsia="en-US"/>
        </w:rPr>
        <w:t>Point of Interest: Map 2 Demonstrates a fail-state for Real Robot Path</w:t>
      </w:r>
    </w:p>
    <w:p w14:paraId="5A6632A3" w14:textId="3E31BF10" w:rsidR="001E647B" w:rsidRDefault="001E647B"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4C770FD7" wp14:editId="08DDC095">
            <wp:extent cx="5273675" cy="3955415"/>
            <wp:effectExtent l="0" t="0" r="3175" b="6985"/>
            <wp:docPr id="15105207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032CA499" w14:textId="1E1F4A24" w:rsidR="0070384F" w:rsidRDefault="0070384F" w:rsidP="00322762">
      <w:pPr>
        <w:pStyle w:val="Heading2"/>
        <w:rPr>
          <w:rFonts w:eastAsia="Times New Roman"/>
          <w:lang w:eastAsia="en-US"/>
        </w:rPr>
      </w:pPr>
      <w:bookmarkStart w:id="23" w:name="_Toc134584514"/>
      <w:r>
        <w:rPr>
          <w:rFonts w:eastAsia="Times New Roman"/>
          <w:lang w:eastAsia="en-US"/>
        </w:rPr>
        <w:lastRenderedPageBreak/>
        <w:t>Appendix 8 – Full Output Map 3</w:t>
      </w:r>
      <w:bookmarkEnd w:id="23"/>
    </w:p>
    <w:p w14:paraId="43918D0A" w14:textId="76050DC9" w:rsidR="001E647B" w:rsidRDefault="001E647B" w:rsidP="00322762">
      <w:pPr>
        <w:widowControl/>
        <w:spacing w:before="100" w:beforeAutospacing="1" w:after="100" w:afterAutospacing="1"/>
        <w:jc w:val="center"/>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1926E4C7" wp14:editId="5BC6F4CC">
            <wp:extent cx="5018568" cy="3764077"/>
            <wp:effectExtent l="0" t="0" r="0" b="8255"/>
            <wp:docPr id="9595852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3208" cy="3767557"/>
                    </a:xfrm>
                    <a:prstGeom prst="rect">
                      <a:avLst/>
                    </a:prstGeom>
                    <a:noFill/>
                    <a:ln>
                      <a:noFill/>
                    </a:ln>
                  </pic:spPr>
                </pic:pic>
              </a:graphicData>
            </a:graphic>
          </wp:inline>
        </w:drawing>
      </w:r>
    </w:p>
    <w:p w14:paraId="53380A0D" w14:textId="6185CC80" w:rsidR="001E647B" w:rsidRDefault="001E647B"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65033233" wp14:editId="46A9B75A">
            <wp:extent cx="5273675" cy="3955415"/>
            <wp:effectExtent l="0" t="0" r="3175" b="6985"/>
            <wp:docPr id="5218190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2D7BDED0" w14:textId="0A2DBCE6" w:rsidR="001E647B" w:rsidRDefault="001E647B"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lastRenderedPageBreak/>
        <w:drawing>
          <wp:inline distT="0" distB="0" distL="0" distR="0" wp14:anchorId="77894884" wp14:editId="70D3D8B6">
            <wp:extent cx="5273675" cy="3955415"/>
            <wp:effectExtent l="0" t="0" r="3175" b="6985"/>
            <wp:docPr id="13323799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0335A957" w14:textId="600FBC81" w:rsidR="001E647B" w:rsidRDefault="001E647B" w:rsidP="003A29E5">
      <w:pPr>
        <w:widowControl/>
        <w:spacing w:before="100" w:beforeAutospacing="1" w:after="100" w:afterAutospacing="1"/>
        <w:rPr>
          <w:rFonts w:eastAsia="Times New Roman"/>
          <w:b/>
          <w:bCs/>
          <w:color w:val="000000"/>
          <w:kern w:val="0"/>
          <w:sz w:val="28"/>
          <w:szCs w:val="28"/>
          <w:lang w:eastAsia="en-US"/>
        </w:rPr>
      </w:pPr>
      <w:r>
        <w:rPr>
          <w:rFonts w:eastAsia="Times New Roman"/>
          <w:b/>
          <w:bCs/>
          <w:noProof/>
          <w:color w:val="000000"/>
          <w:kern w:val="0"/>
          <w:sz w:val="28"/>
          <w:szCs w:val="28"/>
          <w:lang w:eastAsia="en-US"/>
        </w:rPr>
        <w:drawing>
          <wp:inline distT="0" distB="0" distL="0" distR="0" wp14:anchorId="6E6F73C3" wp14:editId="699A5084">
            <wp:extent cx="5273675" cy="3955415"/>
            <wp:effectExtent l="0" t="0" r="3175" b="6985"/>
            <wp:docPr id="317747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47CEB44D" w14:textId="37D16EC1" w:rsidR="00322762" w:rsidRDefault="00322762" w:rsidP="00322762">
      <w:pPr>
        <w:pStyle w:val="Heading2"/>
        <w:rPr>
          <w:rFonts w:eastAsia="Times New Roman"/>
          <w:lang w:eastAsia="en-US"/>
        </w:rPr>
      </w:pPr>
      <w:bookmarkStart w:id="24" w:name="_Toc134584515"/>
      <w:r>
        <w:rPr>
          <w:rFonts w:eastAsia="Times New Roman"/>
          <w:lang w:eastAsia="en-US"/>
        </w:rPr>
        <w:lastRenderedPageBreak/>
        <w:t>Appendix 9 – Block Diagram</w:t>
      </w:r>
      <w:bookmarkEnd w:id="24"/>
    </w:p>
    <w:p w14:paraId="2E58A74D" w14:textId="5E6825C7" w:rsidR="00322762" w:rsidRDefault="00322762" w:rsidP="00322762">
      <w:pPr>
        <w:rPr>
          <w:lang w:eastAsia="en-US"/>
        </w:rPr>
      </w:pPr>
      <w:r>
        <w:rPr>
          <w:noProof/>
          <w:lang w:eastAsia="en-US"/>
        </w:rPr>
        <w:drawing>
          <wp:inline distT="0" distB="0" distL="0" distR="0" wp14:anchorId="5F2AB7E0" wp14:editId="4284095E">
            <wp:extent cx="4795520" cy="7995920"/>
            <wp:effectExtent l="0" t="0" r="5080" b="5080"/>
            <wp:docPr id="7675630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5520" cy="7995920"/>
                    </a:xfrm>
                    <a:prstGeom prst="rect">
                      <a:avLst/>
                    </a:prstGeom>
                    <a:noFill/>
                    <a:ln>
                      <a:noFill/>
                    </a:ln>
                  </pic:spPr>
                </pic:pic>
              </a:graphicData>
            </a:graphic>
          </wp:inline>
        </w:drawing>
      </w:r>
    </w:p>
    <w:p w14:paraId="3322111C" w14:textId="77777777" w:rsidR="00536C77" w:rsidRDefault="00536C77" w:rsidP="00322762">
      <w:pPr>
        <w:rPr>
          <w:lang w:eastAsia="en-US"/>
        </w:rPr>
      </w:pPr>
    </w:p>
    <w:p w14:paraId="47D7B8CF" w14:textId="2E6FC023" w:rsidR="00536C77" w:rsidRDefault="00536C77" w:rsidP="00536C77">
      <w:pPr>
        <w:pStyle w:val="Heading2"/>
      </w:pPr>
      <w:bookmarkStart w:id="25" w:name="_Toc134584516"/>
      <w:r>
        <w:lastRenderedPageBreak/>
        <w:t xml:space="preserve">Appendix 10 – </w:t>
      </w:r>
      <w:proofErr w:type="spellStart"/>
      <w:r>
        <w:t>Main.m</w:t>
      </w:r>
      <w:proofErr w:type="spellEnd"/>
      <w:r>
        <w:t xml:space="preserve"> Code</w:t>
      </w:r>
      <w:bookmarkEnd w:id="25"/>
    </w:p>
    <w:p w14:paraId="69C6C9D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Initialization</w:t>
      </w:r>
    </w:p>
    <w:p w14:paraId="0A3A5896" w14:textId="77777777" w:rsidR="00536C77" w:rsidRPr="00536C77" w:rsidRDefault="00536C77" w:rsidP="00536C77">
      <w:pPr>
        <w:widowControl/>
        <w:rPr>
          <w:rFonts w:ascii="Consolas" w:eastAsia="Times New Roman" w:hAnsi="Consolas"/>
          <w:kern w:val="0"/>
          <w:sz w:val="20"/>
          <w:szCs w:val="20"/>
          <w:lang w:eastAsia="en-US"/>
        </w:rPr>
      </w:pPr>
    </w:p>
    <w:p w14:paraId="7B65224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Clear Previous Workspace Information</w:t>
      </w:r>
    </w:p>
    <w:p w14:paraId="71E1931A"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clc</w:t>
      </w:r>
      <w:proofErr w:type="spellEnd"/>
      <w:r w:rsidRPr="00536C77">
        <w:rPr>
          <w:rFonts w:ascii="Consolas" w:eastAsia="Times New Roman" w:hAnsi="Consolas"/>
          <w:kern w:val="0"/>
          <w:sz w:val="20"/>
          <w:szCs w:val="20"/>
          <w:lang w:eastAsia="en-US"/>
        </w:rPr>
        <w:t>;</w:t>
      </w:r>
      <w:proofErr w:type="gramEnd"/>
    </w:p>
    <w:p w14:paraId="75D53006"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kern w:val="0"/>
          <w:sz w:val="20"/>
          <w:szCs w:val="20"/>
          <w:lang w:eastAsia="en-US"/>
        </w:rPr>
        <w:t>clear;</w:t>
      </w:r>
      <w:proofErr w:type="gramEnd"/>
    </w:p>
    <w:p w14:paraId="0EA03F7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close </w:t>
      </w:r>
      <w:proofErr w:type="gramStart"/>
      <w:r w:rsidRPr="00536C77">
        <w:rPr>
          <w:rFonts w:ascii="Consolas" w:eastAsia="Times New Roman" w:hAnsi="Consolas"/>
          <w:color w:val="A709F5"/>
          <w:kern w:val="0"/>
          <w:sz w:val="20"/>
          <w:szCs w:val="20"/>
          <w:lang w:eastAsia="en-US"/>
        </w:rPr>
        <w:t>all</w:t>
      </w:r>
      <w:r w:rsidRPr="00536C77">
        <w:rPr>
          <w:rFonts w:ascii="Consolas" w:eastAsia="Times New Roman" w:hAnsi="Consolas"/>
          <w:kern w:val="0"/>
          <w:sz w:val="20"/>
          <w:szCs w:val="20"/>
          <w:lang w:eastAsia="en-US"/>
        </w:rPr>
        <w:t>;</w:t>
      </w:r>
      <w:proofErr w:type="gramEnd"/>
    </w:p>
    <w:p w14:paraId="34AF26EC" w14:textId="77777777" w:rsidR="00536C77" w:rsidRPr="00536C77" w:rsidRDefault="00536C77" w:rsidP="00536C77">
      <w:pPr>
        <w:widowControl/>
        <w:rPr>
          <w:rFonts w:ascii="Consolas" w:eastAsia="Times New Roman" w:hAnsi="Consolas"/>
          <w:kern w:val="0"/>
          <w:sz w:val="20"/>
          <w:szCs w:val="20"/>
          <w:lang w:eastAsia="en-US"/>
        </w:rPr>
      </w:pPr>
    </w:p>
    <w:p w14:paraId="3E75072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Setup Paths and add them to the environment</w:t>
      </w:r>
    </w:p>
    <w:p w14:paraId="2AA0075C"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addpath</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genpath</w:t>
      </w:r>
      <w:proofErr w:type="spellEnd"/>
      <w:r w:rsidRPr="00536C77">
        <w:rPr>
          <w:rFonts w:ascii="Consolas" w:eastAsia="Times New Roman" w:hAnsi="Consolas"/>
          <w:kern w:val="0"/>
          <w:sz w:val="20"/>
          <w:szCs w:val="20"/>
          <w:lang w:eastAsia="en-US"/>
        </w:rPr>
        <w:t>(</w:t>
      </w:r>
      <w:r w:rsidRPr="00536C77">
        <w:rPr>
          <w:rFonts w:ascii="Consolas" w:eastAsia="Times New Roman" w:hAnsi="Consolas"/>
          <w:color w:val="A709F5"/>
          <w:kern w:val="0"/>
          <w:sz w:val="20"/>
          <w:szCs w:val="20"/>
          <w:lang w:eastAsia="en-US"/>
        </w:rPr>
        <w:t>"Algorithms"</w:t>
      </w:r>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w:t>
      </w:r>
      <w:proofErr w:type="gramEnd"/>
    </w:p>
    <w:p w14:paraId="584723FF"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addpath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genpath</w:t>
      </w:r>
      <w:proofErr w:type="spellEnd"/>
      <w:r w:rsidRPr="00536C77">
        <w:rPr>
          <w:rFonts w:ascii="Consolas" w:eastAsia="Times New Roman" w:hAnsi="Consolas"/>
          <w:kern w:val="0"/>
          <w:sz w:val="20"/>
          <w:szCs w:val="20"/>
          <w:lang w:eastAsia="en-US"/>
        </w:rPr>
        <w:t>(</w:t>
      </w:r>
      <w:r w:rsidRPr="00536C77">
        <w:rPr>
          <w:rFonts w:ascii="Consolas" w:eastAsia="Times New Roman" w:hAnsi="Consolas"/>
          <w:color w:val="A709F5"/>
          <w:kern w:val="0"/>
          <w:sz w:val="20"/>
          <w:szCs w:val="20"/>
          <w:lang w:eastAsia="en-US"/>
        </w:rPr>
        <w:t>"Digital Twin"</w:t>
      </w:r>
      <w:r w:rsidRPr="00536C77">
        <w:rPr>
          <w:rFonts w:ascii="Consolas" w:eastAsia="Times New Roman" w:hAnsi="Consolas"/>
          <w:kern w:val="0"/>
          <w:sz w:val="20"/>
          <w:szCs w:val="20"/>
          <w:lang w:eastAsia="en-US"/>
        </w:rPr>
        <w:t>));</w:t>
      </w:r>
    </w:p>
    <w:p w14:paraId="3C3CC3BB"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addpath</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genpath</w:t>
      </w:r>
      <w:proofErr w:type="spellEnd"/>
      <w:r w:rsidRPr="00536C77">
        <w:rPr>
          <w:rFonts w:ascii="Consolas" w:eastAsia="Times New Roman" w:hAnsi="Consolas"/>
          <w:kern w:val="0"/>
          <w:sz w:val="20"/>
          <w:szCs w:val="20"/>
          <w:lang w:eastAsia="en-US"/>
        </w:rPr>
        <w:t>(</w:t>
      </w:r>
      <w:r w:rsidRPr="00536C77">
        <w:rPr>
          <w:rFonts w:ascii="Consolas" w:eastAsia="Times New Roman" w:hAnsi="Consolas"/>
          <w:color w:val="A709F5"/>
          <w:kern w:val="0"/>
          <w:sz w:val="20"/>
          <w:szCs w:val="20"/>
          <w:lang w:eastAsia="en-US"/>
        </w:rPr>
        <w:t>"Maps"</w:t>
      </w:r>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w:t>
      </w:r>
      <w:proofErr w:type="gramEnd"/>
    </w:p>
    <w:p w14:paraId="022DAB76"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addpath</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genpath</w:t>
      </w:r>
      <w:proofErr w:type="spellEnd"/>
      <w:r w:rsidRPr="00536C77">
        <w:rPr>
          <w:rFonts w:ascii="Consolas" w:eastAsia="Times New Roman" w:hAnsi="Consolas"/>
          <w:kern w:val="0"/>
          <w:sz w:val="20"/>
          <w:szCs w:val="20"/>
          <w:lang w:eastAsia="en-US"/>
        </w:rPr>
        <w:t>(</w:t>
      </w:r>
      <w:r w:rsidRPr="00536C77">
        <w:rPr>
          <w:rFonts w:ascii="Consolas" w:eastAsia="Times New Roman" w:hAnsi="Consolas"/>
          <w:color w:val="A709F5"/>
          <w:kern w:val="0"/>
          <w:sz w:val="20"/>
          <w:szCs w:val="20"/>
          <w:lang w:eastAsia="en-US"/>
        </w:rPr>
        <w:t>"Toolboxes"</w:t>
      </w:r>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w:t>
      </w:r>
      <w:proofErr w:type="gramEnd"/>
    </w:p>
    <w:p w14:paraId="2D178F22"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addpath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genpath</w:t>
      </w:r>
      <w:proofErr w:type="spellEnd"/>
      <w:r w:rsidRPr="00536C77">
        <w:rPr>
          <w:rFonts w:ascii="Consolas" w:eastAsia="Times New Roman" w:hAnsi="Consolas"/>
          <w:kern w:val="0"/>
          <w:sz w:val="20"/>
          <w:szCs w:val="20"/>
          <w:lang w:eastAsia="en-US"/>
        </w:rPr>
        <w:t>(</w:t>
      </w:r>
      <w:r w:rsidRPr="00536C77">
        <w:rPr>
          <w:rFonts w:ascii="Consolas" w:eastAsia="Times New Roman" w:hAnsi="Consolas"/>
          <w:color w:val="A709F5"/>
          <w:kern w:val="0"/>
          <w:sz w:val="20"/>
          <w:szCs w:val="20"/>
          <w:lang w:eastAsia="en-US"/>
        </w:rPr>
        <w:t>'Toolboxes/MRS Toolbox/examples'</w:t>
      </w:r>
      <w:r w:rsidRPr="00536C77">
        <w:rPr>
          <w:rFonts w:ascii="Consolas" w:eastAsia="Times New Roman" w:hAnsi="Consolas"/>
          <w:kern w:val="0"/>
          <w:sz w:val="20"/>
          <w:szCs w:val="20"/>
          <w:lang w:eastAsia="en-US"/>
        </w:rPr>
        <w:t>));</w:t>
      </w:r>
    </w:p>
    <w:p w14:paraId="7BDAC6D8"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addpath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genpath</w:t>
      </w:r>
      <w:proofErr w:type="spellEnd"/>
      <w:r w:rsidRPr="00536C77">
        <w:rPr>
          <w:rFonts w:ascii="Consolas" w:eastAsia="Times New Roman" w:hAnsi="Consolas"/>
          <w:kern w:val="0"/>
          <w:sz w:val="20"/>
          <w:szCs w:val="20"/>
          <w:lang w:eastAsia="en-US"/>
        </w:rPr>
        <w:t>(</w:t>
      </w:r>
      <w:r w:rsidRPr="00536C77">
        <w:rPr>
          <w:rFonts w:ascii="Consolas" w:eastAsia="Times New Roman" w:hAnsi="Consolas"/>
          <w:color w:val="A709F5"/>
          <w:kern w:val="0"/>
          <w:sz w:val="20"/>
          <w:szCs w:val="20"/>
          <w:lang w:eastAsia="en-US"/>
        </w:rPr>
        <w:t>'Toolboxes/MRS Toolbox/</w:t>
      </w:r>
      <w:proofErr w:type="spellStart"/>
      <w:r w:rsidRPr="00536C77">
        <w:rPr>
          <w:rFonts w:ascii="Consolas" w:eastAsia="Times New Roman" w:hAnsi="Consolas"/>
          <w:color w:val="A709F5"/>
          <w:kern w:val="0"/>
          <w:sz w:val="20"/>
          <w:szCs w:val="20"/>
          <w:lang w:eastAsia="en-US"/>
        </w:rPr>
        <w:t>src</w:t>
      </w:r>
      <w:proofErr w:type="spellEnd"/>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130B45DB"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addpath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genpath</w:t>
      </w:r>
      <w:proofErr w:type="spellEnd"/>
      <w:r w:rsidRPr="00536C77">
        <w:rPr>
          <w:rFonts w:ascii="Consolas" w:eastAsia="Times New Roman" w:hAnsi="Consolas"/>
          <w:kern w:val="0"/>
          <w:sz w:val="20"/>
          <w:szCs w:val="20"/>
          <w:lang w:eastAsia="en-US"/>
        </w:rPr>
        <w:t>(</w:t>
      </w:r>
      <w:r w:rsidRPr="00536C77">
        <w:rPr>
          <w:rFonts w:ascii="Consolas" w:eastAsia="Times New Roman" w:hAnsi="Consolas"/>
          <w:color w:val="A709F5"/>
          <w:kern w:val="0"/>
          <w:sz w:val="20"/>
          <w:szCs w:val="20"/>
          <w:lang w:eastAsia="en-US"/>
        </w:rPr>
        <w:t>'Toolboxes/MRS Toolbox/doc'</w:t>
      </w:r>
      <w:r w:rsidRPr="00536C77">
        <w:rPr>
          <w:rFonts w:ascii="Consolas" w:eastAsia="Times New Roman" w:hAnsi="Consolas"/>
          <w:kern w:val="0"/>
          <w:sz w:val="20"/>
          <w:szCs w:val="20"/>
          <w:lang w:eastAsia="en-US"/>
        </w:rPr>
        <w:t>));</w:t>
      </w:r>
    </w:p>
    <w:p w14:paraId="32839FED" w14:textId="77777777" w:rsidR="00536C77" w:rsidRPr="00536C77" w:rsidRDefault="00536C77" w:rsidP="00536C77">
      <w:pPr>
        <w:widowControl/>
        <w:rPr>
          <w:rFonts w:ascii="Consolas" w:eastAsia="Times New Roman" w:hAnsi="Consolas"/>
          <w:kern w:val="0"/>
          <w:sz w:val="20"/>
          <w:szCs w:val="20"/>
          <w:lang w:eastAsia="en-US"/>
        </w:rPr>
      </w:pPr>
    </w:p>
    <w:p w14:paraId="7E9B17D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Parameter Selection</w:t>
      </w:r>
    </w:p>
    <w:p w14:paraId="1EEF9883" w14:textId="77777777" w:rsidR="00536C77" w:rsidRPr="00536C77" w:rsidRDefault="00536C77" w:rsidP="00536C77">
      <w:pPr>
        <w:widowControl/>
        <w:rPr>
          <w:rFonts w:ascii="Consolas" w:eastAsia="Times New Roman" w:hAnsi="Consolas"/>
          <w:kern w:val="0"/>
          <w:sz w:val="20"/>
          <w:szCs w:val="20"/>
          <w:lang w:eastAsia="en-US"/>
        </w:rPr>
      </w:pPr>
    </w:p>
    <w:p w14:paraId="68BA8C9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Initialize new workspace by running a map (Valid Options: Map1.m, Map2.m, and Map 3.m)</w:t>
      </w:r>
    </w:p>
    <w:p w14:paraId="57B1579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run(</w:t>
      </w:r>
      <w:r w:rsidRPr="00536C77">
        <w:rPr>
          <w:rFonts w:ascii="Consolas" w:eastAsia="Times New Roman" w:hAnsi="Consolas"/>
          <w:color w:val="A709F5"/>
          <w:kern w:val="0"/>
          <w:sz w:val="20"/>
          <w:szCs w:val="20"/>
          <w:lang w:eastAsia="en-US"/>
        </w:rPr>
        <w:t>"Maps/Map1.m"</w:t>
      </w:r>
      <w:proofErr w:type="gramStart"/>
      <w:r w:rsidRPr="00536C77">
        <w:rPr>
          <w:rFonts w:ascii="Consolas" w:eastAsia="Times New Roman" w:hAnsi="Consolas"/>
          <w:kern w:val="0"/>
          <w:sz w:val="20"/>
          <w:szCs w:val="20"/>
          <w:lang w:eastAsia="en-US"/>
        </w:rPr>
        <w:t>);</w:t>
      </w:r>
      <w:proofErr w:type="gramEnd"/>
    </w:p>
    <w:p w14:paraId="497B60E1" w14:textId="77777777" w:rsidR="00536C77" w:rsidRPr="00536C77" w:rsidRDefault="00536C77" w:rsidP="00536C77">
      <w:pPr>
        <w:widowControl/>
        <w:rPr>
          <w:rFonts w:ascii="Consolas" w:eastAsia="Times New Roman" w:hAnsi="Consolas"/>
          <w:kern w:val="0"/>
          <w:sz w:val="20"/>
          <w:szCs w:val="20"/>
          <w:lang w:eastAsia="en-US"/>
        </w:rPr>
      </w:pPr>
    </w:p>
    <w:p w14:paraId="1D4063B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Digital Twin - Priority Override</w:t>
      </w:r>
    </w:p>
    <w:p w14:paraId="4A3E445D"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doPriorityOverride</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false;</w:t>
      </w:r>
      <w:proofErr w:type="gramEnd"/>
    </w:p>
    <w:p w14:paraId="51D1784E"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transitionWaypoint</w:t>
      </w:r>
      <w:proofErr w:type="spellEnd"/>
      <w:r w:rsidRPr="00536C77">
        <w:rPr>
          <w:rFonts w:ascii="Consolas" w:eastAsia="Times New Roman" w:hAnsi="Consolas"/>
          <w:kern w:val="0"/>
          <w:sz w:val="20"/>
          <w:szCs w:val="20"/>
          <w:lang w:eastAsia="en-US"/>
        </w:rPr>
        <w:t xml:space="preserve"> = [1 15</w:t>
      </w:r>
      <w:proofErr w:type="gramStart"/>
      <w:r w:rsidRPr="00536C77">
        <w:rPr>
          <w:rFonts w:ascii="Consolas" w:eastAsia="Times New Roman" w:hAnsi="Consolas"/>
          <w:kern w:val="0"/>
          <w:sz w:val="20"/>
          <w:szCs w:val="20"/>
          <w:lang w:eastAsia="en-US"/>
        </w:rPr>
        <w:t>];</w:t>
      </w:r>
      <w:proofErr w:type="gramEnd"/>
    </w:p>
    <w:p w14:paraId="6C011DFA"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priorityWaypoint</w:t>
      </w:r>
      <w:proofErr w:type="spellEnd"/>
      <w:r w:rsidRPr="00536C77">
        <w:rPr>
          <w:rFonts w:ascii="Consolas" w:eastAsia="Times New Roman" w:hAnsi="Consolas"/>
          <w:kern w:val="0"/>
          <w:sz w:val="20"/>
          <w:szCs w:val="20"/>
          <w:lang w:eastAsia="en-US"/>
        </w:rPr>
        <w:t xml:space="preserve"> = [15 1</w:t>
      </w:r>
      <w:proofErr w:type="gramStart"/>
      <w:r w:rsidRPr="00536C77">
        <w:rPr>
          <w:rFonts w:ascii="Consolas" w:eastAsia="Times New Roman" w:hAnsi="Consolas"/>
          <w:kern w:val="0"/>
          <w:sz w:val="20"/>
          <w:szCs w:val="20"/>
          <w:lang w:eastAsia="en-US"/>
        </w:rPr>
        <w:t>];</w:t>
      </w:r>
      <w:proofErr w:type="gramEnd"/>
    </w:p>
    <w:p w14:paraId="01E7F144" w14:textId="77777777" w:rsidR="00536C77" w:rsidRPr="00536C77" w:rsidRDefault="00536C77" w:rsidP="00536C77">
      <w:pPr>
        <w:widowControl/>
        <w:rPr>
          <w:rFonts w:ascii="Consolas" w:eastAsia="Times New Roman" w:hAnsi="Consolas"/>
          <w:kern w:val="0"/>
          <w:sz w:val="20"/>
          <w:szCs w:val="20"/>
          <w:lang w:eastAsia="en-US"/>
        </w:rPr>
      </w:pPr>
    </w:p>
    <w:p w14:paraId="3A1F717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Digital Twin - Obstacle Override</w:t>
      </w:r>
    </w:p>
    <w:p w14:paraId="635142DE"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doObstacleOverride</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true;</w:t>
      </w:r>
      <w:proofErr w:type="gramEnd"/>
    </w:p>
    <w:p w14:paraId="3F7F1E8F"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hiddenObstaclePolygon</w:t>
      </w:r>
      <w:proofErr w:type="spellEnd"/>
      <w:r w:rsidRPr="00536C77">
        <w:rPr>
          <w:rFonts w:ascii="Consolas" w:eastAsia="Times New Roman" w:hAnsi="Consolas"/>
          <w:kern w:val="0"/>
          <w:sz w:val="20"/>
          <w:szCs w:val="20"/>
          <w:lang w:eastAsia="en-US"/>
        </w:rPr>
        <w:t xml:space="preserve"> = [5 3; 5 6; 6 6; 6 3;</w:t>
      </w:r>
      <w:proofErr w:type="gramStart"/>
      <w:r w:rsidRPr="00536C77">
        <w:rPr>
          <w:rFonts w:ascii="Consolas" w:eastAsia="Times New Roman" w:hAnsi="Consolas"/>
          <w:kern w:val="0"/>
          <w:sz w:val="20"/>
          <w:szCs w:val="20"/>
          <w:lang w:eastAsia="en-US"/>
        </w:rPr>
        <w:t>];</w:t>
      </w:r>
      <w:proofErr w:type="gramEnd"/>
    </w:p>
    <w:p w14:paraId="0AC41A9C" w14:textId="77777777" w:rsidR="00536C77" w:rsidRPr="00536C77" w:rsidRDefault="00536C77" w:rsidP="00536C77">
      <w:pPr>
        <w:widowControl/>
        <w:rPr>
          <w:rFonts w:ascii="Consolas" w:eastAsia="Times New Roman" w:hAnsi="Consolas"/>
          <w:kern w:val="0"/>
          <w:sz w:val="20"/>
          <w:szCs w:val="20"/>
          <w:lang w:eastAsia="en-US"/>
        </w:rPr>
      </w:pPr>
    </w:p>
    <w:p w14:paraId="203D912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Stage 1: Solve Travelling Salesman Problem (Self-Organizing Maps)</w:t>
      </w:r>
    </w:p>
    <w:p w14:paraId="74F6BE76"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kern w:val="0"/>
          <w:sz w:val="20"/>
          <w:szCs w:val="20"/>
          <w:lang w:eastAsia="en-US"/>
        </w:rPr>
        <w:t>tic;</w:t>
      </w:r>
      <w:proofErr w:type="gramEnd"/>
    </w:p>
    <w:p w14:paraId="38F5BCA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[network, </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route_distance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self_organizing_</w:t>
      </w:r>
      <w:proofErr w:type="gramStart"/>
      <w:r w:rsidRPr="00536C77">
        <w:rPr>
          <w:rFonts w:ascii="Consolas" w:eastAsia="Times New Roman" w:hAnsi="Consolas"/>
          <w:kern w:val="0"/>
          <w:sz w:val="20"/>
          <w:szCs w:val="20"/>
          <w:lang w:eastAsia="en-US"/>
        </w:rPr>
        <w:t>map</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100000, 0.8);</w:t>
      </w:r>
    </w:p>
    <w:p w14:paraId="46529826"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lastRenderedPageBreak/>
        <w:t>optimal_route</w:t>
      </w:r>
      <w:proofErr w:type="spellEnd"/>
      <w:r w:rsidRPr="00536C77">
        <w:rPr>
          <w:rFonts w:ascii="Consolas" w:eastAsia="Times New Roman" w:hAnsi="Consolas"/>
          <w:kern w:val="0"/>
          <w:sz w:val="20"/>
          <w:szCs w:val="20"/>
          <w:lang w:eastAsia="en-US"/>
        </w:rPr>
        <w:t xml:space="preserve">(end+1) = </w:t>
      </w:r>
      <w:proofErr w:type="spellStart"/>
      <w:r w:rsidRPr="00536C77">
        <w:rPr>
          <w:rFonts w:ascii="Consolas" w:eastAsia="Times New Roman" w:hAnsi="Consolas"/>
          <w:kern w:val="0"/>
          <w:sz w:val="20"/>
          <w:szCs w:val="20"/>
          <w:lang w:eastAsia="en-US"/>
        </w:rPr>
        <w:t>optimal_</w:t>
      </w:r>
      <w:proofErr w:type="gramStart"/>
      <w:r w:rsidRPr="00536C77">
        <w:rPr>
          <w:rFonts w:ascii="Consolas" w:eastAsia="Times New Roman" w:hAnsi="Consolas"/>
          <w:kern w:val="0"/>
          <w:sz w:val="20"/>
          <w:szCs w:val="20"/>
          <w:lang w:eastAsia="en-US"/>
        </w:rPr>
        <w:t>route</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xml:space="preserve">1); </w:t>
      </w:r>
      <w:r w:rsidRPr="00536C77">
        <w:rPr>
          <w:rFonts w:ascii="Consolas" w:eastAsia="Times New Roman" w:hAnsi="Consolas"/>
          <w:color w:val="008013"/>
          <w:kern w:val="0"/>
          <w:sz w:val="20"/>
          <w:szCs w:val="20"/>
          <w:lang w:eastAsia="en-US"/>
        </w:rPr>
        <w:t>% We want the robot to loop back around</w:t>
      </w:r>
    </w:p>
    <w:p w14:paraId="69A3C8F6" w14:textId="77777777" w:rsidR="00536C77" w:rsidRPr="00536C77" w:rsidRDefault="00536C77" w:rsidP="00536C77">
      <w:pPr>
        <w:widowControl/>
        <w:rPr>
          <w:rFonts w:ascii="Consolas" w:eastAsia="Times New Roman" w:hAnsi="Consolas"/>
          <w:kern w:val="0"/>
          <w:sz w:val="20"/>
          <w:szCs w:val="20"/>
          <w:lang w:eastAsia="en-US"/>
        </w:rPr>
      </w:pPr>
    </w:p>
    <w:p w14:paraId="4B61796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1:height</w:t>
      </w:r>
      <w:proofErr w:type="gram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w:t>
      </w:r>
    </w:p>
    <w:p w14:paraId="757C58A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text(</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2), string(</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w:t>
      </w:r>
      <w:proofErr w:type="gramEnd"/>
    </w:p>
    <w:p w14:paraId="3E62343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587A26AD"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disp</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color w:val="A709F5"/>
          <w:kern w:val="0"/>
          <w:sz w:val="20"/>
          <w:szCs w:val="20"/>
          <w:lang w:eastAsia="en-US"/>
        </w:rPr>
        <w:t xml:space="preserve">"Solved TSP in " </w:t>
      </w:r>
      <w:r w:rsidRPr="00536C77">
        <w:rPr>
          <w:rFonts w:ascii="Consolas" w:eastAsia="Times New Roman" w:hAnsi="Consolas"/>
          <w:kern w:val="0"/>
          <w:sz w:val="20"/>
          <w:szCs w:val="20"/>
          <w:lang w:eastAsia="en-US"/>
        </w:rPr>
        <w:t xml:space="preserve">+ toc + </w:t>
      </w:r>
      <w:r w:rsidRPr="00536C77">
        <w:rPr>
          <w:rFonts w:ascii="Consolas" w:eastAsia="Times New Roman" w:hAnsi="Consolas"/>
          <w:color w:val="A709F5"/>
          <w:kern w:val="0"/>
          <w:sz w:val="20"/>
          <w:szCs w:val="20"/>
          <w:lang w:eastAsia="en-US"/>
        </w:rPr>
        <w:t>" seconds"</w:t>
      </w:r>
      <w:r w:rsidRPr="00536C77">
        <w:rPr>
          <w:rFonts w:ascii="Consolas" w:eastAsia="Times New Roman" w:hAnsi="Consolas"/>
          <w:kern w:val="0"/>
          <w:sz w:val="20"/>
          <w:szCs w:val="20"/>
          <w:lang w:eastAsia="en-US"/>
        </w:rPr>
        <w:t>);</w:t>
      </w:r>
    </w:p>
    <w:p w14:paraId="612AAEFC" w14:textId="77777777" w:rsidR="00536C77" w:rsidRPr="00536C77" w:rsidRDefault="00536C77" w:rsidP="00536C77">
      <w:pPr>
        <w:widowControl/>
        <w:rPr>
          <w:rFonts w:ascii="Consolas" w:eastAsia="Times New Roman" w:hAnsi="Consolas"/>
          <w:kern w:val="0"/>
          <w:sz w:val="20"/>
          <w:szCs w:val="20"/>
          <w:lang w:eastAsia="en-US"/>
        </w:rPr>
      </w:pPr>
    </w:p>
    <w:p w14:paraId="3D87E83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Digital Twin - Waypoint Priority Override</w:t>
      </w:r>
    </w:p>
    <w:p w14:paraId="21E46AB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doPriorityOverride</w:t>
      </w:r>
      <w:proofErr w:type="spellEnd"/>
      <w:r w:rsidRPr="00536C77">
        <w:rPr>
          <w:rFonts w:ascii="Consolas" w:eastAsia="Times New Roman" w:hAnsi="Consolas"/>
          <w:kern w:val="0"/>
          <w:sz w:val="20"/>
          <w:szCs w:val="20"/>
          <w:lang w:eastAsia="en-US"/>
        </w:rPr>
        <w:t>)</w:t>
      </w:r>
    </w:p>
    <w:p w14:paraId="52DD9A3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Generate Priority Route</w:t>
      </w:r>
    </w:p>
    <w:p w14:paraId="1A71CCE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priorityTransitionOccured</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newRoute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priorityTransitionPoint</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PriorityOverride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transitionWaypoint</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priorityWaypoint</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w:t>
      </w:r>
    </w:p>
    <w:p w14:paraId="1ACE981B" w14:textId="77777777" w:rsidR="00536C77" w:rsidRPr="00536C77" w:rsidRDefault="00536C77" w:rsidP="00536C77">
      <w:pPr>
        <w:widowControl/>
        <w:rPr>
          <w:rFonts w:ascii="Consolas" w:eastAsia="Times New Roman" w:hAnsi="Consolas"/>
          <w:kern w:val="0"/>
          <w:sz w:val="20"/>
          <w:szCs w:val="20"/>
          <w:lang w:eastAsia="en-US"/>
        </w:rPr>
      </w:pPr>
    </w:p>
    <w:p w14:paraId="02AE03A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This block handles painting a second figure for the Digital Twin to</w:t>
      </w:r>
    </w:p>
    <w:p w14:paraId="68CEC7D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graph on, it only opens if the transition produces actionable results</w:t>
      </w:r>
    </w:p>
    <w:p w14:paraId="5FD5DA2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priorityTransitionOccured</w:t>
      </w:r>
      <w:proofErr w:type="spellEnd"/>
      <w:r w:rsidRPr="00536C77">
        <w:rPr>
          <w:rFonts w:ascii="Consolas" w:eastAsia="Times New Roman" w:hAnsi="Consolas"/>
          <w:kern w:val="0"/>
          <w:sz w:val="20"/>
          <w:szCs w:val="20"/>
          <w:lang w:eastAsia="en-US"/>
        </w:rPr>
        <w:t>)</w:t>
      </w:r>
    </w:p>
    <w:p w14:paraId="2A1EE07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mapPrio</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figure;</w:t>
      </w:r>
      <w:proofErr w:type="gramEnd"/>
    </w:p>
    <w:p w14:paraId="7D96D87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show(</w:t>
      </w:r>
      <w:proofErr w:type="spellStart"/>
      <w:r w:rsidRPr="00536C77">
        <w:rPr>
          <w:rFonts w:ascii="Consolas" w:eastAsia="Times New Roman" w:hAnsi="Consolas"/>
          <w:kern w:val="0"/>
          <w:sz w:val="20"/>
          <w:szCs w:val="20"/>
          <w:lang w:eastAsia="en-US"/>
        </w:rPr>
        <w:t>occupancyMap</w:t>
      </w:r>
      <w:proofErr w:type="spellEnd"/>
      <w:proofErr w:type="gramStart"/>
      <w:r w:rsidRPr="00536C77">
        <w:rPr>
          <w:rFonts w:ascii="Consolas" w:eastAsia="Times New Roman" w:hAnsi="Consolas"/>
          <w:kern w:val="0"/>
          <w:sz w:val="20"/>
          <w:szCs w:val="20"/>
          <w:lang w:eastAsia="en-US"/>
        </w:rPr>
        <w:t>);</w:t>
      </w:r>
      <w:proofErr w:type="gramEnd"/>
    </w:p>
    <w:p w14:paraId="1EFB9B9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kern w:val="0"/>
          <w:sz w:val="20"/>
          <w:szCs w:val="20"/>
          <w:lang w:eastAsia="en-US"/>
        </w:rPr>
        <w:t>title(</w:t>
      </w:r>
      <w:proofErr w:type="spellStart"/>
      <w:proofErr w:type="gramEnd"/>
      <w:r w:rsidRPr="00536C77">
        <w:rPr>
          <w:rFonts w:ascii="Consolas" w:eastAsia="Times New Roman" w:hAnsi="Consolas"/>
          <w:kern w:val="0"/>
          <w:sz w:val="20"/>
          <w:szCs w:val="20"/>
          <w:lang w:eastAsia="en-US"/>
        </w:rPr>
        <w:t>map_title</w:t>
      </w:r>
      <w:proofErr w:type="spellEnd"/>
      <w:r w:rsidRPr="00536C77">
        <w:rPr>
          <w:rFonts w:ascii="Consolas" w:eastAsia="Times New Roman" w:hAnsi="Consolas"/>
          <w:kern w:val="0"/>
          <w:sz w:val="20"/>
          <w:szCs w:val="20"/>
          <w:lang w:eastAsia="en-US"/>
        </w:rPr>
        <w:t xml:space="preserve"> + </w:t>
      </w:r>
      <w:r w:rsidRPr="00536C77">
        <w:rPr>
          <w:rFonts w:ascii="Consolas" w:eastAsia="Times New Roman" w:hAnsi="Consolas"/>
          <w:color w:val="A709F5"/>
          <w:kern w:val="0"/>
          <w:sz w:val="20"/>
          <w:szCs w:val="20"/>
          <w:lang w:eastAsia="en-US"/>
        </w:rPr>
        <w:t>" - Priority Waypoint"</w:t>
      </w:r>
      <w:r w:rsidRPr="00536C77">
        <w:rPr>
          <w:rFonts w:ascii="Consolas" w:eastAsia="Times New Roman" w:hAnsi="Consolas"/>
          <w:kern w:val="0"/>
          <w:sz w:val="20"/>
          <w:szCs w:val="20"/>
          <w:lang w:eastAsia="en-US"/>
        </w:rPr>
        <w:t>);</w:t>
      </w:r>
    </w:p>
    <w:p w14:paraId="358C864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axis ([0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0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w:t>
      </w:r>
      <w:proofErr w:type="gramEnd"/>
    </w:p>
    <w:p w14:paraId="6B0777B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proofErr w:type="gramStart"/>
      <w:r w:rsidRPr="00536C77">
        <w:rPr>
          <w:rFonts w:ascii="Consolas" w:eastAsia="Times New Roman" w:hAnsi="Consolas"/>
          <w:kern w:val="0"/>
          <w:sz w:val="20"/>
          <w:szCs w:val="20"/>
          <w:lang w:eastAsia="en-US"/>
        </w:rPr>
        <w:t>yticks</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0:1:map_size);</w:t>
      </w:r>
    </w:p>
    <w:p w14:paraId="18890E0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proofErr w:type="gramStart"/>
      <w:r w:rsidRPr="00536C77">
        <w:rPr>
          <w:rFonts w:ascii="Consolas" w:eastAsia="Times New Roman" w:hAnsi="Consolas"/>
          <w:kern w:val="0"/>
          <w:sz w:val="20"/>
          <w:szCs w:val="20"/>
          <w:lang w:eastAsia="en-US"/>
        </w:rPr>
        <w:t>xticks</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0:1:map_size);</w:t>
      </w:r>
    </w:p>
    <w:p w14:paraId="5CEC45A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axis </w:t>
      </w:r>
      <w:proofErr w:type="gramStart"/>
      <w:r w:rsidRPr="00536C77">
        <w:rPr>
          <w:rFonts w:ascii="Consolas" w:eastAsia="Times New Roman" w:hAnsi="Consolas"/>
          <w:color w:val="A709F5"/>
          <w:kern w:val="0"/>
          <w:sz w:val="20"/>
          <w:szCs w:val="20"/>
          <w:lang w:eastAsia="en-US"/>
        </w:rPr>
        <w:t>square</w:t>
      </w:r>
      <w:r w:rsidRPr="00536C77">
        <w:rPr>
          <w:rFonts w:ascii="Consolas" w:eastAsia="Times New Roman" w:hAnsi="Consolas"/>
          <w:kern w:val="0"/>
          <w:sz w:val="20"/>
          <w:szCs w:val="20"/>
          <w:lang w:eastAsia="en-US"/>
        </w:rPr>
        <w:t>;</w:t>
      </w:r>
      <w:proofErr w:type="gramEnd"/>
    </w:p>
    <w:p w14:paraId="6F394EC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grid </w:t>
      </w:r>
      <w:proofErr w:type="gramStart"/>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roofErr w:type="gramEnd"/>
    </w:p>
    <w:p w14:paraId="049098E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hold </w:t>
      </w:r>
      <w:proofErr w:type="gramStart"/>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roofErr w:type="gramEnd"/>
    </w:p>
    <w:p w14:paraId="3A461FE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plot(</w:t>
      </w:r>
      <w:proofErr w:type="spellStart"/>
      <w:r w:rsidRPr="00536C77">
        <w:rPr>
          <w:rFonts w:ascii="Consolas" w:eastAsia="Times New Roman" w:hAnsi="Consolas"/>
          <w:kern w:val="0"/>
          <w:sz w:val="20"/>
          <w:szCs w:val="20"/>
          <w:lang w:eastAsia="en-US"/>
        </w:rPr>
        <w:t>map_waypoints</w:t>
      </w:r>
      <w:proofErr w:type="spellEnd"/>
      <w:proofErr w:type="gramStart"/>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xml:space="preserve">1),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(:,2), </w:t>
      </w:r>
      <w:r w:rsidRPr="00536C77">
        <w:rPr>
          <w:rFonts w:ascii="Consolas" w:eastAsia="Times New Roman" w:hAnsi="Consolas"/>
          <w:color w:val="A709F5"/>
          <w:kern w:val="0"/>
          <w:sz w:val="20"/>
          <w:szCs w:val="20"/>
          <w:lang w:eastAsia="en-US"/>
        </w:rPr>
        <w:t>"o"</w:t>
      </w:r>
      <w:r w:rsidRPr="00536C77">
        <w:rPr>
          <w:rFonts w:ascii="Consolas" w:eastAsia="Times New Roman" w:hAnsi="Consolas"/>
          <w:kern w:val="0"/>
          <w:sz w:val="20"/>
          <w:szCs w:val="20"/>
          <w:lang w:eastAsia="en-US"/>
        </w:rPr>
        <w:t>);</w:t>
      </w:r>
    </w:p>
    <w:p w14:paraId="2F426F75" w14:textId="77777777" w:rsidR="00536C77" w:rsidRPr="00536C77" w:rsidRDefault="00536C77" w:rsidP="00536C77">
      <w:pPr>
        <w:widowControl/>
        <w:rPr>
          <w:rFonts w:ascii="Consolas" w:eastAsia="Times New Roman" w:hAnsi="Consolas"/>
          <w:kern w:val="0"/>
          <w:sz w:val="20"/>
          <w:szCs w:val="20"/>
          <w:lang w:eastAsia="en-US"/>
        </w:rPr>
      </w:pPr>
    </w:p>
    <w:p w14:paraId="22BA981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Overlay the new route on the map</w:t>
      </w:r>
    </w:p>
    <w:p w14:paraId="6B6AB51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1:height</w:t>
      </w:r>
      <w:proofErr w:type="gram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newRoute</w:t>
      </w:r>
      <w:proofErr w:type="spellEnd"/>
      <w:r w:rsidRPr="00536C77">
        <w:rPr>
          <w:rFonts w:ascii="Consolas" w:eastAsia="Times New Roman" w:hAnsi="Consolas"/>
          <w:kern w:val="0"/>
          <w:sz w:val="20"/>
          <w:szCs w:val="20"/>
          <w:lang w:eastAsia="en-US"/>
        </w:rPr>
        <w:t>)</w:t>
      </w:r>
    </w:p>
    <w:p w14:paraId="77B1959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text(</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newRoute</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newRoute</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2), string(</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w:t>
      </w:r>
      <w:proofErr w:type="gramEnd"/>
    </w:p>
    <w:p w14:paraId="72C5575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17B3899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5DB1D3C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0A171B92" w14:textId="77777777" w:rsidR="00536C77" w:rsidRPr="00536C77" w:rsidRDefault="00536C77" w:rsidP="00536C77">
      <w:pPr>
        <w:widowControl/>
        <w:rPr>
          <w:rFonts w:ascii="Consolas" w:eastAsia="Times New Roman" w:hAnsi="Consolas"/>
          <w:kern w:val="0"/>
          <w:sz w:val="20"/>
          <w:szCs w:val="20"/>
          <w:lang w:eastAsia="en-US"/>
        </w:rPr>
      </w:pPr>
    </w:p>
    <w:p w14:paraId="3389571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lastRenderedPageBreak/>
        <w:t>% In the event we are doing a priority override, prevent the obstacle</w:t>
      </w:r>
    </w:p>
    <w:p w14:paraId="36DE661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override</w:t>
      </w:r>
    </w:p>
    <w:p w14:paraId="0CFF79A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doPriorityOverride</w:t>
      </w:r>
      <w:proofErr w:type="spellEnd"/>
      <w:r w:rsidRPr="00536C77">
        <w:rPr>
          <w:rFonts w:ascii="Consolas" w:eastAsia="Times New Roman" w:hAnsi="Consolas"/>
          <w:kern w:val="0"/>
          <w:sz w:val="20"/>
          <w:szCs w:val="20"/>
          <w:lang w:eastAsia="en-US"/>
        </w:rPr>
        <w:t xml:space="preserve"> &amp;&amp; </w:t>
      </w:r>
      <w:proofErr w:type="spellStart"/>
      <w:r w:rsidRPr="00536C77">
        <w:rPr>
          <w:rFonts w:ascii="Consolas" w:eastAsia="Times New Roman" w:hAnsi="Consolas"/>
          <w:kern w:val="0"/>
          <w:sz w:val="20"/>
          <w:szCs w:val="20"/>
          <w:lang w:eastAsia="en-US"/>
        </w:rPr>
        <w:t>doObstacleOverride</w:t>
      </w:r>
      <w:proofErr w:type="spellEnd"/>
      <w:r w:rsidRPr="00536C77">
        <w:rPr>
          <w:rFonts w:ascii="Consolas" w:eastAsia="Times New Roman" w:hAnsi="Consolas"/>
          <w:kern w:val="0"/>
          <w:sz w:val="20"/>
          <w:szCs w:val="20"/>
          <w:lang w:eastAsia="en-US"/>
        </w:rPr>
        <w:t>)</w:t>
      </w:r>
    </w:p>
    <w:p w14:paraId="3FEB4B8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doObstacleOverride</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false;</w:t>
      </w:r>
      <w:proofErr w:type="gramEnd"/>
    </w:p>
    <w:p w14:paraId="40BD023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proofErr w:type="gramStart"/>
      <w:r w:rsidRPr="00536C77">
        <w:rPr>
          <w:rFonts w:ascii="Consolas" w:eastAsia="Times New Roman" w:hAnsi="Consolas"/>
          <w:kern w:val="0"/>
          <w:sz w:val="20"/>
          <w:szCs w:val="20"/>
          <w:lang w:eastAsia="en-US"/>
        </w:rPr>
        <w:t>disp</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color w:val="A709F5"/>
          <w:kern w:val="0"/>
          <w:sz w:val="20"/>
          <w:szCs w:val="20"/>
          <w:lang w:eastAsia="en-US"/>
        </w:rPr>
        <w:t>"Only one DT simulation can be run at once. Obstacle Override Ignored."</w:t>
      </w:r>
      <w:proofErr w:type="gramStart"/>
      <w:r w:rsidRPr="00536C77">
        <w:rPr>
          <w:rFonts w:ascii="Consolas" w:eastAsia="Times New Roman" w:hAnsi="Consolas"/>
          <w:kern w:val="0"/>
          <w:sz w:val="20"/>
          <w:szCs w:val="20"/>
          <w:lang w:eastAsia="en-US"/>
        </w:rPr>
        <w:t>);</w:t>
      </w:r>
      <w:proofErr w:type="gramEnd"/>
    </w:p>
    <w:p w14:paraId="2E0AA3B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6938667E" w14:textId="77777777" w:rsidR="00536C77" w:rsidRPr="00536C77" w:rsidRDefault="00536C77" w:rsidP="00536C77">
      <w:pPr>
        <w:widowControl/>
        <w:rPr>
          <w:rFonts w:ascii="Consolas" w:eastAsia="Times New Roman" w:hAnsi="Consolas"/>
          <w:kern w:val="0"/>
          <w:sz w:val="20"/>
          <w:szCs w:val="20"/>
          <w:lang w:eastAsia="en-US"/>
        </w:rPr>
      </w:pPr>
    </w:p>
    <w:p w14:paraId="33C0F20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Digital Twin - Obstacle Override</w:t>
      </w:r>
    </w:p>
    <w:p w14:paraId="0C10B80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doObstacleOverride</w:t>
      </w:r>
      <w:proofErr w:type="spellEnd"/>
      <w:r w:rsidRPr="00536C77">
        <w:rPr>
          <w:rFonts w:ascii="Consolas" w:eastAsia="Times New Roman" w:hAnsi="Consolas"/>
          <w:kern w:val="0"/>
          <w:sz w:val="20"/>
          <w:szCs w:val="20"/>
          <w:lang w:eastAsia="en-US"/>
        </w:rPr>
        <w:t xml:space="preserve"> &amp;&amp; ~</w:t>
      </w:r>
      <w:proofErr w:type="spellStart"/>
      <w:r w:rsidRPr="00536C77">
        <w:rPr>
          <w:rFonts w:ascii="Consolas" w:eastAsia="Times New Roman" w:hAnsi="Consolas"/>
          <w:kern w:val="0"/>
          <w:sz w:val="20"/>
          <w:szCs w:val="20"/>
          <w:lang w:eastAsia="en-US"/>
        </w:rPr>
        <w:t>doPriorityOverride</w:t>
      </w:r>
      <w:proofErr w:type="spellEnd"/>
      <w:r w:rsidRPr="00536C77">
        <w:rPr>
          <w:rFonts w:ascii="Consolas" w:eastAsia="Times New Roman" w:hAnsi="Consolas"/>
          <w:kern w:val="0"/>
          <w:sz w:val="20"/>
          <w:szCs w:val="20"/>
          <w:lang w:eastAsia="en-US"/>
        </w:rPr>
        <w:t>)</w:t>
      </w:r>
    </w:p>
    <w:p w14:paraId="786FB53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mapObst</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occupancyMapObst</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occupancy_grid_obst</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ObstacleOverride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w:t>
      </w:r>
    </w:p>
    <w:p w14:paraId="7087B0F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hiddenObstaclePolygon</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occupancyMap</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 xml:space="preserve">, map,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w:t>
      </w:r>
    </w:p>
    <w:p w14:paraId="209C86D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occupancy_grid</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map_title</w:t>
      </w:r>
      <w:proofErr w:type="spellEnd"/>
      <w:proofErr w:type="gramStart"/>
      <w:r w:rsidRPr="00536C77">
        <w:rPr>
          <w:rFonts w:ascii="Consolas" w:eastAsia="Times New Roman" w:hAnsi="Consolas"/>
          <w:kern w:val="0"/>
          <w:sz w:val="20"/>
          <w:szCs w:val="20"/>
          <w:lang w:eastAsia="en-US"/>
        </w:rPr>
        <w:t>);</w:t>
      </w:r>
      <w:proofErr w:type="gramEnd"/>
    </w:p>
    <w:p w14:paraId="2FEDA5D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4B012597" w14:textId="77777777" w:rsidR="00536C77" w:rsidRPr="00536C77" w:rsidRDefault="00536C77" w:rsidP="00536C77">
      <w:pPr>
        <w:widowControl/>
        <w:rPr>
          <w:rFonts w:ascii="Consolas" w:eastAsia="Times New Roman" w:hAnsi="Consolas"/>
          <w:kern w:val="0"/>
          <w:sz w:val="20"/>
          <w:szCs w:val="20"/>
          <w:lang w:eastAsia="en-US"/>
        </w:rPr>
      </w:pPr>
    </w:p>
    <w:p w14:paraId="060BF9E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Stage 3: Find Point-To-Point Path for Each Waypoint in Order</w:t>
      </w:r>
    </w:p>
    <w:p w14:paraId="148004C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This stage is responsible for executing the Graft-RRT* </w:t>
      </w:r>
      <w:proofErr w:type="gramStart"/>
      <w:r w:rsidRPr="00536C77">
        <w:rPr>
          <w:rFonts w:ascii="Consolas" w:eastAsia="Times New Roman" w:hAnsi="Consolas"/>
          <w:color w:val="008013"/>
          <w:kern w:val="0"/>
          <w:sz w:val="20"/>
          <w:szCs w:val="20"/>
          <w:lang w:eastAsia="en-US"/>
        </w:rPr>
        <w:t>function  on</w:t>
      </w:r>
      <w:proofErr w:type="gramEnd"/>
      <w:r w:rsidRPr="00536C77">
        <w:rPr>
          <w:rFonts w:ascii="Consolas" w:eastAsia="Times New Roman" w:hAnsi="Consolas"/>
          <w:color w:val="008013"/>
          <w:kern w:val="0"/>
          <w:sz w:val="20"/>
          <w:szCs w:val="20"/>
          <w:lang w:eastAsia="en-US"/>
        </w:rPr>
        <w:t xml:space="preserve"> the</w:t>
      </w:r>
    </w:p>
    <w:p w14:paraId="0E439CD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waypoints in the order they were provided in Stage 2 or by Digital Twin</w:t>
      </w:r>
    </w:p>
    <w:p w14:paraId="52E56C9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Importantly the function takes in the following parameters:</w:t>
      </w:r>
    </w:p>
    <w:p w14:paraId="4684312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Start Waypoint</w:t>
      </w:r>
    </w:p>
    <w:p w14:paraId="585D890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Target Waypoint</w:t>
      </w:r>
    </w:p>
    <w:p w14:paraId="175E49F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Size</w:t>
      </w:r>
    </w:p>
    <w:p w14:paraId="1748C86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Obstacle Buffers</w:t>
      </w:r>
    </w:p>
    <w:p w14:paraId="5E3CBCF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Epsilon (Step Size)</w:t>
      </w:r>
    </w:p>
    <w:p w14:paraId="5B29DCE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Threshold (Threshold to Goal Point)</w:t>
      </w:r>
    </w:p>
    <w:p w14:paraId="700CFC0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Number of Iterations</w:t>
      </w:r>
    </w:p>
    <w:p w14:paraId="3D2CD45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start waypoint and target/goal waypoint are determined by looping over</w:t>
      </w:r>
    </w:p>
    <w:p w14:paraId="7BDB9C2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roofErr w:type="gramStart"/>
      <w:r w:rsidRPr="00536C77">
        <w:rPr>
          <w:rFonts w:ascii="Consolas" w:eastAsia="Times New Roman" w:hAnsi="Consolas"/>
          <w:color w:val="008013"/>
          <w:kern w:val="0"/>
          <w:sz w:val="20"/>
          <w:szCs w:val="20"/>
          <w:lang w:eastAsia="en-US"/>
        </w:rPr>
        <w:t>the</w:t>
      </w:r>
      <w:proofErr w:type="gramEnd"/>
      <w:r w:rsidRPr="00536C77">
        <w:rPr>
          <w:rFonts w:ascii="Consolas" w:eastAsia="Times New Roman" w:hAnsi="Consolas"/>
          <w:color w:val="008013"/>
          <w:kern w:val="0"/>
          <w:sz w:val="20"/>
          <w:szCs w:val="20"/>
          <w:lang w:eastAsia="en-US"/>
        </w:rPr>
        <w:t xml:space="preserve"> length/height of the produced best route in Stage 2.  Epsilon, Threshold, and Iterations are researcher and </w:t>
      </w:r>
    </w:p>
    <w:p w14:paraId="33031A2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map dependent and once an ideal set of parameter values has been identified it is </w:t>
      </w:r>
      <w:proofErr w:type="gramStart"/>
      <w:r w:rsidRPr="00536C77">
        <w:rPr>
          <w:rFonts w:ascii="Consolas" w:eastAsia="Times New Roman" w:hAnsi="Consolas"/>
          <w:color w:val="008013"/>
          <w:kern w:val="0"/>
          <w:sz w:val="20"/>
          <w:szCs w:val="20"/>
          <w:lang w:eastAsia="en-US"/>
        </w:rPr>
        <w:t>recommend</w:t>
      </w:r>
      <w:proofErr w:type="gramEnd"/>
      <w:r w:rsidRPr="00536C77">
        <w:rPr>
          <w:rFonts w:ascii="Consolas" w:eastAsia="Times New Roman" w:hAnsi="Consolas"/>
          <w:color w:val="008013"/>
          <w:kern w:val="0"/>
          <w:sz w:val="20"/>
          <w:szCs w:val="20"/>
          <w:lang w:eastAsia="en-US"/>
        </w:rPr>
        <w:t xml:space="preserve"> to save</w:t>
      </w:r>
    </w:p>
    <w:p w14:paraId="190F1FD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roofErr w:type="gramStart"/>
      <w:r w:rsidRPr="00536C77">
        <w:rPr>
          <w:rFonts w:ascii="Consolas" w:eastAsia="Times New Roman" w:hAnsi="Consolas"/>
          <w:color w:val="008013"/>
          <w:kern w:val="0"/>
          <w:sz w:val="20"/>
          <w:szCs w:val="20"/>
          <w:lang w:eastAsia="en-US"/>
        </w:rPr>
        <w:t>them</w:t>
      </w:r>
      <w:proofErr w:type="gramEnd"/>
      <w:r w:rsidRPr="00536C77">
        <w:rPr>
          <w:rFonts w:ascii="Consolas" w:eastAsia="Times New Roman" w:hAnsi="Consolas"/>
          <w:color w:val="008013"/>
          <w:kern w:val="0"/>
          <w:sz w:val="20"/>
          <w:szCs w:val="20"/>
          <w:lang w:eastAsia="en-US"/>
        </w:rPr>
        <w:t xml:space="preserve"> into the </w:t>
      </w:r>
      <w:proofErr w:type="spellStart"/>
      <w:r w:rsidRPr="00536C77">
        <w:rPr>
          <w:rFonts w:ascii="Consolas" w:eastAsia="Times New Roman" w:hAnsi="Consolas"/>
          <w:color w:val="008013"/>
          <w:kern w:val="0"/>
          <w:sz w:val="20"/>
          <w:szCs w:val="20"/>
          <w:lang w:eastAsia="en-US"/>
        </w:rPr>
        <w:t>MapX.m</w:t>
      </w:r>
      <w:proofErr w:type="spellEnd"/>
      <w:r w:rsidRPr="00536C77">
        <w:rPr>
          <w:rFonts w:ascii="Consolas" w:eastAsia="Times New Roman" w:hAnsi="Consolas"/>
          <w:color w:val="008013"/>
          <w:kern w:val="0"/>
          <w:sz w:val="20"/>
          <w:szCs w:val="20"/>
          <w:lang w:eastAsia="en-US"/>
        </w:rPr>
        <w:t xml:space="preserve"> file.</w:t>
      </w:r>
    </w:p>
    <w:p w14:paraId="744439A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The outputs of the function are:</w:t>
      </w:r>
    </w:p>
    <w:p w14:paraId="7864229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Route</w:t>
      </w:r>
    </w:p>
    <w:p w14:paraId="348EF45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Route Calculation Time</w:t>
      </w:r>
    </w:p>
    <w:p w14:paraId="6B41459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lastRenderedPageBreak/>
        <w:t>% The output route is not the entire solution tree, but the singular best</w:t>
      </w:r>
    </w:p>
    <w:p w14:paraId="421869D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route produced by the Graft-RRT algorithm. A line is then drawn from </w:t>
      </w:r>
      <w:proofErr w:type="gramStart"/>
      <w:r w:rsidRPr="00536C77">
        <w:rPr>
          <w:rFonts w:ascii="Consolas" w:eastAsia="Times New Roman" w:hAnsi="Consolas"/>
          <w:color w:val="008013"/>
          <w:kern w:val="0"/>
          <w:sz w:val="20"/>
          <w:szCs w:val="20"/>
          <w:lang w:eastAsia="en-US"/>
        </w:rPr>
        <w:t>point</w:t>
      </w:r>
      <w:proofErr w:type="gramEnd"/>
    </w:p>
    <w:p w14:paraId="3DA1DDE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to point in order to visualize the path taken from waypoint to waypoint on</w:t>
      </w:r>
    </w:p>
    <w:p w14:paraId="05CA137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roofErr w:type="gramStart"/>
      <w:r w:rsidRPr="00536C77">
        <w:rPr>
          <w:rFonts w:ascii="Consolas" w:eastAsia="Times New Roman" w:hAnsi="Consolas"/>
          <w:color w:val="008013"/>
          <w:kern w:val="0"/>
          <w:sz w:val="20"/>
          <w:szCs w:val="20"/>
          <w:lang w:eastAsia="en-US"/>
        </w:rPr>
        <w:t>the</w:t>
      </w:r>
      <w:proofErr w:type="gramEnd"/>
      <w:r w:rsidRPr="00536C77">
        <w:rPr>
          <w:rFonts w:ascii="Consolas" w:eastAsia="Times New Roman" w:hAnsi="Consolas"/>
          <w:color w:val="008013"/>
          <w:kern w:val="0"/>
          <w:sz w:val="20"/>
          <w:szCs w:val="20"/>
          <w:lang w:eastAsia="en-US"/>
        </w:rPr>
        <w:t xml:space="preserve"> map.</w:t>
      </w:r>
    </w:p>
    <w:p w14:paraId="3458EF48" w14:textId="77777777" w:rsidR="00536C77" w:rsidRPr="00536C77" w:rsidRDefault="00536C77" w:rsidP="00536C77">
      <w:pPr>
        <w:widowControl/>
        <w:rPr>
          <w:rFonts w:ascii="Consolas" w:eastAsia="Times New Roman" w:hAnsi="Consolas"/>
          <w:kern w:val="0"/>
          <w:sz w:val="20"/>
          <w:szCs w:val="20"/>
          <w:lang w:eastAsia="en-US"/>
        </w:rPr>
      </w:pPr>
    </w:p>
    <w:p w14:paraId="52E0621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Find Navigation Solution via PTP Algorithm (Graft RRT)</w:t>
      </w:r>
    </w:p>
    <w:p w14:paraId="051FEA65"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struct(</w:t>
      </w:r>
      <w:proofErr w:type="gramEnd"/>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This pre-allocates an array with the number of routes we will generate (number of waypoints in optimal route - 1)</w:t>
      </w:r>
    </w:p>
    <w:p w14:paraId="346FD698"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obstacle_route_solutions</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struct(</w:t>
      </w:r>
      <w:proofErr w:type="gramEnd"/>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xml:space="preserve">% Same as </w:t>
      </w:r>
      <w:proofErr w:type="spellStart"/>
      <w:r w:rsidRPr="00536C77">
        <w:rPr>
          <w:rFonts w:ascii="Consolas" w:eastAsia="Times New Roman" w:hAnsi="Consolas"/>
          <w:color w:val="008013"/>
          <w:kern w:val="0"/>
          <w:sz w:val="20"/>
          <w:szCs w:val="20"/>
          <w:lang w:eastAsia="en-US"/>
        </w:rPr>
        <w:t>route_solutions</w:t>
      </w:r>
      <w:proofErr w:type="spellEnd"/>
      <w:r w:rsidRPr="00536C77">
        <w:rPr>
          <w:rFonts w:ascii="Consolas" w:eastAsia="Times New Roman" w:hAnsi="Consolas"/>
          <w:color w:val="008013"/>
          <w:kern w:val="0"/>
          <w:sz w:val="20"/>
          <w:szCs w:val="20"/>
          <w:lang w:eastAsia="en-US"/>
        </w:rPr>
        <w:t xml:space="preserve"> but is used in the event the Digital Twin for Obstacles is used</w:t>
      </w:r>
    </w:p>
    <w:p w14:paraId="41885E02" w14:textId="77777777" w:rsidR="00536C77" w:rsidRPr="00536C77" w:rsidRDefault="00536C77" w:rsidP="00536C77">
      <w:pPr>
        <w:widowControl/>
        <w:rPr>
          <w:rFonts w:ascii="Consolas" w:eastAsia="Times New Roman" w:hAnsi="Consolas"/>
          <w:kern w:val="0"/>
          <w:sz w:val="20"/>
          <w:szCs w:val="20"/>
          <w:lang w:eastAsia="en-US"/>
        </w:rPr>
      </w:pPr>
    </w:p>
    <w:p w14:paraId="278B55EF"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solution_time</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0;</w:t>
      </w:r>
      <w:proofErr w:type="gramEnd"/>
    </w:p>
    <w:p w14:paraId="276C782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tic</w:t>
      </w:r>
    </w:p>
    <w:p w14:paraId="074B6C0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1:height</w:t>
      </w:r>
      <w:proofErr w:type="gram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)-1</w:t>
      </w:r>
    </w:p>
    <w:p w14:paraId="737D2BC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Creates the route solution for the original map</w:t>
      </w:r>
    </w:p>
    <w:p w14:paraId="2405513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[route, </w:t>
      </w:r>
      <w:proofErr w:type="spellStart"/>
      <w:r w:rsidRPr="00536C77">
        <w:rPr>
          <w:rFonts w:ascii="Consolas" w:eastAsia="Times New Roman" w:hAnsi="Consolas"/>
          <w:kern w:val="0"/>
          <w:sz w:val="20"/>
          <w:szCs w:val="20"/>
          <w:lang w:eastAsia="en-US"/>
        </w:rPr>
        <w:t>route_calculation_time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graft_rrtstar</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 xml:space="preserve">(i+1), :),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w:t>
      </w:r>
      <w:proofErr w:type="gramStart"/>
      <w:r w:rsidRPr="00536C77">
        <w:rPr>
          <w:rFonts w:ascii="Consolas" w:eastAsia="Times New Roman" w:hAnsi="Consolas"/>
          <w:kern w:val="0"/>
          <w:sz w:val="20"/>
          <w:szCs w:val="20"/>
          <w:lang w:eastAsia="en-US"/>
        </w:rPr>
        <w:t>grid,map</w:t>
      </w:r>
      <w:proofErr w:type="gramEnd"/>
      <w:r w:rsidRPr="00536C77">
        <w:rPr>
          <w:rFonts w:ascii="Consolas" w:eastAsia="Times New Roman" w:hAnsi="Consolas"/>
          <w:kern w:val="0"/>
          <w:sz w:val="20"/>
          <w:szCs w:val="20"/>
          <w:lang w:eastAsia="en-US"/>
        </w:rPr>
        <w:t>_rrt_epsilon</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map_rrt_threshold</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map_rrt_iterations</w:t>
      </w:r>
      <w:proofErr w:type="spellEnd"/>
      <w:r w:rsidRPr="00536C77">
        <w:rPr>
          <w:rFonts w:ascii="Consolas" w:eastAsia="Times New Roman" w:hAnsi="Consolas"/>
          <w:kern w:val="0"/>
          <w:sz w:val="20"/>
          <w:szCs w:val="20"/>
          <w:lang w:eastAsia="en-US"/>
        </w:rPr>
        <w:t>);</w:t>
      </w:r>
    </w:p>
    <w:p w14:paraId="7B08FE8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solution_time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route_calculation_</w:t>
      </w:r>
      <w:proofErr w:type="gramStart"/>
      <w:r w:rsidRPr="00536C77">
        <w:rPr>
          <w:rFonts w:ascii="Consolas" w:eastAsia="Times New Roman" w:hAnsi="Consolas"/>
          <w:kern w:val="0"/>
          <w:sz w:val="20"/>
          <w:szCs w:val="20"/>
          <w:lang w:eastAsia="en-US"/>
        </w:rPr>
        <w:t>time</w:t>
      </w:r>
      <w:proofErr w:type="spellEnd"/>
      <w:r w:rsidRPr="00536C77">
        <w:rPr>
          <w:rFonts w:ascii="Consolas" w:eastAsia="Times New Roman" w:hAnsi="Consolas"/>
          <w:kern w:val="0"/>
          <w:sz w:val="20"/>
          <w:szCs w:val="20"/>
          <w:lang w:eastAsia="en-US"/>
        </w:rPr>
        <w:t>;</w:t>
      </w:r>
      <w:proofErr w:type="gramEnd"/>
    </w:p>
    <w:p w14:paraId="231A25B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).data = </w:t>
      </w:r>
      <w:proofErr w:type="gramStart"/>
      <w:r w:rsidRPr="00536C77">
        <w:rPr>
          <w:rFonts w:ascii="Consolas" w:eastAsia="Times New Roman" w:hAnsi="Consolas"/>
          <w:kern w:val="0"/>
          <w:sz w:val="20"/>
          <w:szCs w:val="20"/>
          <w:lang w:eastAsia="en-US"/>
        </w:rPr>
        <w:t>route;</w:t>
      </w:r>
      <w:proofErr w:type="gramEnd"/>
    </w:p>
    <w:p w14:paraId="3D25A3D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proofErr w:type="gramStart"/>
      <w:r w:rsidRPr="00536C77">
        <w:rPr>
          <w:rFonts w:ascii="Consolas" w:eastAsia="Times New Roman" w:hAnsi="Consolas"/>
          <w:kern w:val="0"/>
          <w:sz w:val="20"/>
          <w:szCs w:val="20"/>
          <w:lang w:eastAsia="en-US"/>
        </w:rPr>
        <w:t>).recalculated</w:t>
      </w:r>
      <w:proofErr w:type="gramEnd"/>
      <w:r w:rsidRPr="00536C77">
        <w:rPr>
          <w:rFonts w:ascii="Consolas" w:eastAsia="Times New Roman" w:hAnsi="Consolas"/>
          <w:kern w:val="0"/>
          <w:sz w:val="20"/>
          <w:szCs w:val="20"/>
          <w:lang w:eastAsia="en-US"/>
        </w:rPr>
        <w:t xml:space="preserve"> = false;</w:t>
      </w:r>
    </w:p>
    <w:p w14:paraId="680B3815" w14:textId="77777777" w:rsidR="00536C77" w:rsidRPr="00536C77" w:rsidRDefault="00536C77" w:rsidP="00536C77">
      <w:pPr>
        <w:widowControl/>
        <w:rPr>
          <w:rFonts w:ascii="Consolas" w:eastAsia="Times New Roman" w:hAnsi="Consolas"/>
          <w:kern w:val="0"/>
          <w:sz w:val="20"/>
          <w:szCs w:val="20"/>
          <w:lang w:eastAsia="en-US"/>
        </w:rPr>
      </w:pPr>
    </w:p>
    <w:p w14:paraId="11737AB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If we are doing obstacle override, we check the generated path and</w:t>
      </w:r>
    </w:p>
    <w:p w14:paraId="16366B7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xml:space="preserve">% </w:t>
      </w:r>
      <w:proofErr w:type="gramStart"/>
      <w:r w:rsidRPr="00536C77">
        <w:rPr>
          <w:rFonts w:ascii="Consolas" w:eastAsia="Times New Roman" w:hAnsi="Consolas"/>
          <w:color w:val="008013"/>
          <w:kern w:val="0"/>
          <w:sz w:val="20"/>
          <w:szCs w:val="20"/>
          <w:lang w:eastAsia="en-US"/>
        </w:rPr>
        <w:t>see</w:t>
      </w:r>
      <w:proofErr w:type="gramEnd"/>
      <w:r w:rsidRPr="00536C77">
        <w:rPr>
          <w:rFonts w:ascii="Consolas" w:eastAsia="Times New Roman" w:hAnsi="Consolas"/>
          <w:color w:val="008013"/>
          <w:kern w:val="0"/>
          <w:sz w:val="20"/>
          <w:szCs w:val="20"/>
          <w:lang w:eastAsia="en-US"/>
        </w:rPr>
        <w:t xml:space="preserve"> if we need to re-perform the RRT on the specific waypoint</w:t>
      </w:r>
    </w:p>
    <w:p w14:paraId="40C63AB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transition (</w:t>
      </w:r>
      <w:proofErr w:type="spellStart"/>
      <w:r w:rsidRPr="00536C77">
        <w:rPr>
          <w:rFonts w:ascii="Consolas" w:eastAsia="Times New Roman" w:hAnsi="Consolas"/>
          <w:color w:val="008013"/>
          <w:kern w:val="0"/>
          <w:sz w:val="20"/>
          <w:szCs w:val="20"/>
          <w:lang w:eastAsia="en-US"/>
        </w:rPr>
        <w:t>i.e</w:t>
      </w:r>
      <w:proofErr w:type="spellEnd"/>
      <w:r w:rsidRPr="00536C77">
        <w:rPr>
          <w:rFonts w:ascii="Consolas" w:eastAsia="Times New Roman" w:hAnsi="Consolas"/>
          <w:color w:val="008013"/>
          <w:kern w:val="0"/>
          <w:sz w:val="20"/>
          <w:szCs w:val="20"/>
          <w:lang w:eastAsia="en-US"/>
        </w:rPr>
        <w:t xml:space="preserve"> it collides with the new obstacles)</w:t>
      </w:r>
    </w:p>
    <w:p w14:paraId="0FC6F03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doObstacleOverride</w:t>
      </w:r>
      <w:proofErr w:type="spellEnd"/>
      <w:r w:rsidRPr="00536C77">
        <w:rPr>
          <w:rFonts w:ascii="Consolas" w:eastAsia="Times New Roman" w:hAnsi="Consolas"/>
          <w:kern w:val="0"/>
          <w:sz w:val="20"/>
          <w:szCs w:val="20"/>
          <w:lang w:eastAsia="en-US"/>
        </w:rPr>
        <w:t>)</w:t>
      </w:r>
    </w:p>
    <w:p w14:paraId="5DFB671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j=</w:t>
      </w:r>
      <w:proofErr w:type="gramStart"/>
      <w:r w:rsidRPr="00536C77">
        <w:rPr>
          <w:rFonts w:ascii="Consolas" w:eastAsia="Times New Roman" w:hAnsi="Consolas"/>
          <w:kern w:val="0"/>
          <w:sz w:val="20"/>
          <w:szCs w:val="20"/>
          <w:lang w:eastAsia="en-US"/>
        </w:rPr>
        <w:t>1:height</w:t>
      </w:r>
      <w:proofErr w:type="gramEnd"/>
      <w:r w:rsidRPr="00536C77">
        <w:rPr>
          <w:rFonts w:ascii="Consolas" w:eastAsia="Times New Roman" w:hAnsi="Consolas"/>
          <w:kern w:val="0"/>
          <w:sz w:val="20"/>
          <w:szCs w:val="20"/>
          <w:lang w:eastAsia="en-US"/>
        </w:rPr>
        <w:t>(route)-1</w:t>
      </w:r>
    </w:p>
    <w:p w14:paraId="10AEE52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proofErr w:type="gramStart"/>
      <w:r w:rsidRPr="00536C77">
        <w:rPr>
          <w:rFonts w:ascii="Consolas" w:eastAsia="Times New Roman" w:hAnsi="Consolas"/>
          <w:kern w:val="0"/>
          <w:sz w:val="20"/>
          <w:szCs w:val="20"/>
          <w:lang w:eastAsia="en-US"/>
        </w:rPr>
        <w:t>ObstacleFree</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xml:space="preserve">route(j, 1:2), route(j+1, 1:2),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occupancy_grid_obst</w:t>
      </w:r>
      <w:proofErr w:type="spellEnd"/>
      <w:r w:rsidRPr="00536C77">
        <w:rPr>
          <w:rFonts w:ascii="Consolas" w:eastAsia="Times New Roman" w:hAnsi="Consolas"/>
          <w:kern w:val="0"/>
          <w:sz w:val="20"/>
          <w:szCs w:val="20"/>
          <w:lang w:eastAsia="en-US"/>
        </w:rPr>
        <w:t>))</w:t>
      </w:r>
    </w:p>
    <w:p w14:paraId="2098DB9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new_route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new_route_calculation_time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graft_rrtstar</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 xml:space="preserve">(i+1), :),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occupancy_grid_</w:t>
      </w:r>
      <w:proofErr w:type="gramStart"/>
      <w:r w:rsidRPr="00536C77">
        <w:rPr>
          <w:rFonts w:ascii="Consolas" w:eastAsia="Times New Roman" w:hAnsi="Consolas"/>
          <w:kern w:val="0"/>
          <w:sz w:val="20"/>
          <w:szCs w:val="20"/>
          <w:lang w:eastAsia="en-US"/>
        </w:rPr>
        <w:t>obst,map</w:t>
      </w:r>
      <w:proofErr w:type="gramEnd"/>
      <w:r w:rsidRPr="00536C77">
        <w:rPr>
          <w:rFonts w:ascii="Consolas" w:eastAsia="Times New Roman" w:hAnsi="Consolas"/>
          <w:kern w:val="0"/>
          <w:sz w:val="20"/>
          <w:szCs w:val="20"/>
          <w:lang w:eastAsia="en-US"/>
        </w:rPr>
        <w:t>_rrt_epsilon</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map_rrt_threshold</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map_rrt_iterations</w:t>
      </w:r>
      <w:proofErr w:type="spellEnd"/>
      <w:r w:rsidRPr="00536C77">
        <w:rPr>
          <w:rFonts w:ascii="Consolas" w:eastAsia="Times New Roman" w:hAnsi="Consolas"/>
          <w:kern w:val="0"/>
          <w:sz w:val="20"/>
          <w:szCs w:val="20"/>
          <w:lang w:eastAsia="en-US"/>
        </w:rPr>
        <w:t>);</w:t>
      </w:r>
    </w:p>
    <w:p w14:paraId="232BDC1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solution_time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route_calculation_</w:t>
      </w:r>
      <w:proofErr w:type="gramStart"/>
      <w:r w:rsidRPr="00536C77">
        <w:rPr>
          <w:rFonts w:ascii="Consolas" w:eastAsia="Times New Roman" w:hAnsi="Consolas"/>
          <w:kern w:val="0"/>
          <w:sz w:val="20"/>
          <w:szCs w:val="20"/>
          <w:lang w:eastAsia="en-US"/>
        </w:rPr>
        <w:t>time</w:t>
      </w:r>
      <w:proofErr w:type="spellEnd"/>
      <w:r w:rsidRPr="00536C77">
        <w:rPr>
          <w:rFonts w:ascii="Consolas" w:eastAsia="Times New Roman" w:hAnsi="Consolas"/>
          <w:kern w:val="0"/>
          <w:sz w:val="20"/>
          <w:szCs w:val="20"/>
          <w:lang w:eastAsia="en-US"/>
        </w:rPr>
        <w:t>;</w:t>
      </w:r>
      <w:proofErr w:type="gramEnd"/>
    </w:p>
    <w:p w14:paraId="64A7EBD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                </w:t>
      </w:r>
      <w:proofErr w:type="spellStart"/>
      <w:r w:rsidRPr="00536C77">
        <w:rPr>
          <w:rFonts w:ascii="Consolas" w:eastAsia="Times New Roman" w:hAnsi="Consolas"/>
          <w:kern w:val="0"/>
          <w:sz w:val="20"/>
          <w:szCs w:val="20"/>
          <w:lang w:eastAsia="en-US"/>
        </w:rPr>
        <w:t>obstacle_route_solutions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).data = </w:t>
      </w:r>
      <w:proofErr w:type="spellStart"/>
      <w:r w:rsidRPr="00536C77">
        <w:rPr>
          <w:rFonts w:ascii="Consolas" w:eastAsia="Times New Roman" w:hAnsi="Consolas"/>
          <w:kern w:val="0"/>
          <w:sz w:val="20"/>
          <w:szCs w:val="20"/>
          <w:lang w:eastAsia="en-US"/>
        </w:rPr>
        <w:t>new_</w:t>
      </w:r>
      <w:proofErr w:type="gramStart"/>
      <w:r w:rsidRPr="00536C77">
        <w:rPr>
          <w:rFonts w:ascii="Consolas" w:eastAsia="Times New Roman" w:hAnsi="Consolas"/>
          <w:kern w:val="0"/>
          <w:sz w:val="20"/>
          <w:szCs w:val="20"/>
          <w:lang w:eastAsia="en-US"/>
        </w:rPr>
        <w:t>route</w:t>
      </w:r>
      <w:proofErr w:type="spellEnd"/>
      <w:r w:rsidRPr="00536C77">
        <w:rPr>
          <w:rFonts w:ascii="Consolas" w:eastAsia="Times New Roman" w:hAnsi="Consolas"/>
          <w:kern w:val="0"/>
          <w:sz w:val="20"/>
          <w:szCs w:val="20"/>
          <w:lang w:eastAsia="en-US"/>
        </w:rPr>
        <w:t>;</w:t>
      </w:r>
      <w:proofErr w:type="gramEnd"/>
    </w:p>
    <w:p w14:paraId="1910B1B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proofErr w:type="gramStart"/>
      <w:r w:rsidRPr="00536C77">
        <w:rPr>
          <w:rFonts w:ascii="Consolas" w:eastAsia="Times New Roman" w:hAnsi="Consolas"/>
          <w:kern w:val="0"/>
          <w:sz w:val="20"/>
          <w:szCs w:val="20"/>
          <w:lang w:eastAsia="en-US"/>
        </w:rPr>
        <w:t>).recalculated</w:t>
      </w:r>
      <w:proofErr w:type="gramEnd"/>
      <w:r w:rsidRPr="00536C77">
        <w:rPr>
          <w:rFonts w:ascii="Consolas" w:eastAsia="Times New Roman" w:hAnsi="Consolas"/>
          <w:kern w:val="0"/>
          <w:sz w:val="20"/>
          <w:szCs w:val="20"/>
          <w:lang w:eastAsia="en-US"/>
        </w:rPr>
        <w:t xml:space="preserve"> = true;</w:t>
      </w:r>
    </w:p>
    <w:p w14:paraId="307E7BF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color w:val="0E00FF"/>
          <w:kern w:val="0"/>
          <w:sz w:val="20"/>
          <w:szCs w:val="20"/>
          <w:lang w:eastAsia="en-US"/>
        </w:rPr>
        <w:t>break</w:t>
      </w:r>
      <w:r w:rsidRPr="00536C77">
        <w:rPr>
          <w:rFonts w:ascii="Consolas" w:eastAsia="Times New Roman" w:hAnsi="Consolas"/>
          <w:kern w:val="0"/>
          <w:sz w:val="20"/>
          <w:szCs w:val="20"/>
          <w:lang w:eastAsia="en-US"/>
        </w:rPr>
        <w:t>;</w:t>
      </w:r>
      <w:proofErr w:type="gramEnd"/>
    </w:p>
    <w:p w14:paraId="7F65AAC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7A56B45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6B526D0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542CF77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5C1E4EF2" w14:textId="77777777" w:rsidR="00536C77" w:rsidRPr="00536C77" w:rsidRDefault="00536C77" w:rsidP="00536C77">
      <w:pPr>
        <w:widowControl/>
        <w:rPr>
          <w:rFonts w:ascii="Consolas" w:eastAsia="Times New Roman" w:hAnsi="Consolas"/>
          <w:kern w:val="0"/>
          <w:sz w:val="20"/>
          <w:szCs w:val="20"/>
          <w:lang w:eastAsia="en-US"/>
        </w:rPr>
      </w:pPr>
    </w:p>
    <w:p w14:paraId="11C7750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roofErr w:type="gramStart"/>
      <w:r w:rsidRPr="00536C77">
        <w:rPr>
          <w:rFonts w:ascii="Consolas" w:eastAsia="Times New Roman" w:hAnsi="Consolas"/>
          <w:color w:val="008013"/>
          <w:kern w:val="0"/>
          <w:sz w:val="20"/>
          <w:szCs w:val="20"/>
          <w:lang w:eastAsia="en-US"/>
        </w:rPr>
        <w:t>This handles</w:t>
      </w:r>
      <w:proofErr w:type="gramEnd"/>
      <w:r w:rsidRPr="00536C77">
        <w:rPr>
          <w:rFonts w:ascii="Consolas" w:eastAsia="Times New Roman" w:hAnsi="Consolas"/>
          <w:color w:val="008013"/>
          <w:kern w:val="0"/>
          <w:sz w:val="20"/>
          <w:szCs w:val="20"/>
          <w:lang w:eastAsia="en-US"/>
        </w:rPr>
        <w:t xml:space="preserve"> creating an entirely new path for the </w:t>
      </w:r>
      <w:proofErr w:type="spellStart"/>
      <w:r w:rsidRPr="00536C77">
        <w:rPr>
          <w:rFonts w:ascii="Consolas" w:eastAsia="Times New Roman" w:hAnsi="Consolas"/>
          <w:color w:val="008013"/>
          <w:kern w:val="0"/>
          <w:sz w:val="20"/>
          <w:szCs w:val="20"/>
          <w:lang w:eastAsia="en-US"/>
        </w:rPr>
        <w:t>remaing</w:t>
      </w:r>
      <w:proofErr w:type="spellEnd"/>
      <w:r w:rsidRPr="00536C77">
        <w:rPr>
          <w:rFonts w:ascii="Consolas" w:eastAsia="Times New Roman" w:hAnsi="Consolas"/>
          <w:color w:val="008013"/>
          <w:kern w:val="0"/>
          <w:sz w:val="20"/>
          <w:szCs w:val="20"/>
          <w:lang w:eastAsia="en-US"/>
        </w:rPr>
        <w:t xml:space="preserve"> route</w:t>
      </w:r>
    </w:p>
    <w:p w14:paraId="2BE1629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waypoints</w:t>
      </w:r>
    </w:p>
    <w:p w14:paraId="008FF48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doPriorityOverride</w:t>
      </w:r>
      <w:proofErr w:type="spellEnd"/>
      <w:r w:rsidRPr="00536C77">
        <w:rPr>
          <w:rFonts w:ascii="Consolas" w:eastAsia="Times New Roman" w:hAnsi="Consolas"/>
          <w:kern w:val="0"/>
          <w:sz w:val="20"/>
          <w:szCs w:val="20"/>
          <w:lang w:eastAsia="en-US"/>
        </w:rPr>
        <w:t xml:space="preserve"> &amp;&amp; </w:t>
      </w:r>
      <w:proofErr w:type="spellStart"/>
      <w:r w:rsidRPr="00536C77">
        <w:rPr>
          <w:rFonts w:ascii="Consolas" w:eastAsia="Times New Roman" w:hAnsi="Consolas"/>
          <w:kern w:val="0"/>
          <w:sz w:val="20"/>
          <w:szCs w:val="20"/>
          <w:lang w:eastAsia="en-US"/>
        </w:rPr>
        <w:t>priorityTransitionOccured</w:t>
      </w:r>
      <w:proofErr w:type="spellEnd"/>
      <w:r w:rsidRPr="00536C77">
        <w:rPr>
          <w:rFonts w:ascii="Consolas" w:eastAsia="Times New Roman" w:hAnsi="Consolas"/>
          <w:kern w:val="0"/>
          <w:sz w:val="20"/>
          <w:szCs w:val="20"/>
          <w:lang w:eastAsia="en-US"/>
        </w:rPr>
        <w:t>)</w:t>
      </w:r>
    </w:p>
    <w:p w14:paraId="2DA599D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priority_route_solutions</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struct(</w:t>
      </w:r>
      <w:proofErr w:type="gramEnd"/>
      <w:r w:rsidRPr="00536C77">
        <w:rPr>
          <w:rFonts w:ascii="Consolas" w:eastAsia="Times New Roman" w:hAnsi="Consolas"/>
          <w:kern w:val="0"/>
          <w:sz w:val="20"/>
          <w:szCs w:val="20"/>
          <w:lang w:eastAsia="en-US"/>
        </w:rPr>
        <w:t>);</w:t>
      </w:r>
    </w:p>
    <w:p w14:paraId="450AC38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1:height</w:t>
      </w:r>
      <w:proofErr w:type="gram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newRoute</w:t>
      </w:r>
      <w:proofErr w:type="spellEnd"/>
      <w:r w:rsidRPr="00536C77">
        <w:rPr>
          <w:rFonts w:ascii="Consolas" w:eastAsia="Times New Roman" w:hAnsi="Consolas"/>
          <w:kern w:val="0"/>
          <w:sz w:val="20"/>
          <w:szCs w:val="20"/>
          <w:lang w:eastAsia="en-US"/>
        </w:rPr>
        <w:t>)-1</w:t>
      </w:r>
    </w:p>
    <w:p w14:paraId="48FC579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prio_route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prio_route_calculation_time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graft_rrtstar</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newRoute</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newRoute</w:t>
      </w:r>
      <w:proofErr w:type="spellEnd"/>
      <w:r w:rsidRPr="00536C77">
        <w:rPr>
          <w:rFonts w:ascii="Consolas" w:eastAsia="Times New Roman" w:hAnsi="Consolas"/>
          <w:kern w:val="0"/>
          <w:sz w:val="20"/>
          <w:szCs w:val="20"/>
          <w:lang w:eastAsia="en-US"/>
        </w:rPr>
        <w:t xml:space="preserve">(i+1), :),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w:t>
      </w:r>
      <w:proofErr w:type="gramStart"/>
      <w:r w:rsidRPr="00536C77">
        <w:rPr>
          <w:rFonts w:ascii="Consolas" w:eastAsia="Times New Roman" w:hAnsi="Consolas"/>
          <w:kern w:val="0"/>
          <w:sz w:val="20"/>
          <w:szCs w:val="20"/>
          <w:lang w:eastAsia="en-US"/>
        </w:rPr>
        <w:t>grid,map</w:t>
      </w:r>
      <w:proofErr w:type="gramEnd"/>
      <w:r w:rsidRPr="00536C77">
        <w:rPr>
          <w:rFonts w:ascii="Consolas" w:eastAsia="Times New Roman" w:hAnsi="Consolas"/>
          <w:kern w:val="0"/>
          <w:sz w:val="20"/>
          <w:szCs w:val="20"/>
          <w:lang w:eastAsia="en-US"/>
        </w:rPr>
        <w:t>_rrt_epsilon</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map_rrt_threshold</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map_rrt_iterations</w:t>
      </w:r>
      <w:proofErr w:type="spellEnd"/>
      <w:r w:rsidRPr="00536C77">
        <w:rPr>
          <w:rFonts w:ascii="Consolas" w:eastAsia="Times New Roman" w:hAnsi="Consolas"/>
          <w:kern w:val="0"/>
          <w:sz w:val="20"/>
          <w:szCs w:val="20"/>
          <w:lang w:eastAsia="en-US"/>
        </w:rPr>
        <w:t>);</w:t>
      </w:r>
    </w:p>
    <w:p w14:paraId="13B924E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solution_time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prio_route_calculation_</w:t>
      </w:r>
      <w:proofErr w:type="gramStart"/>
      <w:r w:rsidRPr="00536C77">
        <w:rPr>
          <w:rFonts w:ascii="Consolas" w:eastAsia="Times New Roman" w:hAnsi="Consolas"/>
          <w:kern w:val="0"/>
          <w:sz w:val="20"/>
          <w:szCs w:val="20"/>
          <w:lang w:eastAsia="en-US"/>
        </w:rPr>
        <w:t>time</w:t>
      </w:r>
      <w:proofErr w:type="spellEnd"/>
      <w:r w:rsidRPr="00536C77">
        <w:rPr>
          <w:rFonts w:ascii="Consolas" w:eastAsia="Times New Roman" w:hAnsi="Consolas"/>
          <w:kern w:val="0"/>
          <w:sz w:val="20"/>
          <w:szCs w:val="20"/>
          <w:lang w:eastAsia="en-US"/>
        </w:rPr>
        <w:t>;</w:t>
      </w:r>
      <w:proofErr w:type="gramEnd"/>
    </w:p>
    <w:p w14:paraId="40C9A51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priority_route_solutions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).data = </w:t>
      </w:r>
      <w:proofErr w:type="spellStart"/>
      <w:r w:rsidRPr="00536C77">
        <w:rPr>
          <w:rFonts w:ascii="Consolas" w:eastAsia="Times New Roman" w:hAnsi="Consolas"/>
          <w:kern w:val="0"/>
          <w:sz w:val="20"/>
          <w:szCs w:val="20"/>
          <w:lang w:eastAsia="en-US"/>
        </w:rPr>
        <w:t>prio_</w:t>
      </w:r>
      <w:proofErr w:type="gramStart"/>
      <w:r w:rsidRPr="00536C77">
        <w:rPr>
          <w:rFonts w:ascii="Consolas" w:eastAsia="Times New Roman" w:hAnsi="Consolas"/>
          <w:kern w:val="0"/>
          <w:sz w:val="20"/>
          <w:szCs w:val="20"/>
          <w:lang w:eastAsia="en-US"/>
        </w:rPr>
        <w:t>route</w:t>
      </w:r>
      <w:proofErr w:type="spellEnd"/>
      <w:r w:rsidRPr="00536C77">
        <w:rPr>
          <w:rFonts w:ascii="Consolas" w:eastAsia="Times New Roman" w:hAnsi="Consolas"/>
          <w:kern w:val="0"/>
          <w:sz w:val="20"/>
          <w:szCs w:val="20"/>
          <w:lang w:eastAsia="en-US"/>
        </w:rPr>
        <w:t>;</w:t>
      </w:r>
      <w:proofErr w:type="gramEnd"/>
    </w:p>
    <w:p w14:paraId="12CEF77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28F7513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32F46AED" w14:textId="77777777" w:rsidR="00536C77" w:rsidRPr="00536C77" w:rsidRDefault="00536C77" w:rsidP="00536C77">
      <w:pPr>
        <w:widowControl/>
        <w:rPr>
          <w:rFonts w:ascii="Consolas" w:eastAsia="Times New Roman" w:hAnsi="Consolas"/>
          <w:kern w:val="0"/>
          <w:sz w:val="20"/>
          <w:szCs w:val="20"/>
          <w:lang w:eastAsia="en-US"/>
        </w:rPr>
      </w:pPr>
    </w:p>
    <w:p w14:paraId="65B6D0CD"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disp</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color w:val="A709F5"/>
          <w:kern w:val="0"/>
          <w:sz w:val="20"/>
          <w:szCs w:val="20"/>
          <w:lang w:eastAsia="en-US"/>
        </w:rPr>
        <w:t xml:space="preserve">"Path Plan Generated in " </w:t>
      </w: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solution_time</w:t>
      </w:r>
      <w:proofErr w:type="spellEnd"/>
      <w:r w:rsidRPr="00536C77">
        <w:rPr>
          <w:rFonts w:ascii="Consolas" w:eastAsia="Times New Roman" w:hAnsi="Consolas"/>
          <w:kern w:val="0"/>
          <w:sz w:val="20"/>
          <w:szCs w:val="20"/>
          <w:lang w:eastAsia="en-US"/>
        </w:rPr>
        <w:t xml:space="preserve"> + </w:t>
      </w:r>
      <w:r w:rsidRPr="00536C77">
        <w:rPr>
          <w:rFonts w:ascii="Consolas" w:eastAsia="Times New Roman" w:hAnsi="Consolas"/>
          <w:color w:val="A709F5"/>
          <w:kern w:val="0"/>
          <w:sz w:val="20"/>
          <w:szCs w:val="20"/>
          <w:lang w:eastAsia="en-US"/>
        </w:rPr>
        <w:t>" seconds"</w:t>
      </w:r>
      <w:r w:rsidRPr="00536C77">
        <w:rPr>
          <w:rFonts w:ascii="Consolas" w:eastAsia="Times New Roman" w:hAnsi="Consolas"/>
          <w:kern w:val="0"/>
          <w:sz w:val="20"/>
          <w:szCs w:val="20"/>
          <w:lang w:eastAsia="en-US"/>
        </w:rPr>
        <w:t>)</w:t>
      </w:r>
    </w:p>
    <w:p w14:paraId="317525FC" w14:textId="77777777" w:rsidR="00536C77" w:rsidRPr="00536C77" w:rsidRDefault="00536C77" w:rsidP="00536C77">
      <w:pPr>
        <w:widowControl/>
        <w:rPr>
          <w:rFonts w:ascii="Consolas" w:eastAsia="Times New Roman" w:hAnsi="Consolas"/>
          <w:kern w:val="0"/>
          <w:sz w:val="20"/>
          <w:szCs w:val="20"/>
          <w:lang w:eastAsia="en-US"/>
        </w:rPr>
      </w:pPr>
    </w:p>
    <w:p w14:paraId="763F026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Plot Navigation Solution</w:t>
      </w:r>
    </w:p>
    <w:p w14:paraId="6A4BD25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1:height</w:t>
      </w:r>
      <w:proofErr w:type="gram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)-1</w:t>
      </w:r>
    </w:p>
    <w:p w14:paraId="79D0C13F" w14:textId="77777777" w:rsidR="00536C77" w:rsidRPr="00536C77" w:rsidRDefault="00536C77" w:rsidP="00536C77">
      <w:pPr>
        <w:widowControl/>
        <w:rPr>
          <w:rFonts w:ascii="Consolas" w:eastAsia="Times New Roman" w:hAnsi="Consolas"/>
          <w:kern w:val="0"/>
          <w:sz w:val="20"/>
          <w:szCs w:val="20"/>
          <w:lang w:eastAsia="en-US"/>
        </w:rPr>
      </w:pPr>
    </w:p>
    <w:p w14:paraId="58927AD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This block handles plotting data in the event priority override was</w:t>
      </w:r>
    </w:p>
    <w:p w14:paraId="067F1B6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enabled</w:t>
      </w:r>
    </w:p>
    <w:p w14:paraId="554B89C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color w:val="0E00FF"/>
          <w:kern w:val="0"/>
          <w:sz w:val="20"/>
          <w:szCs w:val="20"/>
          <w:lang w:eastAsia="en-US"/>
        </w:rPr>
        <w:t>if</w:t>
      </w:r>
      <w:r w:rsidRPr="00536C77">
        <w:rPr>
          <w:rFonts w:ascii="Consolas" w:eastAsia="Times New Roman" w:hAnsi="Consolas"/>
          <w:kern w:val="0"/>
          <w:sz w:val="20"/>
          <w:szCs w:val="20"/>
          <w:lang w:eastAsia="en-US"/>
        </w:rPr>
        <w:t xml:space="preserve">  (</w:t>
      </w:r>
      <w:proofErr w:type="spellStart"/>
      <w:proofErr w:type="gramEnd"/>
      <w:r w:rsidRPr="00536C77">
        <w:rPr>
          <w:rFonts w:ascii="Consolas" w:eastAsia="Times New Roman" w:hAnsi="Consolas"/>
          <w:kern w:val="0"/>
          <w:sz w:val="20"/>
          <w:szCs w:val="20"/>
          <w:lang w:eastAsia="en-US"/>
        </w:rPr>
        <w:t>doPriorityOverride</w:t>
      </w:r>
      <w:proofErr w:type="spellEnd"/>
      <w:r w:rsidRPr="00536C77">
        <w:rPr>
          <w:rFonts w:ascii="Consolas" w:eastAsia="Times New Roman" w:hAnsi="Consolas"/>
          <w:kern w:val="0"/>
          <w:sz w:val="20"/>
          <w:szCs w:val="20"/>
          <w:lang w:eastAsia="en-US"/>
        </w:rPr>
        <w:t xml:space="preserve"> &amp;&amp; </w:t>
      </w:r>
      <w:proofErr w:type="spellStart"/>
      <w:r w:rsidRPr="00536C77">
        <w:rPr>
          <w:rFonts w:ascii="Consolas" w:eastAsia="Times New Roman" w:hAnsi="Consolas"/>
          <w:kern w:val="0"/>
          <w:sz w:val="20"/>
          <w:szCs w:val="20"/>
          <w:lang w:eastAsia="en-US"/>
        </w:rPr>
        <w:t>priorityTransitionOccured</w:t>
      </w:r>
      <w:proofErr w:type="spellEnd"/>
      <w:r w:rsidRPr="00536C77">
        <w:rPr>
          <w:rFonts w:ascii="Consolas" w:eastAsia="Times New Roman" w:hAnsi="Consolas"/>
          <w:kern w:val="0"/>
          <w:sz w:val="20"/>
          <w:szCs w:val="20"/>
          <w:lang w:eastAsia="en-US"/>
        </w:rPr>
        <w:t xml:space="preserve"> &amp;&amp;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&gt;= </w:t>
      </w:r>
      <w:proofErr w:type="spellStart"/>
      <w:r w:rsidRPr="00536C77">
        <w:rPr>
          <w:rFonts w:ascii="Consolas" w:eastAsia="Times New Roman" w:hAnsi="Consolas"/>
          <w:kern w:val="0"/>
          <w:sz w:val="20"/>
          <w:szCs w:val="20"/>
          <w:lang w:eastAsia="en-US"/>
        </w:rPr>
        <w:t>priorityTransitionPoint</w:t>
      </w:r>
      <w:proofErr w:type="spellEnd"/>
      <w:r w:rsidRPr="00536C77">
        <w:rPr>
          <w:rFonts w:ascii="Consolas" w:eastAsia="Times New Roman" w:hAnsi="Consolas"/>
          <w:kern w:val="0"/>
          <w:sz w:val="20"/>
          <w:szCs w:val="20"/>
          <w:lang w:eastAsia="en-US"/>
        </w:rPr>
        <w:t>)</w:t>
      </w:r>
    </w:p>
    <w:p w14:paraId="4DF149B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w:t>
      </w:r>
      <w:proofErr w:type="spellStart"/>
      <w:r w:rsidRPr="00536C77">
        <w:rPr>
          <w:rFonts w:ascii="Consolas" w:eastAsia="Times New Roman" w:hAnsi="Consolas"/>
          <w:kern w:val="0"/>
          <w:sz w:val="20"/>
          <w:szCs w:val="20"/>
          <w:lang w:eastAsia="en-US"/>
        </w:rPr>
        <w:t>mapPrio</w:t>
      </w:r>
      <w:proofErr w:type="spellEnd"/>
      <w:proofErr w:type="gramStart"/>
      <w:r w:rsidRPr="00536C77">
        <w:rPr>
          <w:rFonts w:ascii="Consolas" w:eastAsia="Times New Roman" w:hAnsi="Consolas"/>
          <w:kern w:val="0"/>
          <w:sz w:val="20"/>
          <w:szCs w:val="20"/>
          <w:lang w:eastAsia="en-US"/>
        </w:rPr>
        <w:t>);</w:t>
      </w:r>
      <w:proofErr w:type="gramEnd"/>
    </w:p>
    <w:p w14:paraId="3CA5FB0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priority_route_solutions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data;</w:t>
      </w:r>
      <w:proofErr w:type="gramEnd"/>
    </w:p>
    <w:p w14:paraId="469CE81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kern w:val="0"/>
          <w:sz w:val="20"/>
          <w:szCs w:val="20"/>
          <w:lang w:eastAsia="en-US"/>
        </w:rPr>
        <w:t>line(</w:t>
      </w:r>
      <w:proofErr w:type="spellStart"/>
      <w:proofErr w:type="gramEnd"/>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"k"</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proofErr w:type="spellStart"/>
      <w:r w:rsidRPr="00536C77">
        <w:rPr>
          <w:rFonts w:ascii="Consolas" w:eastAsia="Times New Roman" w:hAnsi="Consolas"/>
          <w:color w:val="A709F5"/>
          <w:kern w:val="0"/>
          <w:sz w:val="20"/>
          <w:szCs w:val="20"/>
          <w:lang w:eastAsia="en-US"/>
        </w:rPr>
        <w:t>LineStyle</w:t>
      </w:r>
      <w:proofErr w:type="spellEnd"/>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0C80369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elseif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doPriorityOverride</w:t>
      </w:r>
      <w:proofErr w:type="spellEnd"/>
      <w:r w:rsidRPr="00536C77">
        <w:rPr>
          <w:rFonts w:ascii="Consolas" w:eastAsia="Times New Roman" w:hAnsi="Consolas"/>
          <w:kern w:val="0"/>
          <w:sz w:val="20"/>
          <w:szCs w:val="20"/>
          <w:lang w:eastAsia="en-US"/>
        </w:rPr>
        <w:t xml:space="preserve"> &amp;&amp; </w:t>
      </w:r>
      <w:proofErr w:type="spellStart"/>
      <w:r w:rsidRPr="00536C77">
        <w:rPr>
          <w:rFonts w:ascii="Consolas" w:eastAsia="Times New Roman" w:hAnsi="Consolas"/>
          <w:kern w:val="0"/>
          <w:sz w:val="20"/>
          <w:szCs w:val="20"/>
          <w:lang w:eastAsia="en-US"/>
        </w:rPr>
        <w:t>priorityTransitionOccured</w:t>
      </w:r>
      <w:proofErr w:type="spellEnd"/>
      <w:r w:rsidRPr="00536C77">
        <w:rPr>
          <w:rFonts w:ascii="Consolas" w:eastAsia="Times New Roman" w:hAnsi="Consolas"/>
          <w:kern w:val="0"/>
          <w:sz w:val="20"/>
          <w:szCs w:val="20"/>
          <w:lang w:eastAsia="en-US"/>
        </w:rPr>
        <w:t>)</w:t>
      </w:r>
    </w:p>
    <w:p w14:paraId="2DBBD55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w:t>
      </w:r>
      <w:proofErr w:type="spellStart"/>
      <w:r w:rsidRPr="00536C77">
        <w:rPr>
          <w:rFonts w:ascii="Consolas" w:eastAsia="Times New Roman" w:hAnsi="Consolas"/>
          <w:kern w:val="0"/>
          <w:sz w:val="20"/>
          <w:szCs w:val="20"/>
          <w:lang w:eastAsia="en-US"/>
        </w:rPr>
        <w:t>mapPrio</w:t>
      </w:r>
      <w:proofErr w:type="spellEnd"/>
      <w:proofErr w:type="gramStart"/>
      <w:r w:rsidRPr="00536C77">
        <w:rPr>
          <w:rFonts w:ascii="Consolas" w:eastAsia="Times New Roman" w:hAnsi="Consolas"/>
          <w:kern w:val="0"/>
          <w:sz w:val="20"/>
          <w:szCs w:val="20"/>
          <w:lang w:eastAsia="en-US"/>
        </w:rPr>
        <w:t>);</w:t>
      </w:r>
      <w:proofErr w:type="gramEnd"/>
    </w:p>
    <w:p w14:paraId="19F530B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data;</w:t>
      </w:r>
      <w:proofErr w:type="gramEnd"/>
    </w:p>
    <w:p w14:paraId="6E59E35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        </w:t>
      </w:r>
      <w:proofErr w:type="spellStart"/>
      <w:r w:rsidRPr="00536C77">
        <w:rPr>
          <w:rFonts w:ascii="Consolas" w:eastAsia="Times New Roman" w:hAnsi="Consolas"/>
          <w:kern w:val="0"/>
          <w:sz w:val="20"/>
          <w:szCs w:val="20"/>
          <w:lang w:eastAsia="en-US"/>
        </w:rPr>
        <w:t>priority_route_solutions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).data = </w:t>
      </w:r>
      <w:proofErr w:type="spellStart"/>
      <w:proofErr w:type="gram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w:t>
      </w:r>
      <w:proofErr w:type="gramEnd"/>
    </w:p>
    <w:p w14:paraId="0972A5A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kern w:val="0"/>
          <w:sz w:val="20"/>
          <w:szCs w:val="20"/>
          <w:lang w:eastAsia="en-US"/>
        </w:rPr>
        <w:t>line(</w:t>
      </w:r>
      <w:proofErr w:type="spellStart"/>
      <w:proofErr w:type="gramEnd"/>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"g"</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proofErr w:type="spellStart"/>
      <w:r w:rsidRPr="00536C77">
        <w:rPr>
          <w:rFonts w:ascii="Consolas" w:eastAsia="Times New Roman" w:hAnsi="Consolas"/>
          <w:color w:val="A709F5"/>
          <w:kern w:val="0"/>
          <w:sz w:val="20"/>
          <w:szCs w:val="20"/>
          <w:lang w:eastAsia="en-US"/>
        </w:rPr>
        <w:t>LineStyle</w:t>
      </w:r>
      <w:proofErr w:type="spellEnd"/>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0E49714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328C5FF4" w14:textId="77777777" w:rsidR="00536C77" w:rsidRPr="00536C77" w:rsidRDefault="00536C77" w:rsidP="00536C77">
      <w:pPr>
        <w:widowControl/>
        <w:rPr>
          <w:rFonts w:ascii="Consolas" w:eastAsia="Times New Roman" w:hAnsi="Consolas"/>
          <w:kern w:val="0"/>
          <w:sz w:val="20"/>
          <w:szCs w:val="20"/>
          <w:lang w:eastAsia="en-US"/>
        </w:rPr>
      </w:pPr>
    </w:p>
    <w:p w14:paraId="4E49EA55" w14:textId="77777777" w:rsidR="00536C77" w:rsidRPr="00536C77" w:rsidRDefault="00536C77" w:rsidP="00536C77">
      <w:pPr>
        <w:widowControl/>
        <w:rPr>
          <w:rFonts w:ascii="Consolas" w:eastAsia="Times New Roman" w:hAnsi="Consolas"/>
          <w:kern w:val="0"/>
          <w:sz w:val="20"/>
          <w:szCs w:val="20"/>
          <w:lang w:eastAsia="en-US"/>
        </w:rPr>
      </w:pPr>
    </w:p>
    <w:p w14:paraId="04AF9EC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xml:space="preserve">% This block handles plotting </w:t>
      </w:r>
      <w:proofErr w:type="gramStart"/>
      <w:r w:rsidRPr="00536C77">
        <w:rPr>
          <w:rFonts w:ascii="Consolas" w:eastAsia="Times New Roman" w:hAnsi="Consolas"/>
          <w:color w:val="008013"/>
          <w:kern w:val="0"/>
          <w:sz w:val="20"/>
          <w:szCs w:val="20"/>
          <w:lang w:eastAsia="en-US"/>
        </w:rPr>
        <w:t>in the event that</w:t>
      </w:r>
      <w:proofErr w:type="gramEnd"/>
      <w:r w:rsidRPr="00536C77">
        <w:rPr>
          <w:rFonts w:ascii="Consolas" w:eastAsia="Times New Roman" w:hAnsi="Consolas"/>
          <w:color w:val="008013"/>
          <w:kern w:val="0"/>
          <w:sz w:val="20"/>
          <w:szCs w:val="20"/>
          <w:lang w:eastAsia="en-US"/>
        </w:rPr>
        <w:t xml:space="preserve"> the </w:t>
      </w:r>
      <w:proofErr w:type="spellStart"/>
      <w:r w:rsidRPr="00536C77">
        <w:rPr>
          <w:rFonts w:ascii="Consolas" w:eastAsia="Times New Roman" w:hAnsi="Consolas"/>
          <w:color w:val="008013"/>
          <w:kern w:val="0"/>
          <w:sz w:val="20"/>
          <w:szCs w:val="20"/>
          <w:lang w:eastAsia="en-US"/>
        </w:rPr>
        <w:t>obstale</w:t>
      </w:r>
      <w:proofErr w:type="spellEnd"/>
      <w:r w:rsidRPr="00536C77">
        <w:rPr>
          <w:rFonts w:ascii="Consolas" w:eastAsia="Times New Roman" w:hAnsi="Consolas"/>
          <w:color w:val="008013"/>
          <w:kern w:val="0"/>
          <w:sz w:val="20"/>
          <w:szCs w:val="20"/>
          <w:lang w:eastAsia="en-US"/>
        </w:rPr>
        <w:t xml:space="preserve"> override</w:t>
      </w:r>
    </w:p>
    <w:p w14:paraId="606B720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was enabled, recalculated is only set to true in the event the path</w:t>
      </w:r>
    </w:p>
    <w:p w14:paraId="1502CE7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xml:space="preserve">% is </w:t>
      </w:r>
      <w:proofErr w:type="gramStart"/>
      <w:r w:rsidRPr="00536C77">
        <w:rPr>
          <w:rFonts w:ascii="Consolas" w:eastAsia="Times New Roman" w:hAnsi="Consolas"/>
          <w:color w:val="008013"/>
          <w:kern w:val="0"/>
          <w:sz w:val="20"/>
          <w:szCs w:val="20"/>
          <w:lang w:eastAsia="en-US"/>
        </w:rPr>
        <w:t>recalculated, and</w:t>
      </w:r>
      <w:proofErr w:type="gramEnd"/>
      <w:r w:rsidRPr="00536C77">
        <w:rPr>
          <w:rFonts w:ascii="Consolas" w:eastAsia="Times New Roman" w:hAnsi="Consolas"/>
          <w:color w:val="008013"/>
          <w:kern w:val="0"/>
          <w:sz w:val="20"/>
          <w:szCs w:val="20"/>
          <w:lang w:eastAsia="en-US"/>
        </w:rPr>
        <w:t xml:space="preserve"> is all false when override is disabled. This</w:t>
      </w:r>
    </w:p>
    <w:p w14:paraId="27B8579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xml:space="preserve">% means we don't need a specific if check for the </w:t>
      </w:r>
      <w:proofErr w:type="spellStart"/>
      <w:r w:rsidRPr="00536C77">
        <w:rPr>
          <w:rFonts w:ascii="Consolas" w:eastAsia="Times New Roman" w:hAnsi="Consolas"/>
          <w:color w:val="008013"/>
          <w:kern w:val="0"/>
          <w:sz w:val="20"/>
          <w:szCs w:val="20"/>
          <w:lang w:eastAsia="en-US"/>
        </w:rPr>
        <w:t>doObstacleOverride</w:t>
      </w:r>
      <w:proofErr w:type="spellEnd"/>
    </w:p>
    <w:p w14:paraId="660629C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data;</w:t>
      </w:r>
      <w:proofErr w:type="gramEnd"/>
    </w:p>
    <w:p w14:paraId="157EA2C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proofErr w:type="gramStart"/>
      <w:r w:rsidRPr="00536C77">
        <w:rPr>
          <w:rFonts w:ascii="Consolas" w:eastAsia="Times New Roman" w:hAnsi="Consolas"/>
          <w:kern w:val="0"/>
          <w:sz w:val="20"/>
          <w:szCs w:val="20"/>
          <w:lang w:eastAsia="en-US"/>
        </w:rPr>
        <w:t>).recalculated</w:t>
      </w:r>
      <w:proofErr w:type="gramEnd"/>
      <w:r w:rsidRPr="00536C77">
        <w:rPr>
          <w:rFonts w:ascii="Consolas" w:eastAsia="Times New Roman" w:hAnsi="Consolas"/>
          <w:kern w:val="0"/>
          <w:sz w:val="20"/>
          <w:szCs w:val="20"/>
          <w:lang w:eastAsia="en-US"/>
        </w:rPr>
        <w:t>)</w:t>
      </w:r>
    </w:p>
    <w:p w14:paraId="36373EB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w:t>
      </w:r>
    </w:p>
    <w:p w14:paraId="006E334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kern w:val="0"/>
          <w:sz w:val="20"/>
          <w:szCs w:val="20"/>
          <w:lang w:eastAsia="en-US"/>
        </w:rPr>
        <w:t>line(</w:t>
      </w:r>
      <w:proofErr w:type="spellStart"/>
      <w:proofErr w:type="gramEnd"/>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proofErr w:type="spellStart"/>
      <w:r w:rsidRPr="00536C77">
        <w:rPr>
          <w:rFonts w:ascii="Consolas" w:eastAsia="Times New Roman" w:hAnsi="Consolas"/>
          <w:color w:val="A709F5"/>
          <w:kern w:val="0"/>
          <w:sz w:val="20"/>
          <w:szCs w:val="20"/>
          <w:lang w:eastAsia="en-US"/>
        </w:rPr>
        <w:t>LineStyle</w:t>
      </w:r>
      <w:proofErr w:type="spellEnd"/>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1EB1C5C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w:t>
      </w:r>
      <w:proofErr w:type="spellStart"/>
      <w:r w:rsidRPr="00536C77">
        <w:rPr>
          <w:rFonts w:ascii="Consolas" w:eastAsia="Times New Roman" w:hAnsi="Consolas"/>
          <w:kern w:val="0"/>
          <w:sz w:val="20"/>
          <w:szCs w:val="20"/>
          <w:lang w:eastAsia="en-US"/>
        </w:rPr>
        <w:t>mapObst</w:t>
      </w:r>
      <w:proofErr w:type="spellEnd"/>
      <w:r w:rsidRPr="00536C77">
        <w:rPr>
          <w:rFonts w:ascii="Consolas" w:eastAsia="Times New Roman" w:hAnsi="Consolas"/>
          <w:kern w:val="0"/>
          <w:sz w:val="20"/>
          <w:szCs w:val="20"/>
          <w:lang w:eastAsia="en-US"/>
        </w:rPr>
        <w:t>)</w:t>
      </w:r>
    </w:p>
    <w:p w14:paraId="24FCD90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kern w:val="0"/>
          <w:sz w:val="20"/>
          <w:szCs w:val="20"/>
          <w:lang w:eastAsia="en-US"/>
        </w:rPr>
        <w:t>line(</w:t>
      </w:r>
      <w:proofErr w:type="spellStart"/>
      <w:proofErr w:type="gramEnd"/>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proofErr w:type="spellStart"/>
      <w:r w:rsidRPr="00536C77">
        <w:rPr>
          <w:rFonts w:ascii="Consolas" w:eastAsia="Times New Roman" w:hAnsi="Consolas"/>
          <w:color w:val="A709F5"/>
          <w:kern w:val="0"/>
          <w:sz w:val="20"/>
          <w:szCs w:val="20"/>
          <w:lang w:eastAsia="en-US"/>
        </w:rPr>
        <w:t>LineStyle</w:t>
      </w:r>
      <w:proofErr w:type="spellEnd"/>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131ECB4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obstacle_route_solutions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data;</w:t>
      </w:r>
      <w:proofErr w:type="gramEnd"/>
    </w:p>
    <w:p w14:paraId="1F6A44C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w:t>
      </w:r>
      <w:proofErr w:type="spellStart"/>
      <w:r w:rsidRPr="00536C77">
        <w:rPr>
          <w:rFonts w:ascii="Consolas" w:eastAsia="Times New Roman" w:hAnsi="Consolas"/>
          <w:kern w:val="0"/>
          <w:sz w:val="20"/>
          <w:szCs w:val="20"/>
          <w:lang w:eastAsia="en-US"/>
        </w:rPr>
        <w:t>mapObst</w:t>
      </w:r>
      <w:proofErr w:type="spellEnd"/>
      <w:r w:rsidRPr="00536C77">
        <w:rPr>
          <w:rFonts w:ascii="Consolas" w:eastAsia="Times New Roman" w:hAnsi="Consolas"/>
          <w:kern w:val="0"/>
          <w:sz w:val="20"/>
          <w:szCs w:val="20"/>
          <w:lang w:eastAsia="en-US"/>
        </w:rPr>
        <w:t>)</w:t>
      </w:r>
    </w:p>
    <w:p w14:paraId="4ADDEC9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kern w:val="0"/>
          <w:sz w:val="20"/>
          <w:szCs w:val="20"/>
          <w:lang w:eastAsia="en-US"/>
        </w:rPr>
        <w:t>line(</w:t>
      </w:r>
      <w:proofErr w:type="spellStart"/>
      <w:proofErr w:type="gramEnd"/>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"g"</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proofErr w:type="spellStart"/>
      <w:r w:rsidRPr="00536C77">
        <w:rPr>
          <w:rFonts w:ascii="Consolas" w:eastAsia="Times New Roman" w:hAnsi="Consolas"/>
          <w:color w:val="A709F5"/>
          <w:kern w:val="0"/>
          <w:sz w:val="20"/>
          <w:szCs w:val="20"/>
          <w:lang w:eastAsia="en-US"/>
        </w:rPr>
        <w:t>LineStyle</w:t>
      </w:r>
      <w:proofErr w:type="spellEnd"/>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3ECA079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else</w:t>
      </w:r>
    </w:p>
    <w:p w14:paraId="67927DA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figure(map)</w:t>
      </w:r>
    </w:p>
    <w:p w14:paraId="79EB604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kern w:val="0"/>
          <w:sz w:val="20"/>
          <w:szCs w:val="20"/>
          <w:lang w:eastAsia="en-US"/>
        </w:rPr>
        <w:t>line(</w:t>
      </w:r>
      <w:proofErr w:type="spellStart"/>
      <w:proofErr w:type="gramEnd"/>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"g"</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proofErr w:type="spellStart"/>
      <w:r w:rsidRPr="00536C77">
        <w:rPr>
          <w:rFonts w:ascii="Consolas" w:eastAsia="Times New Roman" w:hAnsi="Consolas"/>
          <w:color w:val="A709F5"/>
          <w:kern w:val="0"/>
          <w:sz w:val="20"/>
          <w:szCs w:val="20"/>
          <w:lang w:eastAsia="en-US"/>
        </w:rPr>
        <w:t>LineStyle</w:t>
      </w:r>
      <w:proofErr w:type="spellEnd"/>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55D9AA9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doObstacleOverride</w:t>
      </w:r>
      <w:proofErr w:type="spellEnd"/>
      <w:r w:rsidRPr="00536C77">
        <w:rPr>
          <w:rFonts w:ascii="Consolas" w:eastAsia="Times New Roman" w:hAnsi="Consolas"/>
          <w:kern w:val="0"/>
          <w:sz w:val="20"/>
          <w:szCs w:val="20"/>
          <w:lang w:eastAsia="en-US"/>
        </w:rPr>
        <w:t>)</w:t>
      </w:r>
    </w:p>
    <w:p w14:paraId="1A71FCD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figure(</w:t>
      </w:r>
      <w:proofErr w:type="spellStart"/>
      <w:r w:rsidRPr="00536C77">
        <w:rPr>
          <w:rFonts w:ascii="Consolas" w:eastAsia="Times New Roman" w:hAnsi="Consolas"/>
          <w:kern w:val="0"/>
          <w:sz w:val="20"/>
          <w:szCs w:val="20"/>
          <w:lang w:eastAsia="en-US"/>
        </w:rPr>
        <w:t>mapObst</w:t>
      </w:r>
      <w:proofErr w:type="spellEnd"/>
      <w:r w:rsidRPr="00536C77">
        <w:rPr>
          <w:rFonts w:ascii="Consolas" w:eastAsia="Times New Roman" w:hAnsi="Consolas"/>
          <w:kern w:val="0"/>
          <w:sz w:val="20"/>
          <w:szCs w:val="20"/>
          <w:lang w:eastAsia="en-US"/>
        </w:rPr>
        <w:t>)</w:t>
      </w:r>
    </w:p>
    <w:p w14:paraId="21FE388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gramStart"/>
      <w:r w:rsidRPr="00536C77">
        <w:rPr>
          <w:rFonts w:ascii="Consolas" w:eastAsia="Times New Roman" w:hAnsi="Consolas"/>
          <w:kern w:val="0"/>
          <w:sz w:val="20"/>
          <w:szCs w:val="20"/>
          <w:lang w:eastAsia="en-US"/>
        </w:rPr>
        <w:t>line(</w:t>
      </w:r>
      <w:proofErr w:type="spellStart"/>
      <w:proofErr w:type="gramEnd"/>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1),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2), </w:t>
      </w:r>
      <w:r w:rsidRPr="00536C77">
        <w:rPr>
          <w:rFonts w:ascii="Consolas" w:eastAsia="Times New Roman" w:hAnsi="Consolas"/>
          <w:color w:val="A709F5"/>
          <w:kern w:val="0"/>
          <w:sz w:val="20"/>
          <w:szCs w:val="20"/>
          <w:lang w:eastAsia="en-US"/>
        </w:rPr>
        <w:t>"Color"</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"g"</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proofErr w:type="spellStart"/>
      <w:r w:rsidRPr="00536C77">
        <w:rPr>
          <w:rFonts w:ascii="Consolas" w:eastAsia="Times New Roman" w:hAnsi="Consolas"/>
          <w:color w:val="A709F5"/>
          <w:kern w:val="0"/>
          <w:sz w:val="20"/>
          <w:szCs w:val="20"/>
          <w:lang w:eastAsia="en-US"/>
        </w:rPr>
        <w:t>LineStyle</w:t>
      </w:r>
      <w:proofErr w:type="spellEnd"/>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 xml:space="preserve">, </w:t>
      </w:r>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
    <w:p w14:paraId="30CB33C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7E8E8E5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3DF6B3A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3C563195" w14:textId="77777777" w:rsidR="00536C77" w:rsidRPr="00536C77" w:rsidRDefault="00536C77" w:rsidP="00536C77">
      <w:pPr>
        <w:widowControl/>
        <w:rPr>
          <w:rFonts w:ascii="Consolas" w:eastAsia="Times New Roman" w:hAnsi="Consolas"/>
          <w:kern w:val="0"/>
          <w:sz w:val="20"/>
          <w:szCs w:val="20"/>
          <w:lang w:eastAsia="en-US"/>
        </w:rPr>
      </w:pPr>
    </w:p>
    <w:p w14:paraId="51B8F1E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This simply handles executing the VFH based off the execution parameters</w:t>
      </w:r>
    </w:p>
    <w:p w14:paraId="3F24FD6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doPriorityOverride</w:t>
      </w:r>
      <w:proofErr w:type="spellEnd"/>
      <w:r w:rsidRPr="00536C77">
        <w:rPr>
          <w:rFonts w:ascii="Consolas" w:eastAsia="Times New Roman" w:hAnsi="Consolas"/>
          <w:kern w:val="0"/>
          <w:sz w:val="20"/>
          <w:szCs w:val="20"/>
          <w:lang w:eastAsia="en-US"/>
        </w:rPr>
        <w:t xml:space="preserve"> &amp;&amp; </w:t>
      </w:r>
      <w:proofErr w:type="spellStart"/>
      <w:r w:rsidRPr="00536C77">
        <w:rPr>
          <w:rFonts w:ascii="Consolas" w:eastAsia="Times New Roman" w:hAnsi="Consolas"/>
          <w:kern w:val="0"/>
          <w:sz w:val="20"/>
          <w:szCs w:val="20"/>
          <w:lang w:eastAsia="en-US"/>
        </w:rPr>
        <w:t>priorityTransitionOccured</w:t>
      </w:r>
      <w:proofErr w:type="spellEnd"/>
      <w:r w:rsidRPr="00536C77">
        <w:rPr>
          <w:rFonts w:ascii="Consolas" w:eastAsia="Times New Roman" w:hAnsi="Consolas"/>
          <w:kern w:val="0"/>
          <w:sz w:val="20"/>
          <w:szCs w:val="20"/>
          <w:lang w:eastAsia="en-US"/>
        </w:rPr>
        <w:t>)</w:t>
      </w:r>
    </w:p>
    <w:p w14:paraId="091AA4D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Priority Waypoint VFH Case</w:t>
      </w:r>
    </w:p>
    <w:p w14:paraId="5E31F9E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proofErr w:type="gramStart"/>
      <w:r w:rsidRPr="00536C77">
        <w:rPr>
          <w:rFonts w:ascii="Consolas" w:eastAsia="Times New Roman" w:hAnsi="Consolas"/>
          <w:kern w:val="0"/>
          <w:sz w:val="20"/>
          <w:szCs w:val="20"/>
          <w:lang w:eastAsia="en-US"/>
        </w:rPr>
        <w:t>VFHOnPath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priority_route_solutions</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mapPrio</w:t>
      </w:r>
      <w:proofErr w:type="spellEnd"/>
      <w:r w:rsidRPr="00536C77">
        <w:rPr>
          <w:rFonts w:ascii="Consolas" w:eastAsia="Times New Roman" w:hAnsi="Consolas"/>
          <w:kern w:val="0"/>
          <w:sz w:val="20"/>
          <w:szCs w:val="20"/>
          <w:lang w:eastAsia="en-US"/>
        </w:rPr>
        <w:t>, true);</w:t>
      </w:r>
    </w:p>
    <w:p w14:paraId="3E4D2F8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    </w:t>
      </w:r>
      <w:proofErr w:type="spellStart"/>
      <w:proofErr w:type="gramStart"/>
      <w:r w:rsidRPr="00536C77">
        <w:rPr>
          <w:rFonts w:ascii="Consolas" w:eastAsia="Times New Roman" w:hAnsi="Consolas"/>
          <w:kern w:val="0"/>
          <w:sz w:val="20"/>
          <w:szCs w:val="20"/>
          <w:lang w:eastAsia="en-US"/>
        </w:rPr>
        <w:t>VFHOnPath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 map, false);</w:t>
      </w:r>
    </w:p>
    <w:p w14:paraId="3224CCE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elseif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doObstacleOverride</w:t>
      </w:r>
      <w:proofErr w:type="spellEnd"/>
      <w:r w:rsidRPr="00536C77">
        <w:rPr>
          <w:rFonts w:ascii="Consolas" w:eastAsia="Times New Roman" w:hAnsi="Consolas"/>
          <w:kern w:val="0"/>
          <w:sz w:val="20"/>
          <w:szCs w:val="20"/>
          <w:lang w:eastAsia="en-US"/>
        </w:rPr>
        <w:t>)</w:t>
      </w:r>
    </w:p>
    <w:p w14:paraId="48D637C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Obstacle Override VFH Case</w:t>
      </w:r>
    </w:p>
    <w:p w14:paraId="5D26900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route_</w:t>
      </w:r>
      <w:proofErr w:type="gramStart"/>
      <w:r w:rsidRPr="00536C77">
        <w:rPr>
          <w:rFonts w:ascii="Consolas" w:eastAsia="Times New Roman" w:hAnsi="Consolas"/>
          <w:kern w:val="0"/>
          <w:sz w:val="20"/>
          <w:szCs w:val="20"/>
          <w:lang w:eastAsia="en-US"/>
        </w:rPr>
        <w:t>solutions</w:t>
      </w:r>
      <w:proofErr w:type="spellEnd"/>
      <w:r w:rsidRPr="00536C77">
        <w:rPr>
          <w:rFonts w:ascii="Consolas" w:eastAsia="Times New Roman" w:hAnsi="Consolas"/>
          <w:kern w:val="0"/>
          <w:sz w:val="20"/>
          <w:szCs w:val="20"/>
          <w:lang w:eastAsia="en-US"/>
        </w:rPr>
        <w:t>;</w:t>
      </w:r>
      <w:proofErr w:type="gramEnd"/>
    </w:p>
    <w:p w14:paraId="2B713CDB" w14:textId="77777777" w:rsidR="00536C77" w:rsidRPr="00536C77" w:rsidRDefault="00536C77" w:rsidP="00536C77">
      <w:pPr>
        <w:widowControl/>
        <w:rPr>
          <w:rFonts w:ascii="Consolas" w:eastAsia="Times New Roman" w:hAnsi="Consolas"/>
          <w:kern w:val="0"/>
          <w:sz w:val="20"/>
          <w:szCs w:val="20"/>
          <w:lang w:eastAsia="en-US"/>
        </w:rPr>
      </w:pPr>
    </w:p>
    <w:p w14:paraId="32387A3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xml:space="preserve">% This regenerates a combined solution since the </w:t>
      </w:r>
      <w:proofErr w:type="spellStart"/>
      <w:r w:rsidRPr="00536C77">
        <w:rPr>
          <w:rFonts w:ascii="Consolas" w:eastAsia="Times New Roman" w:hAnsi="Consolas"/>
          <w:color w:val="008013"/>
          <w:kern w:val="0"/>
          <w:sz w:val="20"/>
          <w:szCs w:val="20"/>
          <w:lang w:eastAsia="en-US"/>
        </w:rPr>
        <w:t>the</w:t>
      </w:r>
      <w:proofErr w:type="spellEnd"/>
      <w:r w:rsidRPr="00536C77">
        <w:rPr>
          <w:rFonts w:ascii="Consolas" w:eastAsia="Times New Roman" w:hAnsi="Consolas"/>
          <w:color w:val="008013"/>
          <w:kern w:val="0"/>
          <w:sz w:val="20"/>
          <w:szCs w:val="20"/>
          <w:lang w:eastAsia="en-US"/>
        </w:rPr>
        <w:t xml:space="preserve"> obstacle route</w:t>
      </w:r>
    </w:p>
    <w:p w14:paraId="3BB690D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xml:space="preserve">% </w:t>
      </w:r>
      <w:proofErr w:type="gramStart"/>
      <w:r w:rsidRPr="00536C77">
        <w:rPr>
          <w:rFonts w:ascii="Consolas" w:eastAsia="Times New Roman" w:hAnsi="Consolas"/>
          <w:color w:val="008013"/>
          <w:kern w:val="0"/>
          <w:sz w:val="20"/>
          <w:szCs w:val="20"/>
          <w:lang w:eastAsia="en-US"/>
        </w:rPr>
        <w:t>simply</w:t>
      </w:r>
      <w:proofErr w:type="gramEnd"/>
      <w:r w:rsidRPr="00536C77">
        <w:rPr>
          <w:rFonts w:ascii="Consolas" w:eastAsia="Times New Roman" w:hAnsi="Consolas"/>
          <w:color w:val="008013"/>
          <w:kern w:val="0"/>
          <w:sz w:val="20"/>
          <w:szCs w:val="20"/>
          <w:lang w:eastAsia="en-US"/>
        </w:rPr>
        <w:t xml:space="preserve"> uses recalculated values</w:t>
      </w:r>
    </w:p>
    <w:p w14:paraId="65DE51C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1:height</w:t>
      </w:r>
      <w:proofErr w:type="gram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)-1</w:t>
      </w:r>
    </w:p>
    <w:p w14:paraId="1CF5284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proofErr w:type="gramStart"/>
      <w:r w:rsidRPr="00536C77">
        <w:rPr>
          <w:rFonts w:ascii="Consolas" w:eastAsia="Times New Roman" w:hAnsi="Consolas"/>
          <w:kern w:val="0"/>
          <w:sz w:val="20"/>
          <w:szCs w:val="20"/>
          <w:lang w:eastAsia="en-US"/>
        </w:rPr>
        <w:t>).recalculated</w:t>
      </w:r>
      <w:proofErr w:type="gramEnd"/>
      <w:r w:rsidRPr="00536C77">
        <w:rPr>
          <w:rFonts w:ascii="Consolas" w:eastAsia="Times New Roman" w:hAnsi="Consolas"/>
          <w:kern w:val="0"/>
          <w:sz w:val="20"/>
          <w:szCs w:val="20"/>
          <w:lang w:eastAsia="en-US"/>
        </w:rPr>
        <w:t>)</w:t>
      </w:r>
    </w:p>
    <w:p w14:paraId="0417CAF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).data = </w:t>
      </w:r>
      <w:proofErr w:type="spellStart"/>
      <w:r w:rsidRPr="00536C77">
        <w:rPr>
          <w:rFonts w:ascii="Consolas" w:eastAsia="Times New Roman" w:hAnsi="Consolas"/>
          <w:kern w:val="0"/>
          <w:sz w:val="20"/>
          <w:szCs w:val="20"/>
          <w:lang w:eastAsia="en-US"/>
        </w:rPr>
        <w:t>obstacle_route_solutions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data;</w:t>
      </w:r>
      <w:proofErr w:type="gramEnd"/>
    </w:p>
    <w:p w14:paraId="1FD354E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).data =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optimal_route</w:t>
      </w:r>
      <w:proofErr w:type="spellEnd"/>
      <w:r w:rsidRPr="00536C77">
        <w:rPr>
          <w:rFonts w:ascii="Consolas" w:eastAsia="Times New Roman" w:hAnsi="Consolas"/>
          <w:kern w:val="0"/>
          <w:sz w:val="20"/>
          <w:szCs w:val="20"/>
          <w:lang w:eastAsia="en-US"/>
        </w:rPr>
        <w:t xml:space="preserve">(i+1), :)]; </w:t>
      </w:r>
      <w:r w:rsidRPr="00536C77">
        <w:rPr>
          <w:rFonts w:ascii="Consolas" w:eastAsia="Times New Roman" w:hAnsi="Consolas"/>
          <w:color w:val="008013"/>
          <w:kern w:val="0"/>
          <w:sz w:val="20"/>
          <w:szCs w:val="20"/>
          <w:lang w:eastAsia="en-US"/>
        </w:rPr>
        <w:t>% This allows the VFH to "postulate" on how to solve invalid paths</w:t>
      </w:r>
    </w:p>
    <w:p w14:paraId="096C171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12BE1DD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228C07E4" w14:textId="77777777" w:rsidR="00536C77" w:rsidRPr="00536C77" w:rsidRDefault="00536C77" w:rsidP="00536C77">
      <w:pPr>
        <w:widowControl/>
        <w:rPr>
          <w:rFonts w:ascii="Consolas" w:eastAsia="Times New Roman" w:hAnsi="Consolas"/>
          <w:kern w:val="0"/>
          <w:sz w:val="20"/>
          <w:szCs w:val="20"/>
          <w:lang w:eastAsia="en-US"/>
        </w:rPr>
      </w:pPr>
    </w:p>
    <w:p w14:paraId="71178B8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proofErr w:type="gramStart"/>
      <w:r w:rsidRPr="00536C77">
        <w:rPr>
          <w:rFonts w:ascii="Consolas" w:eastAsia="Times New Roman" w:hAnsi="Consolas"/>
          <w:kern w:val="0"/>
          <w:sz w:val="20"/>
          <w:szCs w:val="20"/>
          <w:lang w:eastAsia="en-US"/>
        </w:rPr>
        <w:t>VFHOnPath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solutionPath</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mapObst</w:t>
      </w:r>
      <w:proofErr w:type="spellEnd"/>
      <w:r w:rsidRPr="00536C77">
        <w:rPr>
          <w:rFonts w:ascii="Consolas" w:eastAsia="Times New Roman" w:hAnsi="Consolas"/>
          <w:kern w:val="0"/>
          <w:sz w:val="20"/>
          <w:szCs w:val="20"/>
          <w:lang w:eastAsia="en-US"/>
        </w:rPr>
        <w:t>, true);</w:t>
      </w:r>
    </w:p>
    <w:p w14:paraId="2F514BE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proofErr w:type="gramStart"/>
      <w:r w:rsidRPr="00536C77">
        <w:rPr>
          <w:rFonts w:ascii="Consolas" w:eastAsia="Times New Roman" w:hAnsi="Consolas"/>
          <w:kern w:val="0"/>
          <w:sz w:val="20"/>
          <w:szCs w:val="20"/>
          <w:lang w:eastAsia="en-US"/>
        </w:rPr>
        <w:t>VFHOnPath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 map, false);</w:t>
      </w:r>
    </w:p>
    <w:p w14:paraId="5CD9D93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else</w:t>
      </w:r>
    </w:p>
    <w:p w14:paraId="2C6F46A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08013"/>
          <w:kern w:val="0"/>
          <w:sz w:val="20"/>
          <w:szCs w:val="20"/>
          <w:lang w:eastAsia="en-US"/>
        </w:rPr>
        <w:t>% Normal Run Case - No Digital Twin Case</w:t>
      </w:r>
    </w:p>
    <w:p w14:paraId="43F68AE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proofErr w:type="gramStart"/>
      <w:r w:rsidRPr="00536C77">
        <w:rPr>
          <w:rFonts w:ascii="Consolas" w:eastAsia="Times New Roman" w:hAnsi="Consolas"/>
          <w:kern w:val="0"/>
          <w:sz w:val="20"/>
          <w:szCs w:val="20"/>
          <w:lang w:eastAsia="en-US"/>
        </w:rPr>
        <w:t>VFHOnPath</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route_solutions</w:t>
      </w:r>
      <w:proofErr w:type="spellEnd"/>
      <w:r w:rsidRPr="00536C77">
        <w:rPr>
          <w:rFonts w:ascii="Consolas" w:eastAsia="Times New Roman" w:hAnsi="Consolas"/>
          <w:kern w:val="0"/>
          <w:sz w:val="20"/>
          <w:szCs w:val="20"/>
          <w:lang w:eastAsia="en-US"/>
        </w:rPr>
        <w:t>, map, false);</w:t>
      </w:r>
    </w:p>
    <w:p w14:paraId="545E4CCE" w14:textId="1FB15519" w:rsid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210102A2" w14:textId="711A5C3F" w:rsidR="00536C77" w:rsidRDefault="00536C77">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1B51D79F" w14:textId="1E61D7EA" w:rsidR="00536C77" w:rsidRDefault="00536C77" w:rsidP="00536C77">
      <w:pPr>
        <w:pStyle w:val="Heading2"/>
        <w:rPr>
          <w:rFonts w:eastAsia="Times New Roman"/>
          <w:lang w:eastAsia="en-US"/>
        </w:rPr>
      </w:pPr>
      <w:bookmarkStart w:id="26" w:name="_Toc134584517"/>
      <w:r>
        <w:rPr>
          <w:rFonts w:eastAsia="Times New Roman"/>
          <w:lang w:eastAsia="en-US"/>
        </w:rPr>
        <w:lastRenderedPageBreak/>
        <w:t>Appendix 11 – Map(s) Code</w:t>
      </w:r>
      <w:bookmarkEnd w:id="26"/>
    </w:p>
    <w:p w14:paraId="1215CA1C" w14:textId="70F6BD0F" w:rsidR="00536C77" w:rsidRDefault="00536C77" w:rsidP="00536C77">
      <w:pPr>
        <w:pStyle w:val="Heading3"/>
      </w:pPr>
      <w:bookmarkStart w:id="27" w:name="_Toc134584518"/>
      <w:r w:rsidRPr="00536C77">
        <w:t>Map1.m</w:t>
      </w:r>
      <w:bookmarkEnd w:id="27"/>
    </w:p>
    <w:p w14:paraId="0374C5A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1: Low Obstacle Count, Low Complexity</w:t>
      </w:r>
    </w:p>
    <w:p w14:paraId="31D0297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This file configures Map 1 which is intended to be used in </w:t>
      </w:r>
      <w:proofErr w:type="spellStart"/>
      <w:r w:rsidRPr="00536C77">
        <w:rPr>
          <w:rFonts w:ascii="Consolas" w:eastAsia="Times New Roman" w:hAnsi="Consolas"/>
          <w:color w:val="008013"/>
          <w:kern w:val="0"/>
          <w:sz w:val="20"/>
          <w:szCs w:val="20"/>
          <w:lang w:eastAsia="en-US"/>
        </w:rPr>
        <w:t>main.m</w:t>
      </w:r>
      <w:proofErr w:type="spellEnd"/>
      <w:r w:rsidRPr="00536C77">
        <w:rPr>
          <w:rFonts w:ascii="Consolas" w:eastAsia="Times New Roman" w:hAnsi="Consolas"/>
          <w:color w:val="008013"/>
          <w:kern w:val="0"/>
          <w:sz w:val="20"/>
          <w:szCs w:val="20"/>
          <w:lang w:eastAsia="en-US"/>
        </w:rPr>
        <w:t xml:space="preserve"> as a "demonstration" of the system. It</w:t>
      </w:r>
    </w:p>
    <w:p w14:paraId="19D33C6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features a low count, low complexity set of obstacles. The remainder of this file demonstrates a</w:t>
      </w:r>
    </w:p>
    <w:p w14:paraId="57C11F8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semi-standardized way of creating Map files.</w:t>
      </w:r>
    </w:p>
    <w:p w14:paraId="26E324EF" w14:textId="77777777" w:rsidR="00536C77" w:rsidRPr="00536C77" w:rsidRDefault="00536C77" w:rsidP="00536C77">
      <w:pPr>
        <w:widowControl/>
        <w:rPr>
          <w:rFonts w:ascii="Consolas" w:eastAsia="Times New Roman" w:hAnsi="Consolas"/>
          <w:kern w:val="0"/>
          <w:sz w:val="20"/>
          <w:szCs w:val="20"/>
          <w:lang w:eastAsia="en-US"/>
        </w:rPr>
      </w:pPr>
    </w:p>
    <w:p w14:paraId="730CA2B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Configuration</w:t>
      </w:r>
    </w:p>
    <w:p w14:paraId="46CB21AB"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map_title</w:t>
      </w:r>
      <w:proofErr w:type="spellEnd"/>
      <w:r w:rsidRPr="00536C77">
        <w:rPr>
          <w:rFonts w:ascii="Consolas" w:eastAsia="Times New Roman" w:hAnsi="Consolas"/>
          <w:kern w:val="0"/>
          <w:sz w:val="20"/>
          <w:szCs w:val="20"/>
          <w:lang w:eastAsia="en-US"/>
        </w:rPr>
        <w:t xml:space="preserve"> = </w:t>
      </w:r>
      <w:r w:rsidRPr="00536C77">
        <w:rPr>
          <w:rFonts w:ascii="Consolas" w:eastAsia="Times New Roman" w:hAnsi="Consolas"/>
          <w:color w:val="A709F5"/>
          <w:kern w:val="0"/>
          <w:sz w:val="20"/>
          <w:szCs w:val="20"/>
          <w:lang w:eastAsia="en-US"/>
        </w:rPr>
        <w:t>"Map 1: Low Count, Low Complexity Obstacles</w:t>
      </w:r>
      <w:proofErr w:type="gramStart"/>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roofErr w:type="gramEnd"/>
    </w:p>
    <w:p w14:paraId="79D77934"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16;</w:t>
      </w:r>
      <w:proofErr w:type="gramEnd"/>
    </w:p>
    <w:p w14:paraId="5A51C928"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occupancyMap</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binaryOccupancyMap</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1, </w:t>
      </w:r>
      <w:r w:rsidRPr="00536C77">
        <w:rPr>
          <w:rFonts w:ascii="Consolas" w:eastAsia="Times New Roman" w:hAnsi="Consolas"/>
          <w:color w:val="A709F5"/>
          <w:kern w:val="0"/>
          <w:sz w:val="20"/>
          <w:szCs w:val="20"/>
          <w:lang w:eastAsia="en-US"/>
        </w:rPr>
        <w:t>"grid"</w:t>
      </w:r>
      <w:r w:rsidRPr="00536C77">
        <w:rPr>
          <w:rFonts w:ascii="Consolas" w:eastAsia="Times New Roman" w:hAnsi="Consolas"/>
          <w:kern w:val="0"/>
          <w:sz w:val="20"/>
          <w:szCs w:val="20"/>
          <w:lang w:eastAsia="en-US"/>
        </w:rPr>
        <w:t>);</w:t>
      </w:r>
    </w:p>
    <w:p w14:paraId="0E9EFABF"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occupancy_grid</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zeros(</w:t>
      </w:r>
      <w:proofErr w:type="spellStart"/>
      <w:proofErr w:type="gramEnd"/>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w:t>
      </w:r>
    </w:p>
    <w:p w14:paraId="0406247E" w14:textId="77777777" w:rsidR="00536C77" w:rsidRPr="00536C77" w:rsidRDefault="00536C77" w:rsidP="00536C77">
      <w:pPr>
        <w:widowControl/>
        <w:rPr>
          <w:rFonts w:ascii="Consolas" w:eastAsia="Times New Roman" w:hAnsi="Consolas"/>
          <w:kern w:val="0"/>
          <w:sz w:val="20"/>
          <w:szCs w:val="20"/>
          <w:lang w:eastAsia="en-US"/>
        </w:rPr>
      </w:pPr>
    </w:p>
    <w:p w14:paraId="7AB2A49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RRT Parameters</w:t>
      </w:r>
    </w:p>
    <w:p w14:paraId="326195F1"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map_rrt_epsilon</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1;</w:t>
      </w:r>
      <w:proofErr w:type="gramEnd"/>
    </w:p>
    <w:p w14:paraId="64C20AE7"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map_rrt_iterations</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15000;</w:t>
      </w:r>
      <w:proofErr w:type="gramEnd"/>
    </w:p>
    <w:p w14:paraId="03291D48"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map_rrt_threshold</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0.3;</w:t>
      </w:r>
      <w:proofErr w:type="gramEnd"/>
    </w:p>
    <w:p w14:paraId="5B551312" w14:textId="77777777" w:rsidR="00536C77" w:rsidRPr="00536C77" w:rsidRDefault="00536C77" w:rsidP="00536C77">
      <w:pPr>
        <w:widowControl/>
        <w:rPr>
          <w:rFonts w:ascii="Consolas" w:eastAsia="Times New Roman" w:hAnsi="Consolas"/>
          <w:kern w:val="0"/>
          <w:sz w:val="20"/>
          <w:szCs w:val="20"/>
          <w:lang w:eastAsia="en-US"/>
        </w:rPr>
      </w:pPr>
    </w:p>
    <w:p w14:paraId="69C9710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Create Map Waypoints </w:t>
      </w:r>
    </w:p>
    <w:p w14:paraId="70031CEB"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1</w:t>
      </w:r>
      <w:proofErr w:type="gramEnd"/>
      <w:r w:rsidRPr="00536C77">
        <w:rPr>
          <w:rFonts w:ascii="Consolas" w:eastAsia="Times New Roman" w:hAnsi="Consolas"/>
          <w:color w:val="008013"/>
          <w:kern w:val="0"/>
          <w:sz w:val="20"/>
          <w:szCs w:val="20"/>
          <w:lang w:eastAsia="en-US"/>
        </w:rPr>
        <w:t>st Parameter: Input Waypoint Array&lt;/li&gt;</w:t>
      </w:r>
    </w:p>
    <w:p w14:paraId="427966B8"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2</w:t>
      </w:r>
      <w:proofErr w:type="gramEnd"/>
      <w:r w:rsidRPr="00536C77">
        <w:rPr>
          <w:rFonts w:ascii="Consolas" w:eastAsia="Times New Roman" w:hAnsi="Consolas"/>
          <w:color w:val="008013"/>
          <w:kern w:val="0"/>
          <w:sz w:val="20"/>
          <w:szCs w:val="20"/>
          <w:lang w:eastAsia="en-US"/>
        </w:rPr>
        <w:t>nd Parameter: New Waypoint X,Y&lt;/li&gt;</w:t>
      </w:r>
    </w:p>
    <w:p w14:paraId="46668AB8"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Input</w:t>
      </w:r>
      <w:proofErr w:type="gramEnd"/>
      <w:r w:rsidRPr="00536C77">
        <w:rPr>
          <w:rFonts w:ascii="Consolas" w:eastAsia="Times New Roman" w:hAnsi="Consolas"/>
          <w:color w:val="008013"/>
          <w:kern w:val="0"/>
          <w:sz w:val="20"/>
          <w:szCs w:val="20"/>
          <w:lang w:eastAsia="en-US"/>
        </w:rPr>
        <w:t xml:space="preserve"> Waypoint Array is either a new array, [], or the output array</w:t>
      </w:r>
    </w:p>
    <w:p w14:paraId="66E48191"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provided</w:t>
      </w:r>
      <w:proofErr w:type="gramEnd"/>
      <w:r w:rsidRPr="00536C77">
        <w:rPr>
          <w:rFonts w:ascii="Consolas" w:eastAsia="Times New Roman" w:hAnsi="Consolas"/>
          <w:color w:val="008013"/>
          <w:kern w:val="0"/>
          <w:sz w:val="20"/>
          <w:szCs w:val="20"/>
          <w:lang w:eastAsia="en-US"/>
        </w:rPr>
        <w:t xml:space="preserve"> by the previous </w:t>
      </w:r>
      <w:proofErr w:type="spellStart"/>
      <w:r w:rsidRPr="00536C77">
        <w:rPr>
          <w:rFonts w:ascii="Consolas" w:eastAsia="Times New Roman" w:hAnsi="Consolas"/>
          <w:color w:val="008013"/>
          <w:kern w:val="0"/>
          <w:sz w:val="20"/>
          <w:szCs w:val="20"/>
          <w:lang w:eastAsia="en-US"/>
        </w:rPr>
        <w:t>CreateWaypoint</w:t>
      </w:r>
      <w:proofErr w:type="spellEnd"/>
      <w:r w:rsidRPr="00536C77">
        <w:rPr>
          <w:rFonts w:ascii="Consolas" w:eastAsia="Times New Roman" w:hAnsi="Consolas"/>
          <w:color w:val="008013"/>
          <w:kern w:val="0"/>
          <w:sz w:val="20"/>
          <w:szCs w:val="20"/>
          <w:lang w:eastAsia="en-US"/>
        </w:rPr>
        <w:t xml:space="preserve"> call (in the case of the code</w:t>
      </w:r>
    </w:p>
    <w:p w14:paraId="674B97E0"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below</w:t>
      </w:r>
      <w:proofErr w:type="gramEnd"/>
      <w:r w:rsidRPr="00536C77">
        <w:rPr>
          <w:rFonts w:ascii="Consolas" w:eastAsia="Times New Roman" w:hAnsi="Consolas"/>
          <w:color w:val="008013"/>
          <w:kern w:val="0"/>
          <w:sz w:val="20"/>
          <w:szCs w:val="20"/>
          <w:lang w:eastAsia="en-US"/>
        </w:rPr>
        <w:t xml:space="preserve"> </w:t>
      </w:r>
      <w:proofErr w:type="spellStart"/>
      <w:r w:rsidRPr="00536C77">
        <w:rPr>
          <w:rFonts w:ascii="Consolas" w:eastAsia="Times New Roman" w:hAnsi="Consolas"/>
          <w:color w:val="008013"/>
          <w:kern w:val="0"/>
          <w:sz w:val="20"/>
          <w:szCs w:val="20"/>
          <w:lang w:eastAsia="en-US"/>
        </w:rPr>
        <w:t>map_waypoints</w:t>
      </w:r>
      <w:proofErr w:type="spellEnd"/>
      <w:r w:rsidRPr="00536C77">
        <w:rPr>
          <w:rFonts w:ascii="Consolas" w:eastAsia="Times New Roman" w:hAnsi="Consolas"/>
          <w:color w:val="008013"/>
          <w:kern w:val="0"/>
          <w:sz w:val="20"/>
          <w:szCs w:val="20"/>
          <w:lang w:eastAsia="en-US"/>
        </w:rPr>
        <w:t>)&lt;</w:t>
      </w:r>
      <w:proofErr w:type="spellStart"/>
      <w:r w:rsidRPr="00536C77">
        <w:rPr>
          <w:rFonts w:ascii="Consolas" w:eastAsia="Times New Roman" w:hAnsi="Consolas"/>
          <w:color w:val="008013"/>
          <w:kern w:val="0"/>
          <w:sz w:val="20"/>
          <w:szCs w:val="20"/>
          <w:lang w:eastAsia="en-US"/>
        </w:rPr>
        <w:t>br</w:t>
      </w:r>
      <w:proofErr w:type="spellEnd"/>
      <w:r w:rsidRPr="00536C77">
        <w:rPr>
          <w:rFonts w:ascii="Consolas" w:eastAsia="Times New Roman" w:hAnsi="Consolas"/>
          <w:color w:val="008013"/>
          <w:kern w:val="0"/>
          <w:sz w:val="20"/>
          <w:szCs w:val="20"/>
          <w:lang w:eastAsia="en-US"/>
        </w:rPr>
        <w:t>&gt;New Waypoint is a simple array containing a</w:t>
      </w:r>
    </w:p>
    <w:p w14:paraId="5A0E6469"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singular</w:t>
      </w:r>
      <w:proofErr w:type="gramEnd"/>
      <w:r w:rsidRPr="00536C77">
        <w:rPr>
          <w:rFonts w:ascii="Consolas" w:eastAsia="Times New Roman" w:hAnsi="Consolas"/>
          <w:color w:val="008013"/>
          <w:kern w:val="0"/>
          <w:sz w:val="20"/>
          <w:szCs w:val="20"/>
          <w:lang w:eastAsia="en-US"/>
        </w:rPr>
        <w:t xml:space="preserve"> set of X,Y coordinates. As an example, if I wanted a waypoint on</w:t>
      </w:r>
    </w:p>
    <w:p w14:paraId="752EE988"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the</w:t>
      </w:r>
      <w:proofErr w:type="gramEnd"/>
      <w:r w:rsidRPr="00536C77">
        <w:rPr>
          <w:rFonts w:ascii="Consolas" w:eastAsia="Times New Roman" w:hAnsi="Consolas"/>
          <w:color w:val="008013"/>
          <w:kern w:val="0"/>
          <w:sz w:val="20"/>
          <w:szCs w:val="20"/>
          <w:lang w:eastAsia="en-US"/>
        </w:rPr>
        <w:t xml:space="preserve"> point 10, 4 then the waypoint would look like [10 4].</w:t>
      </w:r>
    </w:p>
    <w:p w14:paraId="23C1FAFF"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[1 1]);</w:t>
      </w:r>
    </w:p>
    <w:p w14:paraId="63C6D463"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[1 15]);</w:t>
      </w:r>
    </w:p>
    <w:p w14:paraId="5DCECC4E"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[8 4]);</w:t>
      </w:r>
    </w:p>
    <w:p w14:paraId="6180AD37"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[7 12]);</w:t>
      </w:r>
    </w:p>
    <w:p w14:paraId="208211DD"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[15 15]);</w:t>
      </w:r>
    </w:p>
    <w:p w14:paraId="38F420EE"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[15 1]);</w:t>
      </w:r>
    </w:p>
    <w:p w14:paraId="08A0158B" w14:textId="77777777" w:rsidR="00536C77" w:rsidRPr="00536C77" w:rsidRDefault="00536C77" w:rsidP="00536C77">
      <w:pPr>
        <w:widowControl/>
        <w:rPr>
          <w:rFonts w:ascii="Consolas" w:eastAsia="Times New Roman" w:hAnsi="Consolas"/>
          <w:kern w:val="0"/>
          <w:sz w:val="20"/>
          <w:szCs w:val="20"/>
          <w:lang w:eastAsia="en-US"/>
        </w:rPr>
      </w:pPr>
    </w:p>
    <w:p w14:paraId="0067292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Create Map Obstacles</w:t>
      </w:r>
    </w:p>
    <w:p w14:paraId="10A169E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lastRenderedPageBreak/>
        <w:t xml:space="preserve">% If you wish </w:t>
      </w:r>
      <w:proofErr w:type="spellStart"/>
      <w:r w:rsidRPr="00536C77">
        <w:rPr>
          <w:rFonts w:ascii="Consolas" w:eastAsia="Times New Roman" w:hAnsi="Consolas"/>
          <w:color w:val="008013"/>
          <w:kern w:val="0"/>
          <w:sz w:val="20"/>
          <w:szCs w:val="20"/>
          <w:lang w:eastAsia="en-US"/>
        </w:rPr>
        <w:t>tosimulate</w:t>
      </w:r>
      <w:proofErr w:type="spellEnd"/>
      <w:r w:rsidRPr="00536C77">
        <w:rPr>
          <w:rFonts w:ascii="Consolas" w:eastAsia="Times New Roman" w:hAnsi="Consolas"/>
          <w:color w:val="008013"/>
          <w:kern w:val="0"/>
          <w:sz w:val="20"/>
          <w:szCs w:val="20"/>
          <w:lang w:eastAsia="en-US"/>
        </w:rPr>
        <w:t xml:space="preserve"> an obstacle proceeding partially in and off the map, simply clip</w:t>
      </w:r>
    </w:p>
    <w:p w14:paraId="1B67612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roofErr w:type="gramStart"/>
      <w:r w:rsidRPr="00536C77">
        <w:rPr>
          <w:rFonts w:ascii="Consolas" w:eastAsia="Times New Roman" w:hAnsi="Consolas"/>
          <w:color w:val="008013"/>
          <w:kern w:val="0"/>
          <w:sz w:val="20"/>
          <w:szCs w:val="20"/>
          <w:lang w:eastAsia="en-US"/>
        </w:rPr>
        <w:t>the</w:t>
      </w:r>
      <w:proofErr w:type="gramEnd"/>
      <w:r w:rsidRPr="00536C77">
        <w:rPr>
          <w:rFonts w:ascii="Consolas" w:eastAsia="Times New Roman" w:hAnsi="Consolas"/>
          <w:color w:val="008013"/>
          <w:kern w:val="0"/>
          <w:sz w:val="20"/>
          <w:szCs w:val="20"/>
          <w:lang w:eastAsia="en-US"/>
        </w:rPr>
        <w:t xml:space="preserve"> obstacle vertices to be directly on the upper or lower bound of the</w:t>
      </w:r>
    </w:p>
    <w:p w14:paraId="68073F3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map size. </w:t>
      </w:r>
    </w:p>
    <w:p w14:paraId="7911CEF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The </w:t>
      </w:r>
      <w:proofErr w:type="spellStart"/>
      <w:r w:rsidRPr="00536C77">
        <w:rPr>
          <w:rFonts w:ascii="Consolas" w:eastAsia="Times New Roman" w:hAnsi="Consolas"/>
          <w:color w:val="008013"/>
          <w:kern w:val="0"/>
          <w:sz w:val="20"/>
          <w:szCs w:val="20"/>
          <w:lang w:eastAsia="en-US"/>
        </w:rPr>
        <w:t>CreateObstacle</w:t>
      </w:r>
      <w:proofErr w:type="spellEnd"/>
      <w:r w:rsidRPr="00536C77">
        <w:rPr>
          <w:rFonts w:ascii="Consolas" w:eastAsia="Times New Roman" w:hAnsi="Consolas"/>
          <w:color w:val="008013"/>
          <w:kern w:val="0"/>
          <w:sz w:val="20"/>
          <w:szCs w:val="20"/>
          <w:lang w:eastAsia="en-US"/>
        </w:rPr>
        <w:t xml:space="preserve"> function takes in the following parameters:&lt;/p&gt;</w:t>
      </w:r>
    </w:p>
    <w:p w14:paraId="3B3CCDD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1st Parameter: Input Obstacle Array</w:t>
      </w:r>
    </w:p>
    <w:p w14:paraId="26B1864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2nd Parameter: Obstacle Vertices in Clockwise Order</w:t>
      </w:r>
    </w:p>
    <w:p w14:paraId="0379FF9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
    <w:p w14:paraId="7A4FA9A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Input Obstacle Array is either a new array, [], or the output array</w:t>
      </w:r>
    </w:p>
    <w:p w14:paraId="5D2C95C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provided by the previous </w:t>
      </w:r>
      <w:proofErr w:type="spellStart"/>
      <w:r w:rsidRPr="00536C77">
        <w:rPr>
          <w:rFonts w:ascii="Consolas" w:eastAsia="Times New Roman" w:hAnsi="Consolas"/>
          <w:color w:val="008013"/>
          <w:kern w:val="0"/>
          <w:sz w:val="20"/>
          <w:szCs w:val="20"/>
          <w:lang w:eastAsia="en-US"/>
        </w:rPr>
        <w:t>CreateObstacle</w:t>
      </w:r>
      <w:proofErr w:type="spellEnd"/>
      <w:r w:rsidRPr="00536C77">
        <w:rPr>
          <w:rFonts w:ascii="Consolas" w:eastAsia="Times New Roman" w:hAnsi="Consolas"/>
          <w:color w:val="008013"/>
          <w:kern w:val="0"/>
          <w:sz w:val="20"/>
          <w:szCs w:val="20"/>
          <w:lang w:eastAsia="en-US"/>
        </w:rPr>
        <w:t xml:space="preserve"> call (in the case of the code</w:t>
      </w:r>
    </w:p>
    <w:p w14:paraId="1279F38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below </w:t>
      </w:r>
      <w:proofErr w:type="spellStart"/>
      <w:r w:rsidRPr="00536C77">
        <w:rPr>
          <w:rFonts w:ascii="Consolas" w:eastAsia="Times New Roman" w:hAnsi="Consolas"/>
          <w:color w:val="008013"/>
          <w:kern w:val="0"/>
          <w:sz w:val="20"/>
          <w:szCs w:val="20"/>
          <w:lang w:eastAsia="en-US"/>
        </w:rPr>
        <w:t>map_obstacles</w:t>
      </w:r>
      <w:proofErr w:type="spellEnd"/>
      <w:r w:rsidRPr="00536C77">
        <w:rPr>
          <w:rFonts w:ascii="Consolas" w:eastAsia="Times New Roman" w:hAnsi="Consolas"/>
          <w:color w:val="008013"/>
          <w:kern w:val="0"/>
          <w:sz w:val="20"/>
          <w:szCs w:val="20"/>
          <w:lang w:eastAsia="en-US"/>
        </w:rPr>
        <w:t>)</w:t>
      </w:r>
    </w:p>
    <w:p w14:paraId="6B80DA9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
    <w:p w14:paraId="494E841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Obstacle Vertices is a column array with X values in column 1 and Y values in column 2</w:t>
      </w:r>
    </w:p>
    <w:p w14:paraId="642E0081"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[2 8; 2 16; 4 16; 4 8;]);</w:t>
      </w:r>
    </w:p>
    <w:p w14:paraId="53D63DC3"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[1 3; 1 6; 4 6; 4 3;]);</w:t>
      </w:r>
    </w:p>
    <w:p w14:paraId="5D0C4711"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[5 1; 5 2; 9 2; 9 1;]);</w:t>
      </w:r>
    </w:p>
    <w:p w14:paraId="3B0F403A"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[7 6; 7 10; 9 10; 9 6;]);</w:t>
      </w:r>
    </w:p>
    <w:p w14:paraId="531FBDDF"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[8 13; 8 16; 9 16; 9 13;]);</w:t>
      </w:r>
    </w:p>
    <w:p w14:paraId="03C3F4D3"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[11 0; 11 8; 13 8; 13 0;]);</w:t>
      </w:r>
    </w:p>
    <w:p w14:paraId="0F93E9D8"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[12 11; 12 14; 15 14; 15 11;]);</w:t>
      </w:r>
    </w:p>
    <w:p w14:paraId="387EB6DF" w14:textId="77777777" w:rsidR="00536C77" w:rsidRPr="00536C77" w:rsidRDefault="00536C77" w:rsidP="00536C77">
      <w:pPr>
        <w:widowControl/>
        <w:rPr>
          <w:rFonts w:ascii="Consolas" w:eastAsia="Times New Roman" w:hAnsi="Consolas"/>
          <w:kern w:val="0"/>
          <w:sz w:val="20"/>
          <w:szCs w:val="20"/>
          <w:lang w:eastAsia="en-US"/>
        </w:rPr>
      </w:pPr>
    </w:p>
    <w:p w14:paraId="703A53B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Convert </w:t>
      </w:r>
      <w:proofErr w:type="spellStart"/>
      <w:r w:rsidRPr="00536C77">
        <w:rPr>
          <w:rFonts w:ascii="Consolas" w:eastAsia="Times New Roman" w:hAnsi="Consolas"/>
          <w:color w:val="008013"/>
          <w:kern w:val="0"/>
          <w:sz w:val="20"/>
          <w:szCs w:val="20"/>
          <w:lang w:eastAsia="en-US"/>
        </w:rPr>
        <w:t>polyshape</w:t>
      </w:r>
      <w:proofErr w:type="spellEnd"/>
      <w:r w:rsidRPr="00536C77">
        <w:rPr>
          <w:rFonts w:ascii="Consolas" w:eastAsia="Times New Roman" w:hAnsi="Consolas"/>
          <w:color w:val="008013"/>
          <w:kern w:val="0"/>
          <w:sz w:val="20"/>
          <w:szCs w:val="20"/>
          <w:lang w:eastAsia="en-US"/>
        </w:rPr>
        <w:t xml:space="preserve"> obstacles to occupancy grid </w:t>
      </w:r>
    </w:p>
    <w:p w14:paraId="08AA70F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1:map</w:t>
      </w:r>
      <w:proofErr w:type="gramEnd"/>
      <w:r w:rsidRPr="00536C77">
        <w:rPr>
          <w:rFonts w:ascii="Consolas" w:eastAsia="Times New Roman" w:hAnsi="Consolas"/>
          <w:kern w:val="0"/>
          <w:sz w:val="20"/>
          <w:szCs w:val="20"/>
          <w:lang w:eastAsia="en-US"/>
        </w:rPr>
        <w:t>_size</w:t>
      </w:r>
    </w:p>
    <w:p w14:paraId="0DBD8E2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 xml:space="preserve">j = </w:t>
      </w:r>
      <w:proofErr w:type="gramStart"/>
      <w:r w:rsidRPr="00536C77">
        <w:rPr>
          <w:rFonts w:ascii="Consolas" w:eastAsia="Times New Roman" w:hAnsi="Consolas"/>
          <w:kern w:val="0"/>
          <w:sz w:val="20"/>
          <w:szCs w:val="20"/>
          <w:lang w:eastAsia="en-US"/>
        </w:rPr>
        <w:t>1:map</w:t>
      </w:r>
      <w:proofErr w:type="gramEnd"/>
      <w:r w:rsidRPr="00536C77">
        <w:rPr>
          <w:rFonts w:ascii="Consolas" w:eastAsia="Times New Roman" w:hAnsi="Consolas"/>
          <w:kern w:val="0"/>
          <w:sz w:val="20"/>
          <w:szCs w:val="20"/>
          <w:lang w:eastAsia="en-US"/>
        </w:rPr>
        <w:t>_size</w:t>
      </w:r>
    </w:p>
    <w:p w14:paraId="3C0230E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x =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- 0.5 + </w:t>
      </w:r>
      <w:proofErr w:type="gramStart"/>
      <w:r w:rsidRPr="00536C77">
        <w:rPr>
          <w:rFonts w:ascii="Consolas" w:eastAsia="Times New Roman" w:hAnsi="Consolas"/>
          <w:kern w:val="0"/>
          <w:sz w:val="20"/>
          <w:szCs w:val="20"/>
          <w:lang w:eastAsia="en-US"/>
        </w:rPr>
        <w:t>1;</w:t>
      </w:r>
      <w:proofErr w:type="gramEnd"/>
    </w:p>
    <w:p w14:paraId="3B1AC82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y = j - </w:t>
      </w:r>
      <w:proofErr w:type="gramStart"/>
      <w:r w:rsidRPr="00536C77">
        <w:rPr>
          <w:rFonts w:ascii="Consolas" w:eastAsia="Times New Roman" w:hAnsi="Consolas"/>
          <w:kern w:val="0"/>
          <w:sz w:val="20"/>
          <w:szCs w:val="20"/>
          <w:lang w:eastAsia="en-US"/>
        </w:rPr>
        <w:t>0.5;</w:t>
      </w:r>
      <w:proofErr w:type="gramEnd"/>
    </w:p>
    <w:p w14:paraId="0D7CC5B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isOccupied</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false;</w:t>
      </w:r>
      <w:proofErr w:type="gramEnd"/>
    </w:p>
    <w:p w14:paraId="06BA305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 xml:space="preserve">k = </w:t>
      </w:r>
      <w:proofErr w:type="gramStart"/>
      <w:r w:rsidRPr="00536C77">
        <w:rPr>
          <w:rFonts w:ascii="Consolas" w:eastAsia="Times New Roman" w:hAnsi="Consolas"/>
          <w:kern w:val="0"/>
          <w:sz w:val="20"/>
          <w:szCs w:val="20"/>
          <w:lang w:eastAsia="en-US"/>
        </w:rPr>
        <w:t>1:numel</w:t>
      </w:r>
      <w:proofErr w:type="gram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w:t>
      </w:r>
    </w:p>
    <w:p w14:paraId="2FDD1CD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isOccupied</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inpolygon</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xml:space="preserve">x, y, </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(k).Vertices(:, 2), </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(k).Vertices(:, 1));</w:t>
      </w:r>
    </w:p>
    <w:p w14:paraId="50A78C5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isOccupied</w:t>
      </w:r>
      <w:proofErr w:type="spellEnd"/>
      <w:r w:rsidRPr="00536C77">
        <w:rPr>
          <w:rFonts w:ascii="Consolas" w:eastAsia="Times New Roman" w:hAnsi="Consolas"/>
          <w:kern w:val="0"/>
          <w:sz w:val="20"/>
          <w:szCs w:val="20"/>
          <w:lang w:eastAsia="en-US"/>
        </w:rPr>
        <w:t>)</w:t>
      </w:r>
    </w:p>
    <w:p w14:paraId="46C0B11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w:t>
      </w:r>
      <w:proofErr w:type="gramStart"/>
      <w:r w:rsidRPr="00536C77">
        <w:rPr>
          <w:rFonts w:ascii="Consolas" w:eastAsia="Times New Roman" w:hAnsi="Consolas"/>
          <w:kern w:val="0"/>
          <w:sz w:val="20"/>
          <w:szCs w:val="20"/>
          <w:lang w:eastAsia="en-US"/>
        </w:rPr>
        <w:t>grid</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j) = 1;</w:t>
      </w:r>
    </w:p>
    <w:p w14:paraId="6956890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break</w:t>
      </w:r>
    </w:p>
    <w:p w14:paraId="37D300C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34D166C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605F9DC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4F34C6D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lastRenderedPageBreak/>
        <w:t>end</w:t>
      </w:r>
    </w:p>
    <w:p w14:paraId="36BC0C81" w14:textId="77777777" w:rsidR="00536C77" w:rsidRPr="00536C77" w:rsidRDefault="00536C77" w:rsidP="00536C77">
      <w:pPr>
        <w:widowControl/>
        <w:rPr>
          <w:rFonts w:ascii="Consolas" w:eastAsia="Times New Roman" w:hAnsi="Consolas"/>
          <w:kern w:val="0"/>
          <w:sz w:val="20"/>
          <w:szCs w:val="20"/>
          <w:lang w:eastAsia="en-US"/>
        </w:rPr>
      </w:pPr>
    </w:p>
    <w:p w14:paraId="67387CC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Update Map with Generated Occupancy Map</w:t>
      </w:r>
    </w:p>
    <w:p w14:paraId="7D17451D"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setOccupancy</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occupancyMap</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occupancy_grid</w:t>
      </w:r>
      <w:proofErr w:type="spellEnd"/>
      <w:r w:rsidRPr="00536C77">
        <w:rPr>
          <w:rFonts w:ascii="Consolas" w:eastAsia="Times New Roman" w:hAnsi="Consolas"/>
          <w:kern w:val="0"/>
          <w:sz w:val="20"/>
          <w:szCs w:val="20"/>
          <w:lang w:eastAsia="en-US"/>
        </w:rPr>
        <w:t>);</w:t>
      </w:r>
    </w:p>
    <w:p w14:paraId="00C3688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map = </w:t>
      </w:r>
      <w:proofErr w:type="gramStart"/>
      <w:r w:rsidRPr="00536C77">
        <w:rPr>
          <w:rFonts w:ascii="Consolas" w:eastAsia="Times New Roman" w:hAnsi="Consolas"/>
          <w:kern w:val="0"/>
          <w:sz w:val="20"/>
          <w:szCs w:val="20"/>
          <w:lang w:eastAsia="en-US"/>
        </w:rPr>
        <w:t>figure;</w:t>
      </w:r>
      <w:proofErr w:type="gramEnd"/>
    </w:p>
    <w:p w14:paraId="638E4B7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show(</w:t>
      </w:r>
      <w:proofErr w:type="spellStart"/>
      <w:r w:rsidRPr="00536C77">
        <w:rPr>
          <w:rFonts w:ascii="Consolas" w:eastAsia="Times New Roman" w:hAnsi="Consolas"/>
          <w:kern w:val="0"/>
          <w:sz w:val="20"/>
          <w:szCs w:val="20"/>
          <w:lang w:eastAsia="en-US"/>
        </w:rPr>
        <w:t>occupancyMap</w:t>
      </w:r>
      <w:proofErr w:type="spellEnd"/>
      <w:proofErr w:type="gramStart"/>
      <w:r w:rsidRPr="00536C77">
        <w:rPr>
          <w:rFonts w:ascii="Consolas" w:eastAsia="Times New Roman" w:hAnsi="Consolas"/>
          <w:kern w:val="0"/>
          <w:sz w:val="20"/>
          <w:szCs w:val="20"/>
          <w:lang w:eastAsia="en-US"/>
        </w:rPr>
        <w:t>);</w:t>
      </w:r>
      <w:proofErr w:type="gramEnd"/>
    </w:p>
    <w:p w14:paraId="64F25CE3" w14:textId="77777777" w:rsidR="00536C77" w:rsidRPr="00536C77" w:rsidRDefault="00536C77" w:rsidP="00536C77">
      <w:pPr>
        <w:widowControl/>
        <w:rPr>
          <w:rFonts w:ascii="Consolas" w:eastAsia="Times New Roman" w:hAnsi="Consolas"/>
          <w:kern w:val="0"/>
          <w:sz w:val="20"/>
          <w:szCs w:val="20"/>
          <w:lang w:eastAsia="en-US"/>
        </w:rPr>
      </w:pPr>
    </w:p>
    <w:p w14:paraId="40E26667" w14:textId="77777777" w:rsidR="00536C77" w:rsidRPr="00536C77" w:rsidRDefault="00536C77" w:rsidP="00536C77">
      <w:pPr>
        <w:widowControl/>
        <w:rPr>
          <w:rFonts w:ascii="Consolas" w:eastAsia="Times New Roman" w:hAnsi="Consolas"/>
          <w:kern w:val="0"/>
          <w:sz w:val="20"/>
          <w:szCs w:val="20"/>
          <w:lang w:eastAsia="en-US"/>
        </w:rPr>
      </w:pPr>
    </w:p>
    <w:p w14:paraId="487F538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Configure Map Display</w:t>
      </w:r>
    </w:p>
    <w:p w14:paraId="57B3971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title(</w:t>
      </w:r>
      <w:proofErr w:type="spellStart"/>
      <w:r w:rsidRPr="00536C77">
        <w:rPr>
          <w:rFonts w:ascii="Consolas" w:eastAsia="Times New Roman" w:hAnsi="Consolas"/>
          <w:kern w:val="0"/>
          <w:sz w:val="20"/>
          <w:szCs w:val="20"/>
          <w:lang w:eastAsia="en-US"/>
        </w:rPr>
        <w:t>map_title</w:t>
      </w:r>
      <w:proofErr w:type="spellEnd"/>
      <w:proofErr w:type="gramStart"/>
      <w:r w:rsidRPr="00536C77">
        <w:rPr>
          <w:rFonts w:ascii="Consolas" w:eastAsia="Times New Roman" w:hAnsi="Consolas"/>
          <w:kern w:val="0"/>
          <w:sz w:val="20"/>
          <w:szCs w:val="20"/>
          <w:lang w:eastAsia="en-US"/>
        </w:rPr>
        <w:t>);</w:t>
      </w:r>
      <w:proofErr w:type="gramEnd"/>
    </w:p>
    <w:p w14:paraId="1FB91B2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axis ([0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0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w:t>
      </w:r>
      <w:proofErr w:type="gramEnd"/>
    </w:p>
    <w:p w14:paraId="1B53D5C1"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yticks</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0:1:map_size);</w:t>
      </w:r>
    </w:p>
    <w:p w14:paraId="7A3C0921"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xticks</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0:1:map_size);</w:t>
      </w:r>
    </w:p>
    <w:p w14:paraId="6C3723C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axis </w:t>
      </w:r>
      <w:proofErr w:type="gramStart"/>
      <w:r w:rsidRPr="00536C77">
        <w:rPr>
          <w:rFonts w:ascii="Consolas" w:eastAsia="Times New Roman" w:hAnsi="Consolas"/>
          <w:color w:val="A709F5"/>
          <w:kern w:val="0"/>
          <w:sz w:val="20"/>
          <w:szCs w:val="20"/>
          <w:lang w:eastAsia="en-US"/>
        </w:rPr>
        <w:t>square</w:t>
      </w:r>
      <w:r w:rsidRPr="00536C77">
        <w:rPr>
          <w:rFonts w:ascii="Consolas" w:eastAsia="Times New Roman" w:hAnsi="Consolas"/>
          <w:kern w:val="0"/>
          <w:sz w:val="20"/>
          <w:szCs w:val="20"/>
          <w:lang w:eastAsia="en-US"/>
        </w:rPr>
        <w:t>;</w:t>
      </w:r>
      <w:proofErr w:type="gramEnd"/>
    </w:p>
    <w:p w14:paraId="1A64A5F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grid </w:t>
      </w:r>
      <w:proofErr w:type="gramStart"/>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roofErr w:type="gramEnd"/>
    </w:p>
    <w:p w14:paraId="223FEDB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hold </w:t>
      </w:r>
      <w:proofErr w:type="gramStart"/>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roofErr w:type="gramEnd"/>
    </w:p>
    <w:p w14:paraId="099052EA" w14:textId="77777777" w:rsidR="00536C77" w:rsidRPr="00536C77" w:rsidRDefault="00536C77" w:rsidP="00536C77">
      <w:pPr>
        <w:widowControl/>
        <w:rPr>
          <w:rFonts w:ascii="Consolas" w:eastAsia="Times New Roman" w:hAnsi="Consolas"/>
          <w:kern w:val="0"/>
          <w:sz w:val="20"/>
          <w:szCs w:val="20"/>
          <w:lang w:eastAsia="en-US"/>
        </w:rPr>
      </w:pPr>
    </w:p>
    <w:p w14:paraId="00C99A0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Plot Waypoint Configuration onto the Map Figure</w:t>
      </w:r>
    </w:p>
    <w:p w14:paraId="5126A8C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plot(</w:t>
      </w:r>
      <w:proofErr w:type="spellStart"/>
      <w:r w:rsidRPr="00536C77">
        <w:rPr>
          <w:rFonts w:ascii="Consolas" w:eastAsia="Times New Roman" w:hAnsi="Consolas"/>
          <w:kern w:val="0"/>
          <w:sz w:val="20"/>
          <w:szCs w:val="20"/>
          <w:lang w:eastAsia="en-US"/>
        </w:rPr>
        <w:t>map_waypoints</w:t>
      </w:r>
      <w:proofErr w:type="spellEnd"/>
      <w:proofErr w:type="gramStart"/>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xml:space="preserve">1),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(:,2), </w:t>
      </w:r>
      <w:r w:rsidRPr="00536C77">
        <w:rPr>
          <w:rFonts w:ascii="Consolas" w:eastAsia="Times New Roman" w:hAnsi="Consolas"/>
          <w:color w:val="A709F5"/>
          <w:kern w:val="0"/>
          <w:sz w:val="20"/>
          <w:szCs w:val="20"/>
          <w:lang w:eastAsia="en-US"/>
        </w:rPr>
        <w:t>"o"</w:t>
      </w:r>
      <w:r w:rsidRPr="00536C77">
        <w:rPr>
          <w:rFonts w:ascii="Consolas" w:eastAsia="Times New Roman" w:hAnsi="Consolas"/>
          <w:kern w:val="0"/>
          <w:sz w:val="20"/>
          <w:szCs w:val="20"/>
          <w:lang w:eastAsia="en-US"/>
        </w:rPr>
        <w:t>);</w:t>
      </w:r>
    </w:p>
    <w:p w14:paraId="5326AB6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grid </w:t>
      </w:r>
      <w:proofErr w:type="gramStart"/>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roofErr w:type="gramEnd"/>
    </w:p>
    <w:p w14:paraId="0D8A2EB7" w14:textId="77777777" w:rsidR="00536C77" w:rsidRPr="00536C77" w:rsidRDefault="00536C77" w:rsidP="00536C77">
      <w:pPr>
        <w:widowControl/>
        <w:rPr>
          <w:rFonts w:ascii="Consolas" w:eastAsia="Times New Roman" w:hAnsi="Consolas"/>
          <w:kern w:val="0"/>
          <w:sz w:val="20"/>
          <w:szCs w:val="20"/>
          <w:lang w:eastAsia="en-US"/>
        </w:rPr>
      </w:pPr>
    </w:p>
    <w:p w14:paraId="092EE0F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We do some cleanup of unneeded workspace variables</w:t>
      </w:r>
    </w:p>
    <w:p w14:paraId="667976A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proofErr w:type="spellStart"/>
      <w:r w:rsidRPr="00536C77">
        <w:rPr>
          <w:rFonts w:ascii="Consolas" w:eastAsia="Times New Roman" w:hAnsi="Consolas"/>
          <w:color w:val="A709F5"/>
          <w:kern w:val="0"/>
          <w:sz w:val="20"/>
          <w:szCs w:val="20"/>
          <w:lang w:eastAsia="en-US"/>
        </w:rPr>
        <w:t>i</w:t>
      </w:r>
      <w:proofErr w:type="spellEnd"/>
    </w:p>
    <w:p w14:paraId="5CCA392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j</w:t>
      </w:r>
    </w:p>
    <w:p w14:paraId="54FFDF3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k</w:t>
      </w:r>
    </w:p>
    <w:p w14:paraId="772239F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x</w:t>
      </w:r>
    </w:p>
    <w:p w14:paraId="7716601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y</w:t>
      </w:r>
    </w:p>
    <w:p w14:paraId="0D08D190" w14:textId="38166949" w:rsidR="00536C77" w:rsidRDefault="00536C77">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4ED1DECC" w14:textId="638424D7" w:rsidR="00536C77" w:rsidRDefault="00536C77" w:rsidP="00536C77">
      <w:pPr>
        <w:pStyle w:val="Heading3"/>
      </w:pPr>
      <w:bookmarkStart w:id="28" w:name="_Toc134584519"/>
      <w:r>
        <w:lastRenderedPageBreak/>
        <w:t>Map2.m</w:t>
      </w:r>
      <w:bookmarkEnd w:id="28"/>
    </w:p>
    <w:p w14:paraId="22B6D93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2: Medium Obstacle Count, Low Complexity</w:t>
      </w:r>
    </w:p>
    <w:p w14:paraId="5BB7729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This file configures Map 2 which is intended to be used in </w:t>
      </w:r>
      <w:proofErr w:type="spellStart"/>
      <w:r w:rsidRPr="00536C77">
        <w:rPr>
          <w:rFonts w:ascii="Consolas" w:eastAsia="Times New Roman" w:hAnsi="Consolas"/>
          <w:color w:val="008013"/>
          <w:kern w:val="0"/>
          <w:sz w:val="20"/>
          <w:szCs w:val="20"/>
          <w:lang w:eastAsia="en-US"/>
        </w:rPr>
        <w:t>main.m</w:t>
      </w:r>
      <w:proofErr w:type="spellEnd"/>
      <w:r w:rsidRPr="00536C77">
        <w:rPr>
          <w:rFonts w:ascii="Consolas" w:eastAsia="Times New Roman" w:hAnsi="Consolas"/>
          <w:color w:val="008013"/>
          <w:kern w:val="0"/>
          <w:sz w:val="20"/>
          <w:szCs w:val="20"/>
          <w:lang w:eastAsia="en-US"/>
        </w:rPr>
        <w:t xml:space="preserve"> as a "demonstration" of the system. It</w:t>
      </w:r>
    </w:p>
    <w:p w14:paraId="27B4B8E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features a medium count, low complexity set of obstacles. The remainder of this file demonstrates a</w:t>
      </w:r>
    </w:p>
    <w:p w14:paraId="5B25E41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semi-standardized way of creating Map files.</w:t>
      </w:r>
    </w:p>
    <w:p w14:paraId="57ABF0FD" w14:textId="77777777" w:rsidR="00536C77" w:rsidRPr="00536C77" w:rsidRDefault="00536C77" w:rsidP="00536C77">
      <w:pPr>
        <w:widowControl/>
        <w:rPr>
          <w:rFonts w:ascii="Consolas" w:eastAsia="Times New Roman" w:hAnsi="Consolas"/>
          <w:kern w:val="0"/>
          <w:sz w:val="20"/>
          <w:szCs w:val="20"/>
          <w:lang w:eastAsia="en-US"/>
        </w:rPr>
      </w:pPr>
    </w:p>
    <w:p w14:paraId="7A49014F"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Configuration</w:t>
      </w:r>
    </w:p>
    <w:p w14:paraId="5DC42703"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map_title</w:t>
      </w:r>
      <w:proofErr w:type="spellEnd"/>
      <w:r w:rsidRPr="00536C77">
        <w:rPr>
          <w:rFonts w:ascii="Consolas" w:eastAsia="Times New Roman" w:hAnsi="Consolas"/>
          <w:kern w:val="0"/>
          <w:sz w:val="20"/>
          <w:szCs w:val="20"/>
          <w:lang w:eastAsia="en-US"/>
        </w:rPr>
        <w:t xml:space="preserve"> = </w:t>
      </w:r>
      <w:r w:rsidRPr="00536C77">
        <w:rPr>
          <w:rFonts w:ascii="Consolas" w:eastAsia="Times New Roman" w:hAnsi="Consolas"/>
          <w:color w:val="A709F5"/>
          <w:kern w:val="0"/>
          <w:sz w:val="20"/>
          <w:szCs w:val="20"/>
          <w:lang w:eastAsia="en-US"/>
        </w:rPr>
        <w:t>"Map 2: Medium Count, Low Complexity Obstacles</w:t>
      </w:r>
      <w:proofErr w:type="gramStart"/>
      <w:r w:rsidRPr="00536C77">
        <w:rPr>
          <w:rFonts w:ascii="Consolas" w:eastAsia="Times New Roman" w:hAnsi="Consolas"/>
          <w:color w:val="A709F5"/>
          <w:kern w:val="0"/>
          <w:sz w:val="20"/>
          <w:szCs w:val="20"/>
          <w:lang w:eastAsia="en-US"/>
        </w:rPr>
        <w:t>"</w:t>
      </w:r>
      <w:r w:rsidRPr="00536C77">
        <w:rPr>
          <w:rFonts w:ascii="Consolas" w:eastAsia="Times New Roman" w:hAnsi="Consolas"/>
          <w:kern w:val="0"/>
          <w:sz w:val="20"/>
          <w:szCs w:val="20"/>
          <w:lang w:eastAsia="en-US"/>
        </w:rPr>
        <w:t>;</w:t>
      </w:r>
      <w:proofErr w:type="gramEnd"/>
    </w:p>
    <w:p w14:paraId="49198CE9"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16;</w:t>
      </w:r>
      <w:proofErr w:type="gramEnd"/>
    </w:p>
    <w:p w14:paraId="743F92EB"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occupancyMap</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binaryOccupancyMap</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1, </w:t>
      </w:r>
      <w:r w:rsidRPr="00536C77">
        <w:rPr>
          <w:rFonts w:ascii="Consolas" w:eastAsia="Times New Roman" w:hAnsi="Consolas"/>
          <w:color w:val="A709F5"/>
          <w:kern w:val="0"/>
          <w:sz w:val="20"/>
          <w:szCs w:val="20"/>
          <w:lang w:eastAsia="en-US"/>
        </w:rPr>
        <w:t>"grid"</w:t>
      </w:r>
      <w:r w:rsidRPr="00536C77">
        <w:rPr>
          <w:rFonts w:ascii="Consolas" w:eastAsia="Times New Roman" w:hAnsi="Consolas"/>
          <w:kern w:val="0"/>
          <w:sz w:val="20"/>
          <w:szCs w:val="20"/>
          <w:lang w:eastAsia="en-US"/>
        </w:rPr>
        <w:t>);</w:t>
      </w:r>
    </w:p>
    <w:p w14:paraId="45F43E20"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occupancy_grid</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zeros(</w:t>
      </w:r>
      <w:proofErr w:type="spellStart"/>
      <w:proofErr w:type="gramEnd"/>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w:t>
      </w:r>
    </w:p>
    <w:p w14:paraId="46003C19" w14:textId="77777777" w:rsidR="00536C77" w:rsidRPr="00536C77" w:rsidRDefault="00536C77" w:rsidP="00536C77">
      <w:pPr>
        <w:widowControl/>
        <w:rPr>
          <w:rFonts w:ascii="Consolas" w:eastAsia="Times New Roman" w:hAnsi="Consolas"/>
          <w:kern w:val="0"/>
          <w:sz w:val="20"/>
          <w:szCs w:val="20"/>
          <w:lang w:eastAsia="en-US"/>
        </w:rPr>
      </w:pPr>
    </w:p>
    <w:p w14:paraId="120E693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Map RRT Parameters</w:t>
      </w:r>
    </w:p>
    <w:p w14:paraId="4DE65C09"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map_rrt_epsilon</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1;</w:t>
      </w:r>
      <w:proofErr w:type="gramEnd"/>
    </w:p>
    <w:p w14:paraId="196599F1"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map_rrt_iterations</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20000;</w:t>
      </w:r>
      <w:proofErr w:type="gramEnd"/>
    </w:p>
    <w:p w14:paraId="69CF6FC4"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map_rrt_threshold</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0.3;</w:t>
      </w:r>
      <w:proofErr w:type="gramEnd"/>
    </w:p>
    <w:p w14:paraId="55FF9B67" w14:textId="77777777" w:rsidR="00536C77" w:rsidRPr="00536C77" w:rsidRDefault="00536C77" w:rsidP="00536C77">
      <w:pPr>
        <w:widowControl/>
        <w:rPr>
          <w:rFonts w:ascii="Consolas" w:eastAsia="Times New Roman" w:hAnsi="Consolas"/>
          <w:kern w:val="0"/>
          <w:sz w:val="20"/>
          <w:szCs w:val="20"/>
          <w:lang w:eastAsia="en-US"/>
        </w:rPr>
      </w:pPr>
    </w:p>
    <w:p w14:paraId="49F99928" w14:textId="77777777" w:rsidR="00536C77" w:rsidRPr="00536C77" w:rsidRDefault="00536C77" w:rsidP="00536C77">
      <w:pPr>
        <w:widowControl/>
        <w:rPr>
          <w:rFonts w:ascii="Consolas" w:eastAsia="Times New Roman" w:hAnsi="Consolas"/>
          <w:kern w:val="0"/>
          <w:sz w:val="20"/>
          <w:szCs w:val="20"/>
          <w:lang w:eastAsia="en-US"/>
        </w:rPr>
      </w:pPr>
    </w:p>
    <w:p w14:paraId="07756C1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Create Map Waypoints </w:t>
      </w:r>
    </w:p>
    <w:p w14:paraId="3EC0C962"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1</w:t>
      </w:r>
      <w:proofErr w:type="gramEnd"/>
      <w:r w:rsidRPr="00536C77">
        <w:rPr>
          <w:rFonts w:ascii="Consolas" w:eastAsia="Times New Roman" w:hAnsi="Consolas"/>
          <w:color w:val="008013"/>
          <w:kern w:val="0"/>
          <w:sz w:val="20"/>
          <w:szCs w:val="20"/>
          <w:lang w:eastAsia="en-US"/>
        </w:rPr>
        <w:t>st Parameter: Input Waypoint Array&lt;/li&gt;</w:t>
      </w:r>
    </w:p>
    <w:p w14:paraId="04FA8754"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2</w:t>
      </w:r>
      <w:proofErr w:type="gramEnd"/>
      <w:r w:rsidRPr="00536C77">
        <w:rPr>
          <w:rFonts w:ascii="Consolas" w:eastAsia="Times New Roman" w:hAnsi="Consolas"/>
          <w:color w:val="008013"/>
          <w:kern w:val="0"/>
          <w:sz w:val="20"/>
          <w:szCs w:val="20"/>
          <w:lang w:eastAsia="en-US"/>
        </w:rPr>
        <w:t>nd Parameter: New Waypoint X,Y&lt;/li&gt;</w:t>
      </w:r>
    </w:p>
    <w:p w14:paraId="1A264303"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Input</w:t>
      </w:r>
      <w:proofErr w:type="gramEnd"/>
      <w:r w:rsidRPr="00536C77">
        <w:rPr>
          <w:rFonts w:ascii="Consolas" w:eastAsia="Times New Roman" w:hAnsi="Consolas"/>
          <w:color w:val="008013"/>
          <w:kern w:val="0"/>
          <w:sz w:val="20"/>
          <w:szCs w:val="20"/>
          <w:lang w:eastAsia="en-US"/>
        </w:rPr>
        <w:t xml:space="preserve"> Waypoint Array is either a new array, [], or the output array</w:t>
      </w:r>
    </w:p>
    <w:p w14:paraId="48E584FC"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provided</w:t>
      </w:r>
      <w:proofErr w:type="gramEnd"/>
      <w:r w:rsidRPr="00536C77">
        <w:rPr>
          <w:rFonts w:ascii="Consolas" w:eastAsia="Times New Roman" w:hAnsi="Consolas"/>
          <w:color w:val="008013"/>
          <w:kern w:val="0"/>
          <w:sz w:val="20"/>
          <w:szCs w:val="20"/>
          <w:lang w:eastAsia="en-US"/>
        </w:rPr>
        <w:t xml:space="preserve"> by the previous </w:t>
      </w:r>
      <w:proofErr w:type="spellStart"/>
      <w:r w:rsidRPr="00536C77">
        <w:rPr>
          <w:rFonts w:ascii="Consolas" w:eastAsia="Times New Roman" w:hAnsi="Consolas"/>
          <w:color w:val="008013"/>
          <w:kern w:val="0"/>
          <w:sz w:val="20"/>
          <w:szCs w:val="20"/>
          <w:lang w:eastAsia="en-US"/>
        </w:rPr>
        <w:t>CreateWaypoint</w:t>
      </w:r>
      <w:proofErr w:type="spellEnd"/>
      <w:r w:rsidRPr="00536C77">
        <w:rPr>
          <w:rFonts w:ascii="Consolas" w:eastAsia="Times New Roman" w:hAnsi="Consolas"/>
          <w:color w:val="008013"/>
          <w:kern w:val="0"/>
          <w:sz w:val="20"/>
          <w:szCs w:val="20"/>
          <w:lang w:eastAsia="en-US"/>
        </w:rPr>
        <w:t xml:space="preserve"> call (in the case of the code</w:t>
      </w:r>
    </w:p>
    <w:p w14:paraId="282B888C"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below</w:t>
      </w:r>
      <w:proofErr w:type="gramEnd"/>
      <w:r w:rsidRPr="00536C77">
        <w:rPr>
          <w:rFonts w:ascii="Consolas" w:eastAsia="Times New Roman" w:hAnsi="Consolas"/>
          <w:color w:val="008013"/>
          <w:kern w:val="0"/>
          <w:sz w:val="20"/>
          <w:szCs w:val="20"/>
          <w:lang w:eastAsia="en-US"/>
        </w:rPr>
        <w:t xml:space="preserve"> </w:t>
      </w:r>
      <w:proofErr w:type="spellStart"/>
      <w:r w:rsidRPr="00536C77">
        <w:rPr>
          <w:rFonts w:ascii="Consolas" w:eastAsia="Times New Roman" w:hAnsi="Consolas"/>
          <w:color w:val="008013"/>
          <w:kern w:val="0"/>
          <w:sz w:val="20"/>
          <w:szCs w:val="20"/>
          <w:lang w:eastAsia="en-US"/>
        </w:rPr>
        <w:t>map_waypoints</w:t>
      </w:r>
      <w:proofErr w:type="spellEnd"/>
      <w:r w:rsidRPr="00536C77">
        <w:rPr>
          <w:rFonts w:ascii="Consolas" w:eastAsia="Times New Roman" w:hAnsi="Consolas"/>
          <w:color w:val="008013"/>
          <w:kern w:val="0"/>
          <w:sz w:val="20"/>
          <w:szCs w:val="20"/>
          <w:lang w:eastAsia="en-US"/>
        </w:rPr>
        <w:t>)&lt;</w:t>
      </w:r>
      <w:proofErr w:type="spellStart"/>
      <w:r w:rsidRPr="00536C77">
        <w:rPr>
          <w:rFonts w:ascii="Consolas" w:eastAsia="Times New Roman" w:hAnsi="Consolas"/>
          <w:color w:val="008013"/>
          <w:kern w:val="0"/>
          <w:sz w:val="20"/>
          <w:szCs w:val="20"/>
          <w:lang w:eastAsia="en-US"/>
        </w:rPr>
        <w:t>br</w:t>
      </w:r>
      <w:proofErr w:type="spellEnd"/>
      <w:r w:rsidRPr="00536C77">
        <w:rPr>
          <w:rFonts w:ascii="Consolas" w:eastAsia="Times New Roman" w:hAnsi="Consolas"/>
          <w:color w:val="008013"/>
          <w:kern w:val="0"/>
          <w:sz w:val="20"/>
          <w:szCs w:val="20"/>
          <w:lang w:eastAsia="en-US"/>
        </w:rPr>
        <w:t>&gt;New Waypoint is a simple array containing a</w:t>
      </w:r>
    </w:p>
    <w:p w14:paraId="292223E6"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singular</w:t>
      </w:r>
      <w:proofErr w:type="gramEnd"/>
      <w:r w:rsidRPr="00536C77">
        <w:rPr>
          <w:rFonts w:ascii="Consolas" w:eastAsia="Times New Roman" w:hAnsi="Consolas"/>
          <w:color w:val="008013"/>
          <w:kern w:val="0"/>
          <w:sz w:val="20"/>
          <w:szCs w:val="20"/>
          <w:lang w:eastAsia="en-US"/>
        </w:rPr>
        <w:t xml:space="preserve"> set of X,Y coordinates. As an example, if I wanted a waypoint on</w:t>
      </w:r>
    </w:p>
    <w:p w14:paraId="1DC7FB82" w14:textId="77777777" w:rsidR="00536C77" w:rsidRPr="00536C77" w:rsidRDefault="00536C77" w:rsidP="00536C77">
      <w:pPr>
        <w:widowControl/>
        <w:rPr>
          <w:rFonts w:ascii="Consolas" w:eastAsia="Times New Roman" w:hAnsi="Consolas"/>
          <w:kern w:val="0"/>
          <w:sz w:val="20"/>
          <w:szCs w:val="20"/>
          <w:lang w:eastAsia="en-US"/>
        </w:rPr>
      </w:pPr>
      <w:proofErr w:type="gramStart"/>
      <w:r w:rsidRPr="00536C77">
        <w:rPr>
          <w:rFonts w:ascii="Consolas" w:eastAsia="Times New Roman" w:hAnsi="Consolas"/>
          <w:color w:val="008013"/>
          <w:kern w:val="0"/>
          <w:sz w:val="20"/>
          <w:szCs w:val="20"/>
          <w:lang w:eastAsia="en-US"/>
        </w:rPr>
        <w:t>%  the</w:t>
      </w:r>
      <w:proofErr w:type="gramEnd"/>
      <w:r w:rsidRPr="00536C77">
        <w:rPr>
          <w:rFonts w:ascii="Consolas" w:eastAsia="Times New Roman" w:hAnsi="Consolas"/>
          <w:color w:val="008013"/>
          <w:kern w:val="0"/>
          <w:sz w:val="20"/>
          <w:szCs w:val="20"/>
          <w:lang w:eastAsia="en-US"/>
        </w:rPr>
        <w:t xml:space="preserve"> point 10, 4 then the waypoint would look like [10 4].</w:t>
      </w:r>
    </w:p>
    <w:p w14:paraId="1C08729C"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[1 4]);</w:t>
      </w:r>
    </w:p>
    <w:p w14:paraId="0B218FFC"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[1 15]);</w:t>
      </w:r>
    </w:p>
    <w:p w14:paraId="219D6AB3"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[8 4]);</w:t>
      </w:r>
    </w:p>
    <w:p w14:paraId="2F1318B0"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[12 9]);</w:t>
      </w:r>
    </w:p>
    <w:p w14:paraId="0AA6F29B"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[12 15]);</w:t>
      </w:r>
    </w:p>
    <w:p w14:paraId="41B5CF8B" w14:textId="77777777" w:rsidR="00536C77" w:rsidRPr="00536C77" w:rsidRDefault="00536C77" w:rsidP="00536C77">
      <w:pPr>
        <w:widowControl/>
        <w:rPr>
          <w:rFonts w:ascii="Consolas" w:eastAsia="Times New Roman" w:hAnsi="Consolas"/>
          <w:kern w:val="0"/>
          <w:sz w:val="20"/>
          <w:szCs w:val="20"/>
          <w:lang w:eastAsia="en-US"/>
        </w:rPr>
      </w:pP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CreateWaypoint</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[15 1]);</w:t>
      </w:r>
    </w:p>
    <w:p w14:paraId="76E7D9EA" w14:textId="77777777" w:rsidR="00536C77" w:rsidRPr="00536C77" w:rsidRDefault="00536C77" w:rsidP="00536C77">
      <w:pPr>
        <w:widowControl/>
        <w:rPr>
          <w:rFonts w:ascii="Consolas" w:eastAsia="Times New Roman" w:hAnsi="Consolas"/>
          <w:kern w:val="0"/>
          <w:sz w:val="20"/>
          <w:szCs w:val="20"/>
          <w:lang w:eastAsia="en-US"/>
        </w:rPr>
      </w:pPr>
    </w:p>
    <w:p w14:paraId="379FDEB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Create Map Obstacles</w:t>
      </w:r>
    </w:p>
    <w:p w14:paraId="0B30044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lastRenderedPageBreak/>
        <w:t xml:space="preserve">% If you wish </w:t>
      </w:r>
      <w:proofErr w:type="spellStart"/>
      <w:r w:rsidRPr="00536C77">
        <w:rPr>
          <w:rFonts w:ascii="Consolas" w:eastAsia="Times New Roman" w:hAnsi="Consolas"/>
          <w:color w:val="008013"/>
          <w:kern w:val="0"/>
          <w:sz w:val="20"/>
          <w:szCs w:val="20"/>
          <w:lang w:eastAsia="en-US"/>
        </w:rPr>
        <w:t>tosimulate</w:t>
      </w:r>
      <w:proofErr w:type="spellEnd"/>
      <w:r w:rsidRPr="00536C77">
        <w:rPr>
          <w:rFonts w:ascii="Consolas" w:eastAsia="Times New Roman" w:hAnsi="Consolas"/>
          <w:color w:val="008013"/>
          <w:kern w:val="0"/>
          <w:sz w:val="20"/>
          <w:szCs w:val="20"/>
          <w:lang w:eastAsia="en-US"/>
        </w:rPr>
        <w:t xml:space="preserve"> an obstacle proceeding partially in and off the map, simply clip</w:t>
      </w:r>
    </w:p>
    <w:p w14:paraId="4C21AE1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roofErr w:type="gramStart"/>
      <w:r w:rsidRPr="00536C77">
        <w:rPr>
          <w:rFonts w:ascii="Consolas" w:eastAsia="Times New Roman" w:hAnsi="Consolas"/>
          <w:color w:val="008013"/>
          <w:kern w:val="0"/>
          <w:sz w:val="20"/>
          <w:szCs w:val="20"/>
          <w:lang w:eastAsia="en-US"/>
        </w:rPr>
        <w:t>the</w:t>
      </w:r>
      <w:proofErr w:type="gramEnd"/>
      <w:r w:rsidRPr="00536C77">
        <w:rPr>
          <w:rFonts w:ascii="Consolas" w:eastAsia="Times New Roman" w:hAnsi="Consolas"/>
          <w:color w:val="008013"/>
          <w:kern w:val="0"/>
          <w:sz w:val="20"/>
          <w:szCs w:val="20"/>
          <w:lang w:eastAsia="en-US"/>
        </w:rPr>
        <w:t xml:space="preserve"> obstacle vertices to be directly on the upper or lower bound of the</w:t>
      </w:r>
    </w:p>
    <w:p w14:paraId="4320004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map size. </w:t>
      </w:r>
    </w:p>
    <w:p w14:paraId="3DB72A1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The </w:t>
      </w:r>
      <w:proofErr w:type="spellStart"/>
      <w:r w:rsidRPr="00536C77">
        <w:rPr>
          <w:rFonts w:ascii="Consolas" w:eastAsia="Times New Roman" w:hAnsi="Consolas"/>
          <w:color w:val="008013"/>
          <w:kern w:val="0"/>
          <w:sz w:val="20"/>
          <w:szCs w:val="20"/>
          <w:lang w:eastAsia="en-US"/>
        </w:rPr>
        <w:t>CreateObstacle</w:t>
      </w:r>
      <w:proofErr w:type="spellEnd"/>
      <w:r w:rsidRPr="00536C77">
        <w:rPr>
          <w:rFonts w:ascii="Consolas" w:eastAsia="Times New Roman" w:hAnsi="Consolas"/>
          <w:color w:val="008013"/>
          <w:kern w:val="0"/>
          <w:sz w:val="20"/>
          <w:szCs w:val="20"/>
          <w:lang w:eastAsia="en-US"/>
        </w:rPr>
        <w:t xml:space="preserve"> function takes in the following parameters:&lt;/p&gt;</w:t>
      </w:r>
    </w:p>
    <w:p w14:paraId="36D671B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1st Parameter: Input Obstacle Array</w:t>
      </w:r>
    </w:p>
    <w:p w14:paraId="5BD596F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2nd Parameter: Obstacle Vertices in Clockwise Order</w:t>
      </w:r>
    </w:p>
    <w:p w14:paraId="2C0DEDA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
    <w:p w14:paraId="2D64058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Input Obstacle Array is either a new array, [], or the output array</w:t>
      </w:r>
    </w:p>
    <w:p w14:paraId="7134D34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provided by the previous </w:t>
      </w:r>
      <w:proofErr w:type="spellStart"/>
      <w:r w:rsidRPr="00536C77">
        <w:rPr>
          <w:rFonts w:ascii="Consolas" w:eastAsia="Times New Roman" w:hAnsi="Consolas"/>
          <w:color w:val="008013"/>
          <w:kern w:val="0"/>
          <w:sz w:val="20"/>
          <w:szCs w:val="20"/>
          <w:lang w:eastAsia="en-US"/>
        </w:rPr>
        <w:t>CreateObstacle</w:t>
      </w:r>
      <w:proofErr w:type="spellEnd"/>
      <w:r w:rsidRPr="00536C77">
        <w:rPr>
          <w:rFonts w:ascii="Consolas" w:eastAsia="Times New Roman" w:hAnsi="Consolas"/>
          <w:color w:val="008013"/>
          <w:kern w:val="0"/>
          <w:sz w:val="20"/>
          <w:szCs w:val="20"/>
          <w:lang w:eastAsia="en-US"/>
        </w:rPr>
        <w:t xml:space="preserve"> call (in the case of the code</w:t>
      </w:r>
    </w:p>
    <w:p w14:paraId="129B00D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below </w:t>
      </w:r>
      <w:proofErr w:type="spellStart"/>
      <w:r w:rsidRPr="00536C77">
        <w:rPr>
          <w:rFonts w:ascii="Consolas" w:eastAsia="Times New Roman" w:hAnsi="Consolas"/>
          <w:color w:val="008013"/>
          <w:kern w:val="0"/>
          <w:sz w:val="20"/>
          <w:szCs w:val="20"/>
          <w:lang w:eastAsia="en-US"/>
        </w:rPr>
        <w:t>map_obstacles</w:t>
      </w:r>
      <w:proofErr w:type="spellEnd"/>
      <w:r w:rsidRPr="00536C77">
        <w:rPr>
          <w:rFonts w:ascii="Consolas" w:eastAsia="Times New Roman" w:hAnsi="Consolas"/>
          <w:color w:val="008013"/>
          <w:kern w:val="0"/>
          <w:sz w:val="20"/>
          <w:szCs w:val="20"/>
          <w:lang w:eastAsia="en-US"/>
        </w:rPr>
        <w:t>)</w:t>
      </w:r>
    </w:p>
    <w:p w14:paraId="5F7C509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w:t>
      </w:r>
    </w:p>
    <w:p w14:paraId="3F2C567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Obstacle Vertices is a column array with X values in column 1 and Y values in column 2</w:t>
      </w:r>
    </w:p>
    <w:p w14:paraId="22FE1A7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[0 12; 0 14; 4 14; 4 12]);</w:t>
      </w:r>
    </w:p>
    <w:p w14:paraId="094A8ED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[1 5; 1 10; 3 10; 3 5]);</w:t>
      </w:r>
    </w:p>
    <w:p w14:paraId="0C56A3C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[1 1; 1 3; 7 3; 7 1]);</w:t>
      </w:r>
    </w:p>
    <w:p w14:paraId="72D4C7D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[5 5; 5 10; 7 10; 7 5]);</w:t>
      </w:r>
    </w:p>
    <w:p w14:paraId="6802EA0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[6 11; 6 16; 8 16; 8 11]);</w:t>
      </w:r>
    </w:p>
    <w:p w14:paraId="52D8080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[9 10; 9 13; 14 13; 14 10]);</w:t>
      </w:r>
    </w:p>
    <w:p w14:paraId="44B98C7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[15 13; 15 16; 16 16; 16 13]);</w:t>
      </w:r>
    </w:p>
    <w:p w14:paraId="1D4EEF2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[9 2; 9 7; 12 7; 12 2]);</w:t>
      </w:r>
    </w:p>
    <w:p w14:paraId="783A566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CreateObstacle</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[14 2; 14 8; 16 8; 16 2]);</w:t>
      </w:r>
    </w:p>
    <w:p w14:paraId="7112A5EE" w14:textId="77777777" w:rsidR="00536C77" w:rsidRPr="00536C77" w:rsidRDefault="00536C77" w:rsidP="00536C77">
      <w:pPr>
        <w:widowControl/>
        <w:rPr>
          <w:rFonts w:ascii="Consolas" w:eastAsia="Times New Roman" w:hAnsi="Consolas"/>
          <w:kern w:val="0"/>
          <w:sz w:val="20"/>
          <w:szCs w:val="20"/>
          <w:lang w:eastAsia="en-US"/>
        </w:rPr>
      </w:pPr>
    </w:p>
    <w:p w14:paraId="737491E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xml:space="preserve">% Convert </w:t>
      </w:r>
      <w:proofErr w:type="spellStart"/>
      <w:r w:rsidRPr="00536C77">
        <w:rPr>
          <w:rFonts w:ascii="Consolas" w:eastAsia="Times New Roman" w:hAnsi="Consolas"/>
          <w:color w:val="008013"/>
          <w:kern w:val="0"/>
          <w:sz w:val="20"/>
          <w:szCs w:val="20"/>
          <w:lang w:eastAsia="en-US"/>
        </w:rPr>
        <w:t>polyshape</w:t>
      </w:r>
      <w:proofErr w:type="spellEnd"/>
      <w:r w:rsidRPr="00536C77">
        <w:rPr>
          <w:rFonts w:ascii="Consolas" w:eastAsia="Times New Roman" w:hAnsi="Consolas"/>
          <w:color w:val="008013"/>
          <w:kern w:val="0"/>
          <w:sz w:val="20"/>
          <w:szCs w:val="20"/>
          <w:lang w:eastAsia="en-US"/>
        </w:rPr>
        <w:t xml:space="preserve"> obstacles to occupancy grid </w:t>
      </w:r>
    </w:p>
    <w:p w14:paraId="5A0EEB5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 xml:space="preserve">for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1:map</w:t>
      </w:r>
      <w:proofErr w:type="gramEnd"/>
      <w:r w:rsidRPr="00536C77">
        <w:rPr>
          <w:rFonts w:ascii="Consolas" w:eastAsia="Times New Roman" w:hAnsi="Consolas"/>
          <w:kern w:val="0"/>
          <w:sz w:val="20"/>
          <w:szCs w:val="20"/>
          <w:lang w:eastAsia="en-US"/>
        </w:rPr>
        <w:t>_size</w:t>
      </w:r>
    </w:p>
    <w:p w14:paraId="0966618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 xml:space="preserve">j = </w:t>
      </w:r>
      <w:proofErr w:type="gramStart"/>
      <w:r w:rsidRPr="00536C77">
        <w:rPr>
          <w:rFonts w:ascii="Consolas" w:eastAsia="Times New Roman" w:hAnsi="Consolas"/>
          <w:kern w:val="0"/>
          <w:sz w:val="20"/>
          <w:szCs w:val="20"/>
          <w:lang w:eastAsia="en-US"/>
        </w:rPr>
        <w:t>1:map</w:t>
      </w:r>
      <w:proofErr w:type="gramEnd"/>
      <w:r w:rsidRPr="00536C77">
        <w:rPr>
          <w:rFonts w:ascii="Consolas" w:eastAsia="Times New Roman" w:hAnsi="Consolas"/>
          <w:kern w:val="0"/>
          <w:sz w:val="20"/>
          <w:szCs w:val="20"/>
          <w:lang w:eastAsia="en-US"/>
        </w:rPr>
        <w:t>_size</w:t>
      </w:r>
    </w:p>
    <w:p w14:paraId="37B7A55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x =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 </w:t>
      </w:r>
      <w:proofErr w:type="spellStart"/>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xml:space="preserve"> - 0.5 + </w:t>
      </w:r>
      <w:proofErr w:type="gramStart"/>
      <w:r w:rsidRPr="00536C77">
        <w:rPr>
          <w:rFonts w:ascii="Consolas" w:eastAsia="Times New Roman" w:hAnsi="Consolas"/>
          <w:kern w:val="0"/>
          <w:sz w:val="20"/>
          <w:szCs w:val="20"/>
          <w:lang w:eastAsia="en-US"/>
        </w:rPr>
        <w:t>1;</w:t>
      </w:r>
      <w:proofErr w:type="gramEnd"/>
    </w:p>
    <w:p w14:paraId="1B4E269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y = j - </w:t>
      </w:r>
      <w:proofErr w:type="gramStart"/>
      <w:r w:rsidRPr="00536C77">
        <w:rPr>
          <w:rFonts w:ascii="Consolas" w:eastAsia="Times New Roman" w:hAnsi="Consolas"/>
          <w:kern w:val="0"/>
          <w:sz w:val="20"/>
          <w:szCs w:val="20"/>
          <w:lang w:eastAsia="en-US"/>
        </w:rPr>
        <w:t>0.5;</w:t>
      </w:r>
      <w:proofErr w:type="gramEnd"/>
    </w:p>
    <w:p w14:paraId="202C1720"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isOccupied</w:t>
      </w:r>
      <w:proofErr w:type="spellEnd"/>
      <w:r w:rsidRPr="00536C77">
        <w:rPr>
          <w:rFonts w:ascii="Consolas" w:eastAsia="Times New Roman" w:hAnsi="Consolas"/>
          <w:kern w:val="0"/>
          <w:sz w:val="20"/>
          <w:szCs w:val="20"/>
          <w:lang w:eastAsia="en-US"/>
        </w:rPr>
        <w:t xml:space="preserve"> = </w:t>
      </w:r>
      <w:proofErr w:type="gramStart"/>
      <w:r w:rsidRPr="00536C77">
        <w:rPr>
          <w:rFonts w:ascii="Consolas" w:eastAsia="Times New Roman" w:hAnsi="Consolas"/>
          <w:kern w:val="0"/>
          <w:sz w:val="20"/>
          <w:szCs w:val="20"/>
          <w:lang w:eastAsia="en-US"/>
        </w:rPr>
        <w:t>false;</w:t>
      </w:r>
      <w:proofErr w:type="gramEnd"/>
    </w:p>
    <w:p w14:paraId="567FE20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for </w:t>
      </w:r>
      <w:r w:rsidRPr="00536C77">
        <w:rPr>
          <w:rFonts w:ascii="Consolas" w:eastAsia="Times New Roman" w:hAnsi="Consolas"/>
          <w:kern w:val="0"/>
          <w:sz w:val="20"/>
          <w:szCs w:val="20"/>
          <w:lang w:eastAsia="en-US"/>
        </w:rPr>
        <w:t xml:space="preserve">k = </w:t>
      </w:r>
      <w:proofErr w:type="gramStart"/>
      <w:r w:rsidRPr="00536C77">
        <w:rPr>
          <w:rFonts w:ascii="Consolas" w:eastAsia="Times New Roman" w:hAnsi="Consolas"/>
          <w:kern w:val="0"/>
          <w:sz w:val="20"/>
          <w:szCs w:val="20"/>
          <w:lang w:eastAsia="en-US"/>
        </w:rPr>
        <w:t>1:numel</w:t>
      </w:r>
      <w:proofErr w:type="gramEnd"/>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w:t>
      </w:r>
    </w:p>
    <w:p w14:paraId="030F9B6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isOccupied</w:t>
      </w:r>
      <w:proofErr w:type="spellEnd"/>
      <w:r w:rsidRPr="00536C77">
        <w:rPr>
          <w:rFonts w:ascii="Consolas" w:eastAsia="Times New Roman" w:hAnsi="Consolas"/>
          <w:kern w:val="0"/>
          <w:sz w:val="20"/>
          <w:szCs w:val="20"/>
          <w:lang w:eastAsia="en-US"/>
        </w:rPr>
        <w:t xml:space="preserve"> = </w:t>
      </w:r>
      <w:proofErr w:type="spellStart"/>
      <w:proofErr w:type="gramStart"/>
      <w:r w:rsidRPr="00536C77">
        <w:rPr>
          <w:rFonts w:ascii="Consolas" w:eastAsia="Times New Roman" w:hAnsi="Consolas"/>
          <w:kern w:val="0"/>
          <w:sz w:val="20"/>
          <w:szCs w:val="20"/>
          <w:lang w:eastAsia="en-US"/>
        </w:rPr>
        <w:t>inpolygon</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xml:space="preserve">x, y, </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 xml:space="preserve">(k).Vertices(:, 2), </w:t>
      </w:r>
      <w:proofErr w:type="spellStart"/>
      <w:r w:rsidRPr="00536C77">
        <w:rPr>
          <w:rFonts w:ascii="Consolas" w:eastAsia="Times New Roman" w:hAnsi="Consolas"/>
          <w:kern w:val="0"/>
          <w:sz w:val="20"/>
          <w:szCs w:val="20"/>
          <w:lang w:eastAsia="en-US"/>
        </w:rPr>
        <w:t>map_obstacles</w:t>
      </w:r>
      <w:proofErr w:type="spellEnd"/>
      <w:r w:rsidRPr="00536C77">
        <w:rPr>
          <w:rFonts w:ascii="Consolas" w:eastAsia="Times New Roman" w:hAnsi="Consolas"/>
          <w:kern w:val="0"/>
          <w:sz w:val="20"/>
          <w:szCs w:val="20"/>
          <w:lang w:eastAsia="en-US"/>
        </w:rPr>
        <w:t>(k).Vertices(:, 1));</w:t>
      </w:r>
    </w:p>
    <w:p w14:paraId="08C9D5B4"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 xml:space="preserve">if </w:t>
      </w:r>
      <w:r w:rsidRPr="00536C77">
        <w:rPr>
          <w:rFonts w:ascii="Consolas" w:eastAsia="Times New Roman" w:hAnsi="Consolas"/>
          <w:kern w:val="0"/>
          <w:sz w:val="20"/>
          <w:szCs w:val="20"/>
          <w:lang w:eastAsia="en-US"/>
        </w:rPr>
        <w:t>(</w:t>
      </w:r>
      <w:proofErr w:type="spellStart"/>
      <w:r w:rsidRPr="00536C77">
        <w:rPr>
          <w:rFonts w:ascii="Consolas" w:eastAsia="Times New Roman" w:hAnsi="Consolas"/>
          <w:kern w:val="0"/>
          <w:sz w:val="20"/>
          <w:szCs w:val="20"/>
          <w:lang w:eastAsia="en-US"/>
        </w:rPr>
        <w:t>isOccupied</w:t>
      </w:r>
      <w:proofErr w:type="spellEnd"/>
      <w:r w:rsidRPr="00536C77">
        <w:rPr>
          <w:rFonts w:ascii="Consolas" w:eastAsia="Times New Roman" w:hAnsi="Consolas"/>
          <w:kern w:val="0"/>
          <w:sz w:val="20"/>
          <w:szCs w:val="20"/>
          <w:lang w:eastAsia="en-US"/>
        </w:rPr>
        <w:t>)</w:t>
      </w:r>
    </w:p>
    <w:p w14:paraId="4218039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w:t>
      </w:r>
      <w:proofErr w:type="gramStart"/>
      <w:r w:rsidRPr="00536C77">
        <w:rPr>
          <w:rFonts w:ascii="Consolas" w:eastAsia="Times New Roman" w:hAnsi="Consolas"/>
          <w:kern w:val="0"/>
          <w:sz w:val="20"/>
          <w:szCs w:val="20"/>
          <w:lang w:eastAsia="en-US"/>
        </w:rPr>
        <w:t>grid</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i</w:t>
      </w:r>
      <w:proofErr w:type="spellEnd"/>
      <w:r w:rsidRPr="00536C77">
        <w:rPr>
          <w:rFonts w:ascii="Consolas" w:eastAsia="Times New Roman" w:hAnsi="Consolas"/>
          <w:kern w:val="0"/>
          <w:sz w:val="20"/>
          <w:szCs w:val="20"/>
          <w:lang w:eastAsia="en-US"/>
        </w:rPr>
        <w:t>, j) = 1;</w:t>
      </w:r>
    </w:p>
    <w:p w14:paraId="2E4F180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break</w:t>
      </w:r>
    </w:p>
    <w:p w14:paraId="2B59C77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lastRenderedPageBreak/>
        <w:t xml:space="preserve">            </w:t>
      </w:r>
      <w:r w:rsidRPr="00536C77">
        <w:rPr>
          <w:rFonts w:ascii="Consolas" w:eastAsia="Times New Roman" w:hAnsi="Consolas"/>
          <w:color w:val="0E00FF"/>
          <w:kern w:val="0"/>
          <w:sz w:val="20"/>
          <w:szCs w:val="20"/>
          <w:lang w:eastAsia="en-US"/>
        </w:rPr>
        <w:t>end</w:t>
      </w:r>
    </w:p>
    <w:p w14:paraId="2E45206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2CF8EDE7"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    </w:t>
      </w:r>
      <w:r w:rsidRPr="00536C77">
        <w:rPr>
          <w:rFonts w:ascii="Consolas" w:eastAsia="Times New Roman" w:hAnsi="Consolas"/>
          <w:color w:val="0E00FF"/>
          <w:kern w:val="0"/>
          <w:sz w:val="20"/>
          <w:szCs w:val="20"/>
          <w:lang w:eastAsia="en-US"/>
        </w:rPr>
        <w:t>end</w:t>
      </w:r>
    </w:p>
    <w:p w14:paraId="64CB92A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E00FF"/>
          <w:kern w:val="0"/>
          <w:sz w:val="20"/>
          <w:szCs w:val="20"/>
          <w:lang w:eastAsia="en-US"/>
        </w:rPr>
        <w:t>end</w:t>
      </w:r>
    </w:p>
    <w:p w14:paraId="70C510EA" w14:textId="77777777" w:rsidR="00536C77" w:rsidRPr="00536C77" w:rsidRDefault="00536C77" w:rsidP="00536C77">
      <w:pPr>
        <w:widowControl/>
        <w:rPr>
          <w:rFonts w:ascii="Consolas" w:eastAsia="Times New Roman" w:hAnsi="Consolas"/>
          <w:kern w:val="0"/>
          <w:sz w:val="20"/>
          <w:szCs w:val="20"/>
          <w:lang w:eastAsia="en-US"/>
        </w:rPr>
      </w:pPr>
    </w:p>
    <w:p w14:paraId="5326C67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Update Map with Generated Occupancy Map</w:t>
      </w:r>
    </w:p>
    <w:p w14:paraId="1198749D"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setOccupancy</w:t>
      </w:r>
      <w:proofErr w:type="spellEnd"/>
      <w:r w:rsidRPr="00536C77">
        <w:rPr>
          <w:rFonts w:ascii="Consolas" w:eastAsia="Times New Roman" w:hAnsi="Consolas"/>
          <w:kern w:val="0"/>
          <w:sz w:val="20"/>
          <w:szCs w:val="20"/>
          <w:lang w:eastAsia="en-US"/>
        </w:rPr>
        <w:t>(</w:t>
      </w:r>
      <w:proofErr w:type="spellStart"/>
      <w:proofErr w:type="gramEnd"/>
      <w:r w:rsidRPr="00536C77">
        <w:rPr>
          <w:rFonts w:ascii="Consolas" w:eastAsia="Times New Roman" w:hAnsi="Consolas"/>
          <w:kern w:val="0"/>
          <w:sz w:val="20"/>
          <w:szCs w:val="20"/>
          <w:lang w:eastAsia="en-US"/>
        </w:rPr>
        <w:t>occupancyMap</w:t>
      </w:r>
      <w:proofErr w:type="spellEnd"/>
      <w:r w:rsidRPr="00536C77">
        <w:rPr>
          <w:rFonts w:ascii="Consolas" w:eastAsia="Times New Roman" w:hAnsi="Consolas"/>
          <w:kern w:val="0"/>
          <w:sz w:val="20"/>
          <w:szCs w:val="20"/>
          <w:lang w:eastAsia="en-US"/>
        </w:rPr>
        <w:t xml:space="preserve">, </w:t>
      </w:r>
      <w:proofErr w:type="spellStart"/>
      <w:r w:rsidRPr="00536C77">
        <w:rPr>
          <w:rFonts w:ascii="Consolas" w:eastAsia="Times New Roman" w:hAnsi="Consolas"/>
          <w:kern w:val="0"/>
          <w:sz w:val="20"/>
          <w:szCs w:val="20"/>
          <w:lang w:eastAsia="en-US"/>
        </w:rPr>
        <w:t>occupancy_grid</w:t>
      </w:r>
      <w:proofErr w:type="spellEnd"/>
      <w:r w:rsidRPr="00536C77">
        <w:rPr>
          <w:rFonts w:ascii="Consolas" w:eastAsia="Times New Roman" w:hAnsi="Consolas"/>
          <w:kern w:val="0"/>
          <w:sz w:val="20"/>
          <w:szCs w:val="20"/>
          <w:lang w:eastAsia="en-US"/>
        </w:rPr>
        <w:t>);</w:t>
      </w:r>
    </w:p>
    <w:p w14:paraId="20BE530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map = </w:t>
      </w:r>
      <w:proofErr w:type="gramStart"/>
      <w:r w:rsidRPr="00536C77">
        <w:rPr>
          <w:rFonts w:ascii="Consolas" w:eastAsia="Times New Roman" w:hAnsi="Consolas"/>
          <w:kern w:val="0"/>
          <w:sz w:val="20"/>
          <w:szCs w:val="20"/>
          <w:lang w:eastAsia="en-US"/>
        </w:rPr>
        <w:t>figure;</w:t>
      </w:r>
      <w:proofErr w:type="gramEnd"/>
    </w:p>
    <w:p w14:paraId="4084CD0D"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show(</w:t>
      </w:r>
      <w:proofErr w:type="spellStart"/>
      <w:r w:rsidRPr="00536C77">
        <w:rPr>
          <w:rFonts w:ascii="Consolas" w:eastAsia="Times New Roman" w:hAnsi="Consolas"/>
          <w:kern w:val="0"/>
          <w:sz w:val="20"/>
          <w:szCs w:val="20"/>
          <w:lang w:eastAsia="en-US"/>
        </w:rPr>
        <w:t>occupancyMap</w:t>
      </w:r>
      <w:proofErr w:type="spellEnd"/>
      <w:proofErr w:type="gramStart"/>
      <w:r w:rsidRPr="00536C77">
        <w:rPr>
          <w:rFonts w:ascii="Consolas" w:eastAsia="Times New Roman" w:hAnsi="Consolas"/>
          <w:kern w:val="0"/>
          <w:sz w:val="20"/>
          <w:szCs w:val="20"/>
          <w:lang w:eastAsia="en-US"/>
        </w:rPr>
        <w:t>);</w:t>
      </w:r>
      <w:proofErr w:type="gramEnd"/>
    </w:p>
    <w:p w14:paraId="41BB2F75" w14:textId="77777777" w:rsidR="00536C77" w:rsidRPr="00536C77" w:rsidRDefault="00536C77" w:rsidP="00536C77">
      <w:pPr>
        <w:widowControl/>
        <w:rPr>
          <w:rFonts w:ascii="Consolas" w:eastAsia="Times New Roman" w:hAnsi="Consolas"/>
          <w:kern w:val="0"/>
          <w:sz w:val="20"/>
          <w:szCs w:val="20"/>
          <w:lang w:eastAsia="en-US"/>
        </w:rPr>
      </w:pPr>
    </w:p>
    <w:p w14:paraId="45187D2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Configure Map Display</w:t>
      </w:r>
    </w:p>
    <w:p w14:paraId="5785753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title(</w:t>
      </w:r>
      <w:proofErr w:type="spellStart"/>
      <w:r w:rsidRPr="00536C77">
        <w:rPr>
          <w:rFonts w:ascii="Consolas" w:eastAsia="Times New Roman" w:hAnsi="Consolas"/>
          <w:kern w:val="0"/>
          <w:sz w:val="20"/>
          <w:szCs w:val="20"/>
          <w:lang w:eastAsia="en-US"/>
        </w:rPr>
        <w:t>map_title</w:t>
      </w:r>
      <w:proofErr w:type="spellEnd"/>
      <w:proofErr w:type="gramStart"/>
      <w:r w:rsidRPr="00536C77">
        <w:rPr>
          <w:rFonts w:ascii="Consolas" w:eastAsia="Times New Roman" w:hAnsi="Consolas"/>
          <w:kern w:val="0"/>
          <w:sz w:val="20"/>
          <w:szCs w:val="20"/>
          <w:lang w:eastAsia="en-US"/>
        </w:rPr>
        <w:t>);</w:t>
      </w:r>
      <w:proofErr w:type="gramEnd"/>
    </w:p>
    <w:p w14:paraId="35EDAB9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axis ([0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 xml:space="preserve"> 0 </w:t>
      </w:r>
      <w:proofErr w:type="spellStart"/>
      <w:r w:rsidRPr="00536C77">
        <w:rPr>
          <w:rFonts w:ascii="Consolas" w:eastAsia="Times New Roman" w:hAnsi="Consolas"/>
          <w:kern w:val="0"/>
          <w:sz w:val="20"/>
          <w:szCs w:val="20"/>
          <w:lang w:eastAsia="en-US"/>
        </w:rPr>
        <w:t>map_size</w:t>
      </w:r>
      <w:proofErr w:type="spellEnd"/>
      <w:r w:rsidRPr="00536C77">
        <w:rPr>
          <w:rFonts w:ascii="Consolas" w:eastAsia="Times New Roman" w:hAnsi="Consolas"/>
          <w:kern w:val="0"/>
          <w:sz w:val="20"/>
          <w:szCs w:val="20"/>
          <w:lang w:eastAsia="en-US"/>
        </w:rPr>
        <w:t>]</w:t>
      </w:r>
      <w:proofErr w:type="gramStart"/>
      <w:r w:rsidRPr="00536C77">
        <w:rPr>
          <w:rFonts w:ascii="Consolas" w:eastAsia="Times New Roman" w:hAnsi="Consolas"/>
          <w:kern w:val="0"/>
          <w:sz w:val="20"/>
          <w:szCs w:val="20"/>
          <w:lang w:eastAsia="en-US"/>
        </w:rPr>
        <w:t>);</w:t>
      </w:r>
      <w:proofErr w:type="gramEnd"/>
    </w:p>
    <w:p w14:paraId="79DCDB67"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yticks</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0:1:map_size);</w:t>
      </w:r>
    </w:p>
    <w:p w14:paraId="28DA01EB" w14:textId="77777777" w:rsidR="00536C77" w:rsidRPr="00536C77" w:rsidRDefault="00536C77" w:rsidP="00536C77">
      <w:pPr>
        <w:widowControl/>
        <w:rPr>
          <w:rFonts w:ascii="Consolas" w:eastAsia="Times New Roman" w:hAnsi="Consolas"/>
          <w:kern w:val="0"/>
          <w:sz w:val="20"/>
          <w:szCs w:val="20"/>
          <w:lang w:eastAsia="en-US"/>
        </w:rPr>
      </w:pPr>
      <w:proofErr w:type="spellStart"/>
      <w:proofErr w:type="gramStart"/>
      <w:r w:rsidRPr="00536C77">
        <w:rPr>
          <w:rFonts w:ascii="Consolas" w:eastAsia="Times New Roman" w:hAnsi="Consolas"/>
          <w:kern w:val="0"/>
          <w:sz w:val="20"/>
          <w:szCs w:val="20"/>
          <w:lang w:eastAsia="en-US"/>
        </w:rPr>
        <w:t>xticks</w:t>
      </w:r>
      <w:proofErr w:type="spellEnd"/>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0:1:map_size);</w:t>
      </w:r>
    </w:p>
    <w:p w14:paraId="4E8865D1"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axis </w:t>
      </w:r>
      <w:proofErr w:type="gramStart"/>
      <w:r w:rsidRPr="00536C77">
        <w:rPr>
          <w:rFonts w:ascii="Consolas" w:eastAsia="Times New Roman" w:hAnsi="Consolas"/>
          <w:color w:val="A709F5"/>
          <w:kern w:val="0"/>
          <w:sz w:val="20"/>
          <w:szCs w:val="20"/>
          <w:lang w:eastAsia="en-US"/>
        </w:rPr>
        <w:t>square</w:t>
      </w:r>
      <w:r w:rsidRPr="00536C77">
        <w:rPr>
          <w:rFonts w:ascii="Consolas" w:eastAsia="Times New Roman" w:hAnsi="Consolas"/>
          <w:kern w:val="0"/>
          <w:sz w:val="20"/>
          <w:szCs w:val="20"/>
          <w:lang w:eastAsia="en-US"/>
        </w:rPr>
        <w:t>;</w:t>
      </w:r>
      <w:proofErr w:type="gramEnd"/>
    </w:p>
    <w:p w14:paraId="61B6EDC6"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grid </w:t>
      </w:r>
      <w:proofErr w:type="gramStart"/>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roofErr w:type="gramEnd"/>
    </w:p>
    <w:p w14:paraId="41CC9F8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hold </w:t>
      </w:r>
      <w:proofErr w:type="gramStart"/>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roofErr w:type="gramEnd"/>
    </w:p>
    <w:p w14:paraId="62107BF1" w14:textId="77777777" w:rsidR="00536C77" w:rsidRPr="00536C77" w:rsidRDefault="00536C77" w:rsidP="00536C77">
      <w:pPr>
        <w:widowControl/>
        <w:rPr>
          <w:rFonts w:ascii="Consolas" w:eastAsia="Times New Roman" w:hAnsi="Consolas"/>
          <w:kern w:val="0"/>
          <w:sz w:val="20"/>
          <w:szCs w:val="20"/>
          <w:lang w:eastAsia="en-US"/>
        </w:rPr>
      </w:pPr>
    </w:p>
    <w:p w14:paraId="2D6FC975"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Plot Waypoint Configuration onto the Map Figure</w:t>
      </w:r>
    </w:p>
    <w:p w14:paraId="34905F7A"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plot(</w:t>
      </w:r>
      <w:proofErr w:type="spellStart"/>
      <w:r w:rsidRPr="00536C77">
        <w:rPr>
          <w:rFonts w:ascii="Consolas" w:eastAsia="Times New Roman" w:hAnsi="Consolas"/>
          <w:kern w:val="0"/>
          <w:sz w:val="20"/>
          <w:szCs w:val="20"/>
          <w:lang w:eastAsia="en-US"/>
        </w:rPr>
        <w:t>map_waypoints</w:t>
      </w:r>
      <w:proofErr w:type="spellEnd"/>
      <w:proofErr w:type="gramStart"/>
      <w:r w:rsidRPr="00536C77">
        <w:rPr>
          <w:rFonts w:ascii="Consolas" w:eastAsia="Times New Roman" w:hAnsi="Consolas"/>
          <w:kern w:val="0"/>
          <w:sz w:val="20"/>
          <w:szCs w:val="20"/>
          <w:lang w:eastAsia="en-US"/>
        </w:rPr>
        <w:t>(:,</w:t>
      </w:r>
      <w:proofErr w:type="gramEnd"/>
      <w:r w:rsidRPr="00536C77">
        <w:rPr>
          <w:rFonts w:ascii="Consolas" w:eastAsia="Times New Roman" w:hAnsi="Consolas"/>
          <w:kern w:val="0"/>
          <w:sz w:val="20"/>
          <w:szCs w:val="20"/>
          <w:lang w:eastAsia="en-US"/>
        </w:rPr>
        <w:t xml:space="preserve">1), </w:t>
      </w:r>
      <w:proofErr w:type="spellStart"/>
      <w:r w:rsidRPr="00536C77">
        <w:rPr>
          <w:rFonts w:ascii="Consolas" w:eastAsia="Times New Roman" w:hAnsi="Consolas"/>
          <w:kern w:val="0"/>
          <w:sz w:val="20"/>
          <w:szCs w:val="20"/>
          <w:lang w:eastAsia="en-US"/>
        </w:rPr>
        <w:t>map_waypoints</w:t>
      </w:r>
      <w:proofErr w:type="spellEnd"/>
      <w:r w:rsidRPr="00536C77">
        <w:rPr>
          <w:rFonts w:ascii="Consolas" w:eastAsia="Times New Roman" w:hAnsi="Consolas"/>
          <w:kern w:val="0"/>
          <w:sz w:val="20"/>
          <w:szCs w:val="20"/>
          <w:lang w:eastAsia="en-US"/>
        </w:rPr>
        <w:t xml:space="preserve">(:,2), </w:t>
      </w:r>
      <w:r w:rsidRPr="00536C77">
        <w:rPr>
          <w:rFonts w:ascii="Consolas" w:eastAsia="Times New Roman" w:hAnsi="Consolas"/>
          <w:color w:val="A709F5"/>
          <w:kern w:val="0"/>
          <w:sz w:val="20"/>
          <w:szCs w:val="20"/>
          <w:lang w:eastAsia="en-US"/>
        </w:rPr>
        <w:t>"o"</w:t>
      </w:r>
      <w:r w:rsidRPr="00536C77">
        <w:rPr>
          <w:rFonts w:ascii="Consolas" w:eastAsia="Times New Roman" w:hAnsi="Consolas"/>
          <w:kern w:val="0"/>
          <w:sz w:val="20"/>
          <w:szCs w:val="20"/>
          <w:lang w:eastAsia="en-US"/>
        </w:rPr>
        <w:t>);</w:t>
      </w:r>
    </w:p>
    <w:p w14:paraId="21AB9A39"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grid </w:t>
      </w:r>
      <w:proofErr w:type="gramStart"/>
      <w:r w:rsidRPr="00536C77">
        <w:rPr>
          <w:rFonts w:ascii="Consolas" w:eastAsia="Times New Roman" w:hAnsi="Consolas"/>
          <w:color w:val="A709F5"/>
          <w:kern w:val="0"/>
          <w:sz w:val="20"/>
          <w:szCs w:val="20"/>
          <w:lang w:eastAsia="en-US"/>
        </w:rPr>
        <w:t>on</w:t>
      </w:r>
      <w:r w:rsidRPr="00536C77">
        <w:rPr>
          <w:rFonts w:ascii="Consolas" w:eastAsia="Times New Roman" w:hAnsi="Consolas"/>
          <w:kern w:val="0"/>
          <w:sz w:val="20"/>
          <w:szCs w:val="20"/>
          <w:lang w:eastAsia="en-US"/>
        </w:rPr>
        <w:t>;</w:t>
      </w:r>
      <w:proofErr w:type="gramEnd"/>
    </w:p>
    <w:p w14:paraId="4F483A73" w14:textId="77777777" w:rsidR="00536C77" w:rsidRPr="00536C77" w:rsidRDefault="00536C77" w:rsidP="00536C77">
      <w:pPr>
        <w:widowControl/>
        <w:rPr>
          <w:rFonts w:ascii="Consolas" w:eastAsia="Times New Roman" w:hAnsi="Consolas"/>
          <w:kern w:val="0"/>
          <w:sz w:val="20"/>
          <w:szCs w:val="20"/>
          <w:lang w:eastAsia="en-US"/>
        </w:rPr>
      </w:pPr>
    </w:p>
    <w:p w14:paraId="20F71B08" w14:textId="77777777" w:rsidR="00536C77" w:rsidRPr="00536C77" w:rsidRDefault="00536C77" w:rsidP="00536C77">
      <w:pPr>
        <w:widowControl/>
        <w:rPr>
          <w:rFonts w:ascii="Consolas" w:eastAsia="Times New Roman" w:hAnsi="Consolas"/>
          <w:kern w:val="0"/>
          <w:sz w:val="20"/>
          <w:szCs w:val="20"/>
          <w:lang w:eastAsia="en-US"/>
        </w:rPr>
      </w:pPr>
    </w:p>
    <w:p w14:paraId="42D4BFCC"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color w:val="008013"/>
          <w:kern w:val="0"/>
          <w:sz w:val="20"/>
          <w:szCs w:val="20"/>
          <w:lang w:eastAsia="en-US"/>
        </w:rPr>
        <w:t>% We do some cleanup of unneeded workspace variables</w:t>
      </w:r>
    </w:p>
    <w:p w14:paraId="76CED04B"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proofErr w:type="spellStart"/>
      <w:r w:rsidRPr="00536C77">
        <w:rPr>
          <w:rFonts w:ascii="Consolas" w:eastAsia="Times New Roman" w:hAnsi="Consolas"/>
          <w:color w:val="A709F5"/>
          <w:kern w:val="0"/>
          <w:sz w:val="20"/>
          <w:szCs w:val="20"/>
          <w:lang w:eastAsia="en-US"/>
        </w:rPr>
        <w:t>i</w:t>
      </w:r>
      <w:proofErr w:type="spellEnd"/>
    </w:p>
    <w:p w14:paraId="7719CF9E"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j</w:t>
      </w:r>
    </w:p>
    <w:p w14:paraId="343EE2B3"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k</w:t>
      </w:r>
    </w:p>
    <w:p w14:paraId="6B8BC212"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x</w:t>
      </w:r>
    </w:p>
    <w:p w14:paraId="6BA10C98" w14:textId="77777777" w:rsidR="00536C77" w:rsidRPr="00536C77" w:rsidRDefault="00536C77" w:rsidP="00536C77">
      <w:pPr>
        <w:widowControl/>
        <w:rPr>
          <w:rFonts w:ascii="Consolas" w:eastAsia="Times New Roman" w:hAnsi="Consolas"/>
          <w:kern w:val="0"/>
          <w:sz w:val="20"/>
          <w:szCs w:val="20"/>
          <w:lang w:eastAsia="en-US"/>
        </w:rPr>
      </w:pPr>
      <w:r w:rsidRPr="00536C77">
        <w:rPr>
          <w:rFonts w:ascii="Consolas" w:eastAsia="Times New Roman" w:hAnsi="Consolas"/>
          <w:kern w:val="0"/>
          <w:sz w:val="20"/>
          <w:szCs w:val="20"/>
          <w:lang w:eastAsia="en-US"/>
        </w:rPr>
        <w:t xml:space="preserve">clear </w:t>
      </w:r>
      <w:r w:rsidRPr="00536C77">
        <w:rPr>
          <w:rFonts w:ascii="Consolas" w:eastAsia="Times New Roman" w:hAnsi="Consolas"/>
          <w:color w:val="A709F5"/>
          <w:kern w:val="0"/>
          <w:sz w:val="20"/>
          <w:szCs w:val="20"/>
          <w:lang w:eastAsia="en-US"/>
        </w:rPr>
        <w:t>y</w:t>
      </w:r>
    </w:p>
    <w:p w14:paraId="1C6D1E54" w14:textId="77777777" w:rsidR="00536C77" w:rsidRPr="00536C77" w:rsidRDefault="00536C77" w:rsidP="00536C77">
      <w:pPr>
        <w:widowControl/>
        <w:rPr>
          <w:rFonts w:ascii="Consolas" w:eastAsia="Times New Roman" w:hAnsi="Consolas"/>
          <w:kern w:val="0"/>
          <w:sz w:val="20"/>
          <w:szCs w:val="20"/>
          <w:lang w:eastAsia="en-US"/>
        </w:rPr>
      </w:pPr>
    </w:p>
    <w:p w14:paraId="0768E41B" w14:textId="780068CF" w:rsidR="00536C77" w:rsidRDefault="00536C77">
      <w:pPr>
        <w:widowControl/>
        <w:rPr>
          <w:lang w:eastAsia="en-US"/>
        </w:rPr>
      </w:pPr>
      <w:r>
        <w:rPr>
          <w:lang w:eastAsia="en-US"/>
        </w:rPr>
        <w:br w:type="page"/>
      </w:r>
    </w:p>
    <w:p w14:paraId="42C1C90E" w14:textId="0C7AF135" w:rsidR="00536C77" w:rsidRDefault="00536C77" w:rsidP="00536C77">
      <w:pPr>
        <w:pStyle w:val="Heading3"/>
      </w:pPr>
      <w:bookmarkStart w:id="29" w:name="_Toc134584520"/>
      <w:r>
        <w:lastRenderedPageBreak/>
        <w:t>Map3.m</w:t>
      </w:r>
      <w:bookmarkEnd w:id="29"/>
    </w:p>
    <w:p w14:paraId="7F5D8B51"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Map 1: High Obstacle Count, Low Complexity</w:t>
      </w:r>
    </w:p>
    <w:p w14:paraId="42B6AC85"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This file configures Map 3 which is intended to be used in </w:t>
      </w:r>
      <w:proofErr w:type="spellStart"/>
      <w:r w:rsidRPr="00E80778">
        <w:rPr>
          <w:rFonts w:ascii="Consolas" w:eastAsia="Times New Roman" w:hAnsi="Consolas"/>
          <w:color w:val="008013"/>
          <w:kern w:val="0"/>
          <w:sz w:val="20"/>
          <w:szCs w:val="20"/>
          <w:lang w:eastAsia="en-US"/>
        </w:rPr>
        <w:t>main.m</w:t>
      </w:r>
      <w:proofErr w:type="spellEnd"/>
      <w:r w:rsidRPr="00E80778">
        <w:rPr>
          <w:rFonts w:ascii="Consolas" w:eastAsia="Times New Roman" w:hAnsi="Consolas"/>
          <w:color w:val="008013"/>
          <w:kern w:val="0"/>
          <w:sz w:val="20"/>
          <w:szCs w:val="20"/>
          <w:lang w:eastAsia="en-US"/>
        </w:rPr>
        <w:t xml:space="preserve"> as a "demonstration" of the system. It</w:t>
      </w:r>
    </w:p>
    <w:p w14:paraId="75053B29"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features a high count, low complexity set of obstacles. The remainder of this file demonstrates a</w:t>
      </w:r>
    </w:p>
    <w:p w14:paraId="64BB93B8"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semi-standardized way of creating Map files.</w:t>
      </w:r>
    </w:p>
    <w:p w14:paraId="0B1EF58E" w14:textId="77777777" w:rsidR="00E80778" w:rsidRPr="00E80778" w:rsidRDefault="00E80778" w:rsidP="00E80778">
      <w:pPr>
        <w:widowControl/>
        <w:rPr>
          <w:rFonts w:ascii="Consolas" w:eastAsia="Times New Roman" w:hAnsi="Consolas"/>
          <w:kern w:val="0"/>
          <w:sz w:val="20"/>
          <w:szCs w:val="20"/>
          <w:lang w:eastAsia="en-US"/>
        </w:rPr>
      </w:pPr>
    </w:p>
    <w:p w14:paraId="3DBEF7CB"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Map Configuration</w:t>
      </w:r>
    </w:p>
    <w:p w14:paraId="6234EADB"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map_title</w:t>
      </w:r>
      <w:proofErr w:type="spellEnd"/>
      <w:r w:rsidRPr="00E80778">
        <w:rPr>
          <w:rFonts w:ascii="Consolas" w:eastAsia="Times New Roman" w:hAnsi="Consolas"/>
          <w:kern w:val="0"/>
          <w:sz w:val="20"/>
          <w:szCs w:val="20"/>
          <w:lang w:eastAsia="en-US"/>
        </w:rPr>
        <w:t xml:space="preserve"> = </w:t>
      </w:r>
      <w:r w:rsidRPr="00E80778">
        <w:rPr>
          <w:rFonts w:ascii="Consolas" w:eastAsia="Times New Roman" w:hAnsi="Consolas"/>
          <w:color w:val="A709F5"/>
          <w:kern w:val="0"/>
          <w:sz w:val="20"/>
          <w:szCs w:val="20"/>
          <w:lang w:eastAsia="en-US"/>
        </w:rPr>
        <w:t>"Map 3: High Count, Low Complexity Obstacles</w:t>
      </w:r>
      <w:proofErr w:type="gramStart"/>
      <w:r w:rsidRPr="00E80778">
        <w:rPr>
          <w:rFonts w:ascii="Consolas" w:eastAsia="Times New Roman" w:hAnsi="Consolas"/>
          <w:color w:val="A709F5"/>
          <w:kern w:val="0"/>
          <w:sz w:val="20"/>
          <w:szCs w:val="20"/>
          <w:lang w:eastAsia="en-US"/>
        </w:rPr>
        <w:t>"</w:t>
      </w:r>
      <w:r w:rsidRPr="00E80778">
        <w:rPr>
          <w:rFonts w:ascii="Consolas" w:eastAsia="Times New Roman" w:hAnsi="Consolas"/>
          <w:kern w:val="0"/>
          <w:sz w:val="20"/>
          <w:szCs w:val="20"/>
          <w:lang w:eastAsia="en-US"/>
        </w:rPr>
        <w:t>;</w:t>
      </w:r>
      <w:proofErr w:type="gramEnd"/>
    </w:p>
    <w:p w14:paraId="2322B1AC"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map_size</w:t>
      </w:r>
      <w:proofErr w:type="spellEnd"/>
      <w:r w:rsidRPr="00E80778">
        <w:rPr>
          <w:rFonts w:ascii="Consolas" w:eastAsia="Times New Roman" w:hAnsi="Consolas"/>
          <w:kern w:val="0"/>
          <w:sz w:val="20"/>
          <w:szCs w:val="20"/>
          <w:lang w:eastAsia="en-US"/>
        </w:rPr>
        <w:t xml:space="preserve"> = </w:t>
      </w:r>
      <w:proofErr w:type="gramStart"/>
      <w:r w:rsidRPr="00E80778">
        <w:rPr>
          <w:rFonts w:ascii="Consolas" w:eastAsia="Times New Roman" w:hAnsi="Consolas"/>
          <w:kern w:val="0"/>
          <w:sz w:val="20"/>
          <w:szCs w:val="20"/>
          <w:lang w:eastAsia="en-US"/>
        </w:rPr>
        <w:t>16;</w:t>
      </w:r>
      <w:proofErr w:type="gramEnd"/>
    </w:p>
    <w:p w14:paraId="0506CC5C"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occupancyMap</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binaryOccupancyMap</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map_size</w:t>
      </w:r>
      <w:proofErr w:type="spellEnd"/>
      <w:r w:rsidRPr="00E80778">
        <w:rPr>
          <w:rFonts w:ascii="Consolas" w:eastAsia="Times New Roman" w:hAnsi="Consolas"/>
          <w:kern w:val="0"/>
          <w:sz w:val="20"/>
          <w:szCs w:val="20"/>
          <w:lang w:eastAsia="en-US"/>
        </w:rPr>
        <w:t xml:space="preserve">, </w:t>
      </w:r>
      <w:proofErr w:type="spellStart"/>
      <w:r w:rsidRPr="00E80778">
        <w:rPr>
          <w:rFonts w:ascii="Consolas" w:eastAsia="Times New Roman" w:hAnsi="Consolas"/>
          <w:kern w:val="0"/>
          <w:sz w:val="20"/>
          <w:szCs w:val="20"/>
          <w:lang w:eastAsia="en-US"/>
        </w:rPr>
        <w:t>map_size</w:t>
      </w:r>
      <w:proofErr w:type="spellEnd"/>
      <w:r w:rsidRPr="00E80778">
        <w:rPr>
          <w:rFonts w:ascii="Consolas" w:eastAsia="Times New Roman" w:hAnsi="Consolas"/>
          <w:kern w:val="0"/>
          <w:sz w:val="20"/>
          <w:szCs w:val="20"/>
          <w:lang w:eastAsia="en-US"/>
        </w:rPr>
        <w:t xml:space="preserve">, 1, </w:t>
      </w:r>
      <w:r w:rsidRPr="00E80778">
        <w:rPr>
          <w:rFonts w:ascii="Consolas" w:eastAsia="Times New Roman" w:hAnsi="Consolas"/>
          <w:color w:val="A709F5"/>
          <w:kern w:val="0"/>
          <w:sz w:val="20"/>
          <w:szCs w:val="20"/>
          <w:lang w:eastAsia="en-US"/>
        </w:rPr>
        <w:t>"grid"</w:t>
      </w:r>
      <w:r w:rsidRPr="00E80778">
        <w:rPr>
          <w:rFonts w:ascii="Consolas" w:eastAsia="Times New Roman" w:hAnsi="Consolas"/>
          <w:kern w:val="0"/>
          <w:sz w:val="20"/>
          <w:szCs w:val="20"/>
          <w:lang w:eastAsia="en-US"/>
        </w:rPr>
        <w:t>);</w:t>
      </w:r>
    </w:p>
    <w:p w14:paraId="70DA93BA"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occupancy_grid</w:t>
      </w:r>
      <w:proofErr w:type="spellEnd"/>
      <w:r w:rsidRPr="00E80778">
        <w:rPr>
          <w:rFonts w:ascii="Consolas" w:eastAsia="Times New Roman" w:hAnsi="Consolas"/>
          <w:kern w:val="0"/>
          <w:sz w:val="20"/>
          <w:szCs w:val="20"/>
          <w:lang w:eastAsia="en-US"/>
        </w:rPr>
        <w:t xml:space="preserve"> = </w:t>
      </w:r>
      <w:proofErr w:type="gramStart"/>
      <w:r w:rsidRPr="00E80778">
        <w:rPr>
          <w:rFonts w:ascii="Consolas" w:eastAsia="Times New Roman" w:hAnsi="Consolas"/>
          <w:kern w:val="0"/>
          <w:sz w:val="20"/>
          <w:szCs w:val="20"/>
          <w:lang w:eastAsia="en-US"/>
        </w:rPr>
        <w:t>zeros(</w:t>
      </w:r>
      <w:proofErr w:type="spellStart"/>
      <w:proofErr w:type="gramEnd"/>
      <w:r w:rsidRPr="00E80778">
        <w:rPr>
          <w:rFonts w:ascii="Consolas" w:eastAsia="Times New Roman" w:hAnsi="Consolas"/>
          <w:kern w:val="0"/>
          <w:sz w:val="20"/>
          <w:szCs w:val="20"/>
          <w:lang w:eastAsia="en-US"/>
        </w:rPr>
        <w:t>map_size</w:t>
      </w:r>
      <w:proofErr w:type="spellEnd"/>
      <w:r w:rsidRPr="00E80778">
        <w:rPr>
          <w:rFonts w:ascii="Consolas" w:eastAsia="Times New Roman" w:hAnsi="Consolas"/>
          <w:kern w:val="0"/>
          <w:sz w:val="20"/>
          <w:szCs w:val="20"/>
          <w:lang w:eastAsia="en-US"/>
        </w:rPr>
        <w:t xml:space="preserve">, </w:t>
      </w:r>
      <w:proofErr w:type="spellStart"/>
      <w:r w:rsidRPr="00E80778">
        <w:rPr>
          <w:rFonts w:ascii="Consolas" w:eastAsia="Times New Roman" w:hAnsi="Consolas"/>
          <w:kern w:val="0"/>
          <w:sz w:val="20"/>
          <w:szCs w:val="20"/>
          <w:lang w:eastAsia="en-US"/>
        </w:rPr>
        <w:t>map_size</w:t>
      </w:r>
      <w:proofErr w:type="spellEnd"/>
      <w:r w:rsidRPr="00E80778">
        <w:rPr>
          <w:rFonts w:ascii="Consolas" w:eastAsia="Times New Roman" w:hAnsi="Consolas"/>
          <w:kern w:val="0"/>
          <w:sz w:val="20"/>
          <w:szCs w:val="20"/>
          <w:lang w:eastAsia="en-US"/>
        </w:rPr>
        <w:t>);</w:t>
      </w:r>
    </w:p>
    <w:p w14:paraId="0C622A27" w14:textId="77777777" w:rsidR="00E80778" w:rsidRPr="00E80778" w:rsidRDefault="00E80778" w:rsidP="00E80778">
      <w:pPr>
        <w:widowControl/>
        <w:rPr>
          <w:rFonts w:ascii="Consolas" w:eastAsia="Times New Roman" w:hAnsi="Consolas"/>
          <w:kern w:val="0"/>
          <w:sz w:val="20"/>
          <w:szCs w:val="20"/>
          <w:lang w:eastAsia="en-US"/>
        </w:rPr>
      </w:pPr>
    </w:p>
    <w:p w14:paraId="2CF7DD15"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Map RRT Parameters</w:t>
      </w:r>
    </w:p>
    <w:p w14:paraId="3BE929F9"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map_rrt_epsilon</w:t>
      </w:r>
      <w:proofErr w:type="spellEnd"/>
      <w:r w:rsidRPr="00E80778">
        <w:rPr>
          <w:rFonts w:ascii="Consolas" w:eastAsia="Times New Roman" w:hAnsi="Consolas"/>
          <w:kern w:val="0"/>
          <w:sz w:val="20"/>
          <w:szCs w:val="20"/>
          <w:lang w:eastAsia="en-US"/>
        </w:rPr>
        <w:t xml:space="preserve"> = </w:t>
      </w:r>
      <w:proofErr w:type="gramStart"/>
      <w:r w:rsidRPr="00E80778">
        <w:rPr>
          <w:rFonts w:ascii="Consolas" w:eastAsia="Times New Roman" w:hAnsi="Consolas"/>
          <w:kern w:val="0"/>
          <w:sz w:val="20"/>
          <w:szCs w:val="20"/>
          <w:lang w:eastAsia="en-US"/>
        </w:rPr>
        <w:t>1;</w:t>
      </w:r>
      <w:proofErr w:type="gramEnd"/>
    </w:p>
    <w:p w14:paraId="7AFC09E6"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map_rrt_iterations</w:t>
      </w:r>
      <w:proofErr w:type="spellEnd"/>
      <w:r w:rsidRPr="00E80778">
        <w:rPr>
          <w:rFonts w:ascii="Consolas" w:eastAsia="Times New Roman" w:hAnsi="Consolas"/>
          <w:kern w:val="0"/>
          <w:sz w:val="20"/>
          <w:szCs w:val="20"/>
          <w:lang w:eastAsia="en-US"/>
        </w:rPr>
        <w:t xml:space="preserve"> = </w:t>
      </w:r>
      <w:proofErr w:type="gramStart"/>
      <w:r w:rsidRPr="00E80778">
        <w:rPr>
          <w:rFonts w:ascii="Consolas" w:eastAsia="Times New Roman" w:hAnsi="Consolas"/>
          <w:kern w:val="0"/>
          <w:sz w:val="20"/>
          <w:szCs w:val="20"/>
          <w:lang w:eastAsia="en-US"/>
        </w:rPr>
        <w:t>10000;</w:t>
      </w:r>
      <w:proofErr w:type="gramEnd"/>
    </w:p>
    <w:p w14:paraId="3214B198"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map_rrt_threshold</w:t>
      </w:r>
      <w:proofErr w:type="spellEnd"/>
      <w:r w:rsidRPr="00E80778">
        <w:rPr>
          <w:rFonts w:ascii="Consolas" w:eastAsia="Times New Roman" w:hAnsi="Consolas"/>
          <w:kern w:val="0"/>
          <w:sz w:val="20"/>
          <w:szCs w:val="20"/>
          <w:lang w:eastAsia="en-US"/>
        </w:rPr>
        <w:t xml:space="preserve"> = </w:t>
      </w:r>
      <w:proofErr w:type="gramStart"/>
      <w:r w:rsidRPr="00E80778">
        <w:rPr>
          <w:rFonts w:ascii="Consolas" w:eastAsia="Times New Roman" w:hAnsi="Consolas"/>
          <w:kern w:val="0"/>
          <w:sz w:val="20"/>
          <w:szCs w:val="20"/>
          <w:lang w:eastAsia="en-US"/>
        </w:rPr>
        <w:t>0.5;</w:t>
      </w:r>
      <w:proofErr w:type="gramEnd"/>
    </w:p>
    <w:p w14:paraId="5EEDE391" w14:textId="77777777" w:rsidR="00E80778" w:rsidRPr="00E80778" w:rsidRDefault="00E80778" w:rsidP="00E80778">
      <w:pPr>
        <w:widowControl/>
        <w:rPr>
          <w:rFonts w:ascii="Consolas" w:eastAsia="Times New Roman" w:hAnsi="Consolas"/>
          <w:kern w:val="0"/>
          <w:sz w:val="20"/>
          <w:szCs w:val="20"/>
          <w:lang w:eastAsia="en-US"/>
        </w:rPr>
      </w:pPr>
    </w:p>
    <w:p w14:paraId="67401939"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Create Map Waypoints </w:t>
      </w:r>
    </w:p>
    <w:p w14:paraId="2114A0F6" w14:textId="77777777" w:rsidR="00E80778" w:rsidRPr="00E80778" w:rsidRDefault="00E80778" w:rsidP="00E80778">
      <w:pPr>
        <w:widowControl/>
        <w:rPr>
          <w:rFonts w:ascii="Consolas" w:eastAsia="Times New Roman" w:hAnsi="Consolas"/>
          <w:kern w:val="0"/>
          <w:sz w:val="20"/>
          <w:szCs w:val="20"/>
          <w:lang w:eastAsia="en-US"/>
        </w:rPr>
      </w:pPr>
      <w:proofErr w:type="gramStart"/>
      <w:r w:rsidRPr="00E80778">
        <w:rPr>
          <w:rFonts w:ascii="Consolas" w:eastAsia="Times New Roman" w:hAnsi="Consolas"/>
          <w:color w:val="008013"/>
          <w:kern w:val="0"/>
          <w:sz w:val="20"/>
          <w:szCs w:val="20"/>
          <w:lang w:eastAsia="en-US"/>
        </w:rPr>
        <w:t>%  1</w:t>
      </w:r>
      <w:proofErr w:type="gramEnd"/>
      <w:r w:rsidRPr="00E80778">
        <w:rPr>
          <w:rFonts w:ascii="Consolas" w:eastAsia="Times New Roman" w:hAnsi="Consolas"/>
          <w:color w:val="008013"/>
          <w:kern w:val="0"/>
          <w:sz w:val="20"/>
          <w:szCs w:val="20"/>
          <w:lang w:eastAsia="en-US"/>
        </w:rPr>
        <w:t>st Parameter: Input Waypoint Array&lt;/li&gt;</w:t>
      </w:r>
    </w:p>
    <w:p w14:paraId="2F6FBD82" w14:textId="77777777" w:rsidR="00E80778" w:rsidRPr="00E80778" w:rsidRDefault="00E80778" w:rsidP="00E80778">
      <w:pPr>
        <w:widowControl/>
        <w:rPr>
          <w:rFonts w:ascii="Consolas" w:eastAsia="Times New Roman" w:hAnsi="Consolas"/>
          <w:kern w:val="0"/>
          <w:sz w:val="20"/>
          <w:szCs w:val="20"/>
          <w:lang w:eastAsia="en-US"/>
        </w:rPr>
      </w:pPr>
      <w:proofErr w:type="gramStart"/>
      <w:r w:rsidRPr="00E80778">
        <w:rPr>
          <w:rFonts w:ascii="Consolas" w:eastAsia="Times New Roman" w:hAnsi="Consolas"/>
          <w:color w:val="008013"/>
          <w:kern w:val="0"/>
          <w:sz w:val="20"/>
          <w:szCs w:val="20"/>
          <w:lang w:eastAsia="en-US"/>
        </w:rPr>
        <w:t>%  2</w:t>
      </w:r>
      <w:proofErr w:type="gramEnd"/>
      <w:r w:rsidRPr="00E80778">
        <w:rPr>
          <w:rFonts w:ascii="Consolas" w:eastAsia="Times New Roman" w:hAnsi="Consolas"/>
          <w:color w:val="008013"/>
          <w:kern w:val="0"/>
          <w:sz w:val="20"/>
          <w:szCs w:val="20"/>
          <w:lang w:eastAsia="en-US"/>
        </w:rPr>
        <w:t>nd Parameter: New Waypoint X,Y&lt;/li&gt;</w:t>
      </w:r>
    </w:p>
    <w:p w14:paraId="6CC5EA48" w14:textId="77777777" w:rsidR="00E80778" w:rsidRPr="00E80778" w:rsidRDefault="00E80778" w:rsidP="00E80778">
      <w:pPr>
        <w:widowControl/>
        <w:rPr>
          <w:rFonts w:ascii="Consolas" w:eastAsia="Times New Roman" w:hAnsi="Consolas"/>
          <w:kern w:val="0"/>
          <w:sz w:val="20"/>
          <w:szCs w:val="20"/>
          <w:lang w:eastAsia="en-US"/>
        </w:rPr>
      </w:pPr>
      <w:proofErr w:type="gramStart"/>
      <w:r w:rsidRPr="00E80778">
        <w:rPr>
          <w:rFonts w:ascii="Consolas" w:eastAsia="Times New Roman" w:hAnsi="Consolas"/>
          <w:color w:val="008013"/>
          <w:kern w:val="0"/>
          <w:sz w:val="20"/>
          <w:szCs w:val="20"/>
          <w:lang w:eastAsia="en-US"/>
        </w:rPr>
        <w:t>%  Input</w:t>
      </w:r>
      <w:proofErr w:type="gramEnd"/>
      <w:r w:rsidRPr="00E80778">
        <w:rPr>
          <w:rFonts w:ascii="Consolas" w:eastAsia="Times New Roman" w:hAnsi="Consolas"/>
          <w:color w:val="008013"/>
          <w:kern w:val="0"/>
          <w:sz w:val="20"/>
          <w:szCs w:val="20"/>
          <w:lang w:eastAsia="en-US"/>
        </w:rPr>
        <w:t xml:space="preserve"> Waypoint Array is either a new array, [], or the output array</w:t>
      </w:r>
    </w:p>
    <w:p w14:paraId="7FB9C5FC" w14:textId="77777777" w:rsidR="00E80778" w:rsidRPr="00E80778" w:rsidRDefault="00E80778" w:rsidP="00E80778">
      <w:pPr>
        <w:widowControl/>
        <w:rPr>
          <w:rFonts w:ascii="Consolas" w:eastAsia="Times New Roman" w:hAnsi="Consolas"/>
          <w:kern w:val="0"/>
          <w:sz w:val="20"/>
          <w:szCs w:val="20"/>
          <w:lang w:eastAsia="en-US"/>
        </w:rPr>
      </w:pPr>
      <w:proofErr w:type="gramStart"/>
      <w:r w:rsidRPr="00E80778">
        <w:rPr>
          <w:rFonts w:ascii="Consolas" w:eastAsia="Times New Roman" w:hAnsi="Consolas"/>
          <w:color w:val="008013"/>
          <w:kern w:val="0"/>
          <w:sz w:val="20"/>
          <w:szCs w:val="20"/>
          <w:lang w:eastAsia="en-US"/>
        </w:rPr>
        <w:t>%  provided</w:t>
      </w:r>
      <w:proofErr w:type="gramEnd"/>
      <w:r w:rsidRPr="00E80778">
        <w:rPr>
          <w:rFonts w:ascii="Consolas" w:eastAsia="Times New Roman" w:hAnsi="Consolas"/>
          <w:color w:val="008013"/>
          <w:kern w:val="0"/>
          <w:sz w:val="20"/>
          <w:szCs w:val="20"/>
          <w:lang w:eastAsia="en-US"/>
        </w:rPr>
        <w:t xml:space="preserve"> by the previous </w:t>
      </w:r>
      <w:proofErr w:type="spellStart"/>
      <w:r w:rsidRPr="00E80778">
        <w:rPr>
          <w:rFonts w:ascii="Consolas" w:eastAsia="Times New Roman" w:hAnsi="Consolas"/>
          <w:color w:val="008013"/>
          <w:kern w:val="0"/>
          <w:sz w:val="20"/>
          <w:szCs w:val="20"/>
          <w:lang w:eastAsia="en-US"/>
        </w:rPr>
        <w:t>CreateWaypoint</w:t>
      </w:r>
      <w:proofErr w:type="spellEnd"/>
      <w:r w:rsidRPr="00E80778">
        <w:rPr>
          <w:rFonts w:ascii="Consolas" w:eastAsia="Times New Roman" w:hAnsi="Consolas"/>
          <w:color w:val="008013"/>
          <w:kern w:val="0"/>
          <w:sz w:val="20"/>
          <w:szCs w:val="20"/>
          <w:lang w:eastAsia="en-US"/>
        </w:rPr>
        <w:t xml:space="preserve"> call (in the case of the code</w:t>
      </w:r>
    </w:p>
    <w:p w14:paraId="14ED623D" w14:textId="77777777" w:rsidR="00E80778" w:rsidRPr="00E80778" w:rsidRDefault="00E80778" w:rsidP="00E80778">
      <w:pPr>
        <w:widowControl/>
        <w:rPr>
          <w:rFonts w:ascii="Consolas" w:eastAsia="Times New Roman" w:hAnsi="Consolas"/>
          <w:kern w:val="0"/>
          <w:sz w:val="20"/>
          <w:szCs w:val="20"/>
          <w:lang w:eastAsia="en-US"/>
        </w:rPr>
      </w:pPr>
      <w:proofErr w:type="gramStart"/>
      <w:r w:rsidRPr="00E80778">
        <w:rPr>
          <w:rFonts w:ascii="Consolas" w:eastAsia="Times New Roman" w:hAnsi="Consolas"/>
          <w:color w:val="008013"/>
          <w:kern w:val="0"/>
          <w:sz w:val="20"/>
          <w:szCs w:val="20"/>
          <w:lang w:eastAsia="en-US"/>
        </w:rPr>
        <w:t>%  below</w:t>
      </w:r>
      <w:proofErr w:type="gramEnd"/>
      <w:r w:rsidRPr="00E80778">
        <w:rPr>
          <w:rFonts w:ascii="Consolas" w:eastAsia="Times New Roman" w:hAnsi="Consolas"/>
          <w:color w:val="008013"/>
          <w:kern w:val="0"/>
          <w:sz w:val="20"/>
          <w:szCs w:val="20"/>
          <w:lang w:eastAsia="en-US"/>
        </w:rPr>
        <w:t xml:space="preserve"> </w:t>
      </w:r>
      <w:proofErr w:type="spellStart"/>
      <w:r w:rsidRPr="00E80778">
        <w:rPr>
          <w:rFonts w:ascii="Consolas" w:eastAsia="Times New Roman" w:hAnsi="Consolas"/>
          <w:color w:val="008013"/>
          <w:kern w:val="0"/>
          <w:sz w:val="20"/>
          <w:szCs w:val="20"/>
          <w:lang w:eastAsia="en-US"/>
        </w:rPr>
        <w:t>map_waypoints</w:t>
      </w:r>
      <w:proofErr w:type="spellEnd"/>
      <w:r w:rsidRPr="00E80778">
        <w:rPr>
          <w:rFonts w:ascii="Consolas" w:eastAsia="Times New Roman" w:hAnsi="Consolas"/>
          <w:color w:val="008013"/>
          <w:kern w:val="0"/>
          <w:sz w:val="20"/>
          <w:szCs w:val="20"/>
          <w:lang w:eastAsia="en-US"/>
        </w:rPr>
        <w:t>)&lt;</w:t>
      </w:r>
      <w:proofErr w:type="spellStart"/>
      <w:r w:rsidRPr="00E80778">
        <w:rPr>
          <w:rFonts w:ascii="Consolas" w:eastAsia="Times New Roman" w:hAnsi="Consolas"/>
          <w:color w:val="008013"/>
          <w:kern w:val="0"/>
          <w:sz w:val="20"/>
          <w:szCs w:val="20"/>
          <w:lang w:eastAsia="en-US"/>
        </w:rPr>
        <w:t>br</w:t>
      </w:r>
      <w:proofErr w:type="spellEnd"/>
      <w:r w:rsidRPr="00E80778">
        <w:rPr>
          <w:rFonts w:ascii="Consolas" w:eastAsia="Times New Roman" w:hAnsi="Consolas"/>
          <w:color w:val="008013"/>
          <w:kern w:val="0"/>
          <w:sz w:val="20"/>
          <w:szCs w:val="20"/>
          <w:lang w:eastAsia="en-US"/>
        </w:rPr>
        <w:t>&gt;New Waypoint is a simple array containing a</w:t>
      </w:r>
    </w:p>
    <w:p w14:paraId="71DE8437" w14:textId="77777777" w:rsidR="00E80778" w:rsidRPr="00E80778" w:rsidRDefault="00E80778" w:rsidP="00E80778">
      <w:pPr>
        <w:widowControl/>
        <w:rPr>
          <w:rFonts w:ascii="Consolas" w:eastAsia="Times New Roman" w:hAnsi="Consolas"/>
          <w:kern w:val="0"/>
          <w:sz w:val="20"/>
          <w:szCs w:val="20"/>
          <w:lang w:eastAsia="en-US"/>
        </w:rPr>
      </w:pPr>
      <w:proofErr w:type="gramStart"/>
      <w:r w:rsidRPr="00E80778">
        <w:rPr>
          <w:rFonts w:ascii="Consolas" w:eastAsia="Times New Roman" w:hAnsi="Consolas"/>
          <w:color w:val="008013"/>
          <w:kern w:val="0"/>
          <w:sz w:val="20"/>
          <w:szCs w:val="20"/>
          <w:lang w:eastAsia="en-US"/>
        </w:rPr>
        <w:t>%  singular</w:t>
      </w:r>
      <w:proofErr w:type="gramEnd"/>
      <w:r w:rsidRPr="00E80778">
        <w:rPr>
          <w:rFonts w:ascii="Consolas" w:eastAsia="Times New Roman" w:hAnsi="Consolas"/>
          <w:color w:val="008013"/>
          <w:kern w:val="0"/>
          <w:sz w:val="20"/>
          <w:szCs w:val="20"/>
          <w:lang w:eastAsia="en-US"/>
        </w:rPr>
        <w:t xml:space="preserve"> set of X,Y coordinates. As an example, if I wanted a waypoint on</w:t>
      </w:r>
    </w:p>
    <w:p w14:paraId="00832BD1" w14:textId="77777777" w:rsidR="00E80778" w:rsidRPr="00E80778" w:rsidRDefault="00E80778" w:rsidP="00E80778">
      <w:pPr>
        <w:widowControl/>
        <w:rPr>
          <w:rFonts w:ascii="Consolas" w:eastAsia="Times New Roman" w:hAnsi="Consolas"/>
          <w:kern w:val="0"/>
          <w:sz w:val="20"/>
          <w:szCs w:val="20"/>
          <w:lang w:eastAsia="en-US"/>
        </w:rPr>
      </w:pPr>
      <w:proofErr w:type="gramStart"/>
      <w:r w:rsidRPr="00E80778">
        <w:rPr>
          <w:rFonts w:ascii="Consolas" w:eastAsia="Times New Roman" w:hAnsi="Consolas"/>
          <w:color w:val="008013"/>
          <w:kern w:val="0"/>
          <w:sz w:val="20"/>
          <w:szCs w:val="20"/>
          <w:lang w:eastAsia="en-US"/>
        </w:rPr>
        <w:t>%  the</w:t>
      </w:r>
      <w:proofErr w:type="gramEnd"/>
      <w:r w:rsidRPr="00E80778">
        <w:rPr>
          <w:rFonts w:ascii="Consolas" w:eastAsia="Times New Roman" w:hAnsi="Consolas"/>
          <w:color w:val="008013"/>
          <w:kern w:val="0"/>
          <w:sz w:val="20"/>
          <w:szCs w:val="20"/>
          <w:lang w:eastAsia="en-US"/>
        </w:rPr>
        <w:t xml:space="preserve"> point 10, 4 then the waypoint would look like [10 4].</w:t>
      </w:r>
    </w:p>
    <w:p w14:paraId="4334B1E4"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CreateWaypoint</w:t>
      </w:r>
      <w:proofErr w:type="spellEnd"/>
      <w:r w:rsidRPr="00E80778">
        <w:rPr>
          <w:rFonts w:ascii="Consolas" w:eastAsia="Times New Roman" w:hAnsi="Consolas"/>
          <w:kern w:val="0"/>
          <w:sz w:val="20"/>
          <w:szCs w:val="20"/>
          <w:lang w:eastAsia="en-US"/>
        </w:rPr>
        <w:t>(</w:t>
      </w:r>
      <w:proofErr w:type="gramEnd"/>
      <w:r w:rsidRPr="00E80778">
        <w:rPr>
          <w:rFonts w:ascii="Consolas" w:eastAsia="Times New Roman" w:hAnsi="Consolas"/>
          <w:kern w:val="0"/>
          <w:sz w:val="20"/>
          <w:szCs w:val="20"/>
          <w:lang w:eastAsia="en-US"/>
        </w:rPr>
        <w:t>[], [1 2]);</w:t>
      </w:r>
    </w:p>
    <w:p w14:paraId="57993DD0"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CreateWaypoint</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[1 15]);</w:t>
      </w:r>
    </w:p>
    <w:p w14:paraId="2CE52C88"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CreateWaypoint</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[7 4]);</w:t>
      </w:r>
    </w:p>
    <w:p w14:paraId="6EEA1A52"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CreateWaypoint</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[12 9.5]);</w:t>
      </w:r>
    </w:p>
    <w:p w14:paraId="2600AF7B"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CreateWaypoint</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[15 15]);</w:t>
      </w:r>
    </w:p>
    <w:p w14:paraId="0358C68C" w14:textId="77777777" w:rsidR="00E80778" w:rsidRPr="00E80778" w:rsidRDefault="00E80778" w:rsidP="00E80778">
      <w:pPr>
        <w:widowControl/>
        <w:rPr>
          <w:rFonts w:ascii="Consolas" w:eastAsia="Times New Roman" w:hAnsi="Consolas"/>
          <w:kern w:val="0"/>
          <w:sz w:val="20"/>
          <w:szCs w:val="20"/>
          <w:lang w:eastAsia="en-US"/>
        </w:rPr>
      </w:pPr>
      <w:proofErr w:type="spellStart"/>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CreateWaypoint</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[15 1]);</w:t>
      </w:r>
    </w:p>
    <w:p w14:paraId="7FC5998F" w14:textId="77777777" w:rsidR="00E80778" w:rsidRPr="00E80778" w:rsidRDefault="00E80778" w:rsidP="00E80778">
      <w:pPr>
        <w:widowControl/>
        <w:rPr>
          <w:rFonts w:ascii="Consolas" w:eastAsia="Times New Roman" w:hAnsi="Consolas"/>
          <w:kern w:val="0"/>
          <w:sz w:val="20"/>
          <w:szCs w:val="20"/>
          <w:lang w:eastAsia="en-US"/>
        </w:rPr>
      </w:pPr>
    </w:p>
    <w:p w14:paraId="5AA105B3"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Create Map Obstacles</w:t>
      </w:r>
    </w:p>
    <w:p w14:paraId="6E647C84"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If you wish </w:t>
      </w:r>
      <w:proofErr w:type="spellStart"/>
      <w:r w:rsidRPr="00E80778">
        <w:rPr>
          <w:rFonts w:ascii="Consolas" w:eastAsia="Times New Roman" w:hAnsi="Consolas"/>
          <w:color w:val="008013"/>
          <w:kern w:val="0"/>
          <w:sz w:val="20"/>
          <w:szCs w:val="20"/>
          <w:lang w:eastAsia="en-US"/>
        </w:rPr>
        <w:t>tosimulate</w:t>
      </w:r>
      <w:proofErr w:type="spellEnd"/>
      <w:r w:rsidRPr="00E80778">
        <w:rPr>
          <w:rFonts w:ascii="Consolas" w:eastAsia="Times New Roman" w:hAnsi="Consolas"/>
          <w:color w:val="008013"/>
          <w:kern w:val="0"/>
          <w:sz w:val="20"/>
          <w:szCs w:val="20"/>
          <w:lang w:eastAsia="en-US"/>
        </w:rPr>
        <w:t xml:space="preserve"> an obstacle proceeding partially in and off the map, simply clip</w:t>
      </w:r>
    </w:p>
    <w:p w14:paraId="2009C1A7"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lastRenderedPageBreak/>
        <w:t xml:space="preserve">% </w:t>
      </w:r>
      <w:proofErr w:type="gramStart"/>
      <w:r w:rsidRPr="00E80778">
        <w:rPr>
          <w:rFonts w:ascii="Consolas" w:eastAsia="Times New Roman" w:hAnsi="Consolas"/>
          <w:color w:val="008013"/>
          <w:kern w:val="0"/>
          <w:sz w:val="20"/>
          <w:szCs w:val="20"/>
          <w:lang w:eastAsia="en-US"/>
        </w:rPr>
        <w:t>the</w:t>
      </w:r>
      <w:proofErr w:type="gramEnd"/>
      <w:r w:rsidRPr="00E80778">
        <w:rPr>
          <w:rFonts w:ascii="Consolas" w:eastAsia="Times New Roman" w:hAnsi="Consolas"/>
          <w:color w:val="008013"/>
          <w:kern w:val="0"/>
          <w:sz w:val="20"/>
          <w:szCs w:val="20"/>
          <w:lang w:eastAsia="en-US"/>
        </w:rPr>
        <w:t xml:space="preserve"> obstacle vertices to be directly on the upper or lower bound of the</w:t>
      </w:r>
    </w:p>
    <w:p w14:paraId="3156D426"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map size. </w:t>
      </w:r>
    </w:p>
    <w:p w14:paraId="6B157D49"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The </w:t>
      </w:r>
      <w:proofErr w:type="spellStart"/>
      <w:r w:rsidRPr="00E80778">
        <w:rPr>
          <w:rFonts w:ascii="Consolas" w:eastAsia="Times New Roman" w:hAnsi="Consolas"/>
          <w:color w:val="008013"/>
          <w:kern w:val="0"/>
          <w:sz w:val="20"/>
          <w:szCs w:val="20"/>
          <w:lang w:eastAsia="en-US"/>
        </w:rPr>
        <w:t>CreateObstacle</w:t>
      </w:r>
      <w:proofErr w:type="spellEnd"/>
      <w:r w:rsidRPr="00E80778">
        <w:rPr>
          <w:rFonts w:ascii="Consolas" w:eastAsia="Times New Roman" w:hAnsi="Consolas"/>
          <w:color w:val="008013"/>
          <w:kern w:val="0"/>
          <w:sz w:val="20"/>
          <w:szCs w:val="20"/>
          <w:lang w:eastAsia="en-US"/>
        </w:rPr>
        <w:t xml:space="preserve"> function takes in the following parameters:&lt;/p&gt;</w:t>
      </w:r>
    </w:p>
    <w:p w14:paraId="32743E4D"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1st Parameter: Input Obstacle Array</w:t>
      </w:r>
    </w:p>
    <w:p w14:paraId="3086CF4A"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2nd Parameter: Obstacle Vertices in Clockwise Order</w:t>
      </w:r>
    </w:p>
    <w:p w14:paraId="3ECB1004"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w:t>
      </w:r>
    </w:p>
    <w:p w14:paraId="0F3243E5"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Input Obstacle Array is either a new array, [], or the output array</w:t>
      </w:r>
    </w:p>
    <w:p w14:paraId="166364E3"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provided by the previous </w:t>
      </w:r>
      <w:proofErr w:type="spellStart"/>
      <w:r w:rsidRPr="00E80778">
        <w:rPr>
          <w:rFonts w:ascii="Consolas" w:eastAsia="Times New Roman" w:hAnsi="Consolas"/>
          <w:color w:val="008013"/>
          <w:kern w:val="0"/>
          <w:sz w:val="20"/>
          <w:szCs w:val="20"/>
          <w:lang w:eastAsia="en-US"/>
        </w:rPr>
        <w:t>CreateObstacle</w:t>
      </w:r>
      <w:proofErr w:type="spellEnd"/>
      <w:r w:rsidRPr="00E80778">
        <w:rPr>
          <w:rFonts w:ascii="Consolas" w:eastAsia="Times New Roman" w:hAnsi="Consolas"/>
          <w:color w:val="008013"/>
          <w:kern w:val="0"/>
          <w:sz w:val="20"/>
          <w:szCs w:val="20"/>
          <w:lang w:eastAsia="en-US"/>
        </w:rPr>
        <w:t xml:space="preserve"> call (in the case of the code</w:t>
      </w:r>
    </w:p>
    <w:p w14:paraId="7E2210E2"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below </w:t>
      </w:r>
      <w:proofErr w:type="spellStart"/>
      <w:r w:rsidRPr="00E80778">
        <w:rPr>
          <w:rFonts w:ascii="Consolas" w:eastAsia="Times New Roman" w:hAnsi="Consolas"/>
          <w:color w:val="008013"/>
          <w:kern w:val="0"/>
          <w:sz w:val="20"/>
          <w:szCs w:val="20"/>
          <w:lang w:eastAsia="en-US"/>
        </w:rPr>
        <w:t>map_obstacles</w:t>
      </w:r>
      <w:proofErr w:type="spellEnd"/>
      <w:r w:rsidRPr="00E80778">
        <w:rPr>
          <w:rFonts w:ascii="Consolas" w:eastAsia="Times New Roman" w:hAnsi="Consolas"/>
          <w:color w:val="008013"/>
          <w:kern w:val="0"/>
          <w:sz w:val="20"/>
          <w:szCs w:val="20"/>
          <w:lang w:eastAsia="en-US"/>
        </w:rPr>
        <w:t>)</w:t>
      </w:r>
    </w:p>
    <w:p w14:paraId="7BEEA5AF"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w:t>
      </w:r>
    </w:p>
    <w:p w14:paraId="0D5726E2"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Obstacle Vertices is a column array with X values in column 1 and Y values in column 2</w:t>
      </w:r>
    </w:p>
    <w:p w14:paraId="637B6CC3"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gramEnd"/>
      <w:r w:rsidRPr="00E80778">
        <w:rPr>
          <w:rFonts w:ascii="Consolas" w:eastAsia="Times New Roman" w:hAnsi="Consolas"/>
          <w:kern w:val="0"/>
          <w:sz w:val="20"/>
          <w:szCs w:val="20"/>
          <w:lang w:eastAsia="en-US"/>
        </w:rPr>
        <w:t>[], [0 0; 0 1; 4 1; 4 0]);</w:t>
      </w:r>
    </w:p>
    <w:p w14:paraId="11086BAE"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[0 4; 0 5; 4 5; 4 4]);</w:t>
      </w:r>
    </w:p>
    <w:p w14:paraId="0B17A8D6"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[0 8; 0 9; 4 9; 4 8]);</w:t>
      </w:r>
    </w:p>
    <w:p w14:paraId="25B4DD2E"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[0 13; 0 14; 4 14; 4 13]);</w:t>
      </w:r>
    </w:p>
    <w:p w14:paraId="2695F379"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[3 2; 3 3; 5 3; 5 5; 6 5; 6 3; 8 3; 8 2]);</w:t>
      </w:r>
    </w:p>
    <w:p w14:paraId="61AA208D"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[3 6; 3 7; 8 7; 8 9; 9 9; 9 4; 8 4; 8 6;]);</w:t>
      </w:r>
    </w:p>
    <w:p w14:paraId="56AFB8E2"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[6 8; 6 10; 4 10; 4 12; 6 12; 6 14; 7 14; 7 12; 10 12; 10 10; 7 10; 7 8]);</w:t>
      </w:r>
    </w:p>
    <w:p w14:paraId="2E549304"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[9 14; 9 15; 14 15; 14 14;]);</w:t>
      </w:r>
    </w:p>
    <w:p w14:paraId="7D98BCEB"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[12 10; 12 12; 16 12; 16 10;]);</w:t>
      </w:r>
    </w:p>
    <w:p w14:paraId="6794739D"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[10 4; 10 9; 14 9; 14 8; 11 8; 11 5; 14 5; 14 4]);</w:t>
      </w:r>
    </w:p>
    <w:p w14:paraId="45242BC5"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CreateObstacle</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[12 2; 12 3; 16 3; 16 2]);</w:t>
      </w:r>
    </w:p>
    <w:p w14:paraId="17B00753" w14:textId="77777777" w:rsidR="00E80778" w:rsidRPr="00E80778" w:rsidRDefault="00E80778" w:rsidP="00E80778">
      <w:pPr>
        <w:widowControl/>
        <w:rPr>
          <w:rFonts w:ascii="Consolas" w:eastAsia="Times New Roman" w:hAnsi="Consolas"/>
          <w:kern w:val="0"/>
          <w:sz w:val="20"/>
          <w:szCs w:val="20"/>
          <w:lang w:eastAsia="en-US"/>
        </w:rPr>
      </w:pPr>
    </w:p>
    <w:p w14:paraId="5715BE10"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xml:space="preserve">% Convert </w:t>
      </w:r>
      <w:proofErr w:type="spellStart"/>
      <w:r w:rsidRPr="00E80778">
        <w:rPr>
          <w:rFonts w:ascii="Consolas" w:eastAsia="Times New Roman" w:hAnsi="Consolas"/>
          <w:color w:val="008013"/>
          <w:kern w:val="0"/>
          <w:sz w:val="20"/>
          <w:szCs w:val="20"/>
          <w:lang w:eastAsia="en-US"/>
        </w:rPr>
        <w:t>polyshape</w:t>
      </w:r>
      <w:proofErr w:type="spellEnd"/>
      <w:r w:rsidRPr="00E80778">
        <w:rPr>
          <w:rFonts w:ascii="Consolas" w:eastAsia="Times New Roman" w:hAnsi="Consolas"/>
          <w:color w:val="008013"/>
          <w:kern w:val="0"/>
          <w:sz w:val="20"/>
          <w:szCs w:val="20"/>
          <w:lang w:eastAsia="en-US"/>
        </w:rPr>
        <w:t xml:space="preserve"> obstacles to occupancy grid </w:t>
      </w:r>
    </w:p>
    <w:p w14:paraId="78294D84"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E00FF"/>
          <w:kern w:val="0"/>
          <w:sz w:val="20"/>
          <w:szCs w:val="20"/>
          <w:lang w:eastAsia="en-US"/>
        </w:rPr>
        <w:t xml:space="preserve">for </w:t>
      </w:r>
      <w:proofErr w:type="spellStart"/>
      <w:r w:rsidRPr="00E80778">
        <w:rPr>
          <w:rFonts w:ascii="Consolas" w:eastAsia="Times New Roman" w:hAnsi="Consolas"/>
          <w:kern w:val="0"/>
          <w:sz w:val="20"/>
          <w:szCs w:val="20"/>
          <w:lang w:eastAsia="en-US"/>
        </w:rPr>
        <w:t>i</w:t>
      </w:r>
      <w:proofErr w:type="spellEnd"/>
      <w:r w:rsidRPr="00E80778">
        <w:rPr>
          <w:rFonts w:ascii="Consolas" w:eastAsia="Times New Roman" w:hAnsi="Consolas"/>
          <w:kern w:val="0"/>
          <w:sz w:val="20"/>
          <w:szCs w:val="20"/>
          <w:lang w:eastAsia="en-US"/>
        </w:rPr>
        <w:t xml:space="preserve"> = </w:t>
      </w:r>
      <w:proofErr w:type="gramStart"/>
      <w:r w:rsidRPr="00E80778">
        <w:rPr>
          <w:rFonts w:ascii="Consolas" w:eastAsia="Times New Roman" w:hAnsi="Consolas"/>
          <w:kern w:val="0"/>
          <w:sz w:val="20"/>
          <w:szCs w:val="20"/>
          <w:lang w:eastAsia="en-US"/>
        </w:rPr>
        <w:t>1:map</w:t>
      </w:r>
      <w:proofErr w:type="gramEnd"/>
      <w:r w:rsidRPr="00E80778">
        <w:rPr>
          <w:rFonts w:ascii="Consolas" w:eastAsia="Times New Roman" w:hAnsi="Consolas"/>
          <w:kern w:val="0"/>
          <w:sz w:val="20"/>
          <w:szCs w:val="20"/>
          <w:lang w:eastAsia="en-US"/>
        </w:rPr>
        <w:t>_size</w:t>
      </w:r>
    </w:p>
    <w:p w14:paraId="638FBBC2"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 xml:space="preserve">for </w:t>
      </w:r>
      <w:r w:rsidRPr="00E80778">
        <w:rPr>
          <w:rFonts w:ascii="Consolas" w:eastAsia="Times New Roman" w:hAnsi="Consolas"/>
          <w:kern w:val="0"/>
          <w:sz w:val="20"/>
          <w:szCs w:val="20"/>
          <w:lang w:eastAsia="en-US"/>
        </w:rPr>
        <w:t xml:space="preserve">j = </w:t>
      </w:r>
      <w:proofErr w:type="gramStart"/>
      <w:r w:rsidRPr="00E80778">
        <w:rPr>
          <w:rFonts w:ascii="Consolas" w:eastAsia="Times New Roman" w:hAnsi="Consolas"/>
          <w:kern w:val="0"/>
          <w:sz w:val="20"/>
          <w:szCs w:val="20"/>
          <w:lang w:eastAsia="en-US"/>
        </w:rPr>
        <w:t>1:map</w:t>
      </w:r>
      <w:proofErr w:type="gramEnd"/>
      <w:r w:rsidRPr="00E80778">
        <w:rPr>
          <w:rFonts w:ascii="Consolas" w:eastAsia="Times New Roman" w:hAnsi="Consolas"/>
          <w:kern w:val="0"/>
          <w:sz w:val="20"/>
          <w:szCs w:val="20"/>
          <w:lang w:eastAsia="en-US"/>
        </w:rPr>
        <w:t>_size</w:t>
      </w:r>
    </w:p>
    <w:p w14:paraId="1C22F698"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x = </w:t>
      </w:r>
      <w:proofErr w:type="spellStart"/>
      <w:r w:rsidRPr="00E80778">
        <w:rPr>
          <w:rFonts w:ascii="Consolas" w:eastAsia="Times New Roman" w:hAnsi="Consolas"/>
          <w:kern w:val="0"/>
          <w:sz w:val="20"/>
          <w:szCs w:val="20"/>
          <w:lang w:eastAsia="en-US"/>
        </w:rPr>
        <w:t>map_size</w:t>
      </w:r>
      <w:proofErr w:type="spellEnd"/>
      <w:r w:rsidRPr="00E80778">
        <w:rPr>
          <w:rFonts w:ascii="Consolas" w:eastAsia="Times New Roman" w:hAnsi="Consolas"/>
          <w:kern w:val="0"/>
          <w:sz w:val="20"/>
          <w:szCs w:val="20"/>
          <w:lang w:eastAsia="en-US"/>
        </w:rPr>
        <w:t xml:space="preserve"> - </w:t>
      </w:r>
      <w:proofErr w:type="spellStart"/>
      <w:r w:rsidRPr="00E80778">
        <w:rPr>
          <w:rFonts w:ascii="Consolas" w:eastAsia="Times New Roman" w:hAnsi="Consolas"/>
          <w:kern w:val="0"/>
          <w:sz w:val="20"/>
          <w:szCs w:val="20"/>
          <w:lang w:eastAsia="en-US"/>
        </w:rPr>
        <w:t>i</w:t>
      </w:r>
      <w:proofErr w:type="spellEnd"/>
      <w:r w:rsidRPr="00E80778">
        <w:rPr>
          <w:rFonts w:ascii="Consolas" w:eastAsia="Times New Roman" w:hAnsi="Consolas"/>
          <w:kern w:val="0"/>
          <w:sz w:val="20"/>
          <w:szCs w:val="20"/>
          <w:lang w:eastAsia="en-US"/>
        </w:rPr>
        <w:t xml:space="preserve"> - 0.5 + </w:t>
      </w:r>
      <w:proofErr w:type="gramStart"/>
      <w:r w:rsidRPr="00E80778">
        <w:rPr>
          <w:rFonts w:ascii="Consolas" w:eastAsia="Times New Roman" w:hAnsi="Consolas"/>
          <w:kern w:val="0"/>
          <w:sz w:val="20"/>
          <w:szCs w:val="20"/>
          <w:lang w:eastAsia="en-US"/>
        </w:rPr>
        <w:t>1;</w:t>
      </w:r>
      <w:proofErr w:type="gramEnd"/>
    </w:p>
    <w:p w14:paraId="045AD507"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y = j - </w:t>
      </w:r>
      <w:proofErr w:type="gramStart"/>
      <w:r w:rsidRPr="00E80778">
        <w:rPr>
          <w:rFonts w:ascii="Consolas" w:eastAsia="Times New Roman" w:hAnsi="Consolas"/>
          <w:kern w:val="0"/>
          <w:sz w:val="20"/>
          <w:szCs w:val="20"/>
          <w:lang w:eastAsia="en-US"/>
        </w:rPr>
        <w:t>0.5;</w:t>
      </w:r>
      <w:proofErr w:type="gramEnd"/>
    </w:p>
    <w:p w14:paraId="2BAB1CAD"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proofErr w:type="spellStart"/>
      <w:r w:rsidRPr="00E80778">
        <w:rPr>
          <w:rFonts w:ascii="Consolas" w:eastAsia="Times New Roman" w:hAnsi="Consolas"/>
          <w:kern w:val="0"/>
          <w:sz w:val="20"/>
          <w:szCs w:val="20"/>
          <w:lang w:eastAsia="en-US"/>
        </w:rPr>
        <w:t>isOccupied</w:t>
      </w:r>
      <w:proofErr w:type="spellEnd"/>
      <w:r w:rsidRPr="00E80778">
        <w:rPr>
          <w:rFonts w:ascii="Consolas" w:eastAsia="Times New Roman" w:hAnsi="Consolas"/>
          <w:kern w:val="0"/>
          <w:sz w:val="20"/>
          <w:szCs w:val="20"/>
          <w:lang w:eastAsia="en-US"/>
        </w:rPr>
        <w:t xml:space="preserve"> = </w:t>
      </w:r>
      <w:proofErr w:type="gramStart"/>
      <w:r w:rsidRPr="00E80778">
        <w:rPr>
          <w:rFonts w:ascii="Consolas" w:eastAsia="Times New Roman" w:hAnsi="Consolas"/>
          <w:kern w:val="0"/>
          <w:sz w:val="20"/>
          <w:szCs w:val="20"/>
          <w:lang w:eastAsia="en-US"/>
        </w:rPr>
        <w:t>false;</w:t>
      </w:r>
      <w:proofErr w:type="gramEnd"/>
    </w:p>
    <w:p w14:paraId="5E77D5FD"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 xml:space="preserve">for </w:t>
      </w:r>
      <w:r w:rsidRPr="00E80778">
        <w:rPr>
          <w:rFonts w:ascii="Consolas" w:eastAsia="Times New Roman" w:hAnsi="Consolas"/>
          <w:kern w:val="0"/>
          <w:sz w:val="20"/>
          <w:szCs w:val="20"/>
          <w:lang w:eastAsia="en-US"/>
        </w:rPr>
        <w:t xml:space="preserve">k = </w:t>
      </w:r>
      <w:proofErr w:type="gramStart"/>
      <w:r w:rsidRPr="00E80778">
        <w:rPr>
          <w:rFonts w:ascii="Consolas" w:eastAsia="Times New Roman" w:hAnsi="Consolas"/>
          <w:kern w:val="0"/>
          <w:sz w:val="20"/>
          <w:szCs w:val="20"/>
          <w:lang w:eastAsia="en-US"/>
        </w:rPr>
        <w:t>1:numel</w:t>
      </w:r>
      <w:proofErr w:type="gramEnd"/>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w:t>
      </w:r>
    </w:p>
    <w:p w14:paraId="36592D24"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lastRenderedPageBreak/>
        <w:t xml:space="preserve">            </w:t>
      </w:r>
      <w:proofErr w:type="spellStart"/>
      <w:r w:rsidRPr="00E80778">
        <w:rPr>
          <w:rFonts w:ascii="Consolas" w:eastAsia="Times New Roman" w:hAnsi="Consolas"/>
          <w:kern w:val="0"/>
          <w:sz w:val="20"/>
          <w:szCs w:val="20"/>
          <w:lang w:eastAsia="en-US"/>
        </w:rPr>
        <w:t>isOccupied</w:t>
      </w:r>
      <w:proofErr w:type="spellEnd"/>
      <w:r w:rsidRPr="00E80778">
        <w:rPr>
          <w:rFonts w:ascii="Consolas" w:eastAsia="Times New Roman" w:hAnsi="Consolas"/>
          <w:kern w:val="0"/>
          <w:sz w:val="20"/>
          <w:szCs w:val="20"/>
          <w:lang w:eastAsia="en-US"/>
        </w:rPr>
        <w:t xml:space="preserve"> = </w:t>
      </w:r>
      <w:proofErr w:type="spellStart"/>
      <w:proofErr w:type="gramStart"/>
      <w:r w:rsidRPr="00E80778">
        <w:rPr>
          <w:rFonts w:ascii="Consolas" w:eastAsia="Times New Roman" w:hAnsi="Consolas"/>
          <w:kern w:val="0"/>
          <w:sz w:val="20"/>
          <w:szCs w:val="20"/>
          <w:lang w:eastAsia="en-US"/>
        </w:rPr>
        <w:t>inpolygon</w:t>
      </w:r>
      <w:proofErr w:type="spellEnd"/>
      <w:r w:rsidRPr="00E80778">
        <w:rPr>
          <w:rFonts w:ascii="Consolas" w:eastAsia="Times New Roman" w:hAnsi="Consolas"/>
          <w:kern w:val="0"/>
          <w:sz w:val="20"/>
          <w:szCs w:val="20"/>
          <w:lang w:eastAsia="en-US"/>
        </w:rPr>
        <w:t>(</w:t>
      </w:r>
      <w:proofErr w:type="gramEnd"/>
      <w:r w:rsidRPr="00E80778">
        <w:rPr>
          <w:rFonts w:ascii="Consolas" w:eastAsia="Times New Roman" w:hAnsi="Consolas"/>
          <w:kern w:val="0"/>
          <w:sz w:val="20"/>
          <w:szCs w:val="20"/>
          <w:lang w:eastAsia="en-US"/>
        </w:rPr>
        <w:t xml:space="preserve">x, y, </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 xml:space="preserve">(k).Vertices(:, 2), </w:t>
      </w:r>
      <w:proofErr w:type="spellStart"/>
      <w:r w:rsidRPr="00E80778">
        <w:rPr>
          <w:rFonts w:ascii="Consolas" w:eastAsia="Times New Roman" w:hAnsi="Consolas"/>
          <w:kern w:val="0"/>
          <w:sz w:val="20"/>
          <w:szCs w:val="20"/>
          <w:lang w:eastAsia="en-US"/>
        </w:rPr>
        <w:t>map_obstacles</w:t>
      </w:r>
      <w:proofErr w:type="spellEnd"/>
      <w:r w:rsidRPr="00E80778">
        <w:rPr>
          <w:rFonts w:ascii="Consolas" w:eastAsia="Times New Roman" w:hAnsi="Consolas"/>
          <w:kern w:val="0"/>
          <w:sz w:val="20"/>
          <w:szCs w:val="20"/>
          <w:lang w:eastAsia="en-US"/>
        </w:rPr>
        <w:t>(k).Vertices(:, 1));</w:t>
      </w:r>
    </w:p>
    <w:p w14:paraId="16259CF1"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 xml:space="preserve">if </w:t>
      </w:r>
      <w:r w:rsidRPr="00E80778">
        <w:rPr>
          <w:rFonts w:ascii="Consolas" w:eastAsia="Times New Roman" w:hAnsi="Consolas"/>
          <w:kern w:val="0"/>
          <w:sz w:val="20"/>
          <w:szCs w:val="20"/>
          <w:lang w:eastAsia="en-US"/>
        </w:rPr>
        <w:t>(</w:t>
      </w:r>
      <w:proofErr w:type="spellStart"/>
      <w:r w:rsidRPr="00E80778">
        <w:rPr>
          <w:rFonts w:ascii="Consolas" w:eastAsia="Times New Roman" w:hAnsi="Consolas"/>
          <w:kern w:val="0"/>
          <w:sz w:val="20"/>
          <w:szCs w:val="20"/>
          <w:lang w:eastAsia="en-US"/>
        </w:rPr>
        <w:t>isOccupied</w:t>
      </w:r>
      <w:proofErr w:type="spellEnd"/>
      <w:r w:rsidRPr="00E80778">
        <w:rPr>
          <w:rFonts w:ascii="Consolas" w:eastAsia="Times New Roman" w:hAnsi="Consolas"/>
          <w:kern w:val="0"/>
          <w:sz w:val="20"/>
          <w:szCs w:val="20"/>
          <w:lang w:eastAsia="en-US"/>
        </w:rPr>
        <w:t>)</w:t>
      </w:r>
    </w:p>
    <w:p w14:paraId="3C027B61"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proofErr w:type="spellStart"/>
      <w:r w:rsidRPr="00E80778">
        <w:rPr>
          <w:rFonts w:ascii="Consolas" w:eastAsia="Times New Roman" w:hAnsi="Consolas"/>
          <w:kern w:val="0"/>
          <w:sz w:val="20"/>
          <w:szCs w:val="20"/>
          <w:lang w:eastAsia="en-US"/>
        </w:rPr>
        <w:t>occupancy_</w:t>
      </w:r>
      <w:proofErr w:type="gramStart"/>
      <w:r w:rsidRPr="00E80778">
        <w:rPr>
          <w:rFonts w:ascii="Consolas" w:eastAsia="Times New Roman" w:hAnsi="Consolas"/>
          <w:kern w:val="0"/>
          <w:sz w:val="20"/>
          <w:szCs w:val="20"/>
          <w:lang w:eastAsia="en-US"/>
        </w:rPr>
        <w:t>grid</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i</w:t>
      </w:r>
      <w:proofErr w:type="spellEnd"/>
      <w:r w:rsidRPr="00E80778">
        <w:rPr>
          <w:rFonts w:ascii="Consolas" w:eastAsia="Times New Roman" w:hAnsi="Consolas"/>
          <w:kern w:val="0"/>
          <w:sz w:val="20"/>
          <w:szCs w:val="20"/>
          <w:lang w:eastAsia="en-US"/>
        </w:rPr>
        <w:t>, j) = 1;</w:t>
      </w:r>
    </w:p>
    <w:p w14:paraId="46440A0F"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break</w:t>
      </w:r>
    </w:p>
    <w:p w14:paraId="3B42C8C7"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end</w:t>
      </w:r>
    </w:p>
    <w:p w14:paraId="0C1D4048"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end</w:t>
      </w:r>
    </w:p>
    <w:p w14:paraId="5937B04B"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    </w:t>
      </w:r>
      <w:r w:rsidRPr="00E80778">
        <w:rPr>
          <w:rFonts w:ascii="Consolas" w:eastAsia="Times New Roman" w:hAnsi="Consolas"/>
          <w:color w:val="0E00FF"/>
          <w:kern w:val="0"/>
          <w:sz w:val="20"/>
          <w:szCs w:val="20"/>
          <w:lang w:eastAsia="en-US"/>
        </w:rPr>
        <w:t>end</w:t>
      </w:r>
    </w:p>
    <w:p w14:paraId="4873188B"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E00FF"/>
          <w:kern w:val="0"/>
          <w:sz w:val="20"/>
          <w:szCs w:val="20"/>
          <w:lang w:eastAsia="en-US"/>
        </w:rPr>
        <w:t>end</w:t>
      </w:r>
    </w:p>
    <w:p w14:paraId="02816A89" w14:textId="77777777" w:rsidR="00E80778" w:rsidRPr="00E80778" w:rsidRDefault="00E80778" w:rsidP="00E80778">
      <w:pPr>
        <w:widowControl/>
        <w:rPr>
          <w:rFonts w:ascii="Consolas" w:eastAsia="Times New Roman" w:hAnsi="Consolas"/>
          <w:kern w:val="0"/>
          <w:sz w:val="20"/>
          <w:szCs w:val="20"/>
          <w:lang w:eastAsia="en-US"/>
        </w:rPr>
      </w:pPr>
    </w:p>
    <w:p w14:paraId="39E0BBAC"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Update Map with Generated Occupancy Map</w:t>
      </w:r>
    </w:p>
    <w:p w14:paraId="7D8C8E46" w14:textId="77777777" w:rsidR="00E80778" w:rsidRPr="00E80778" w:rsidRDefault="00E80778" w:rsidP="00E80778">
      <w:pPr>
        <w:widowControl/>
        <w:rPr>
          <w:rFonts w:ascii="Consolas" w:eastAsia="Times New Roman" w:hAnsi="Consolas"/>
          <w:kern w:val="0"/>
          <w:sz w:val="20"/>
          <w:szCs w:val="20"/>
          <w:lang w:eastAsia="en-US"/>
        </w:rPr>
      </w:pPr>
      <w:proofErr w:type="spellStart"/>
      <w:proofErr w:type="gramStart"/>
      <w:r w:rsidRPr="00E80778">
        <w:rPr>
          <w:rFonts w:ascii="Consolas" w:eastAsia="Times New Roman" w:hAnsi="Consolas"/>
          <w:kern w:val="0"/>
          <w:sz w:val="20"/>
          <w:szCs w:val="20"/>
          <w:lang w:eastAsia="en-US"/>
        </w:rPr>
        <w:t>setOccupancy</w:t>
      </w:r>
      <w:proofErr w:type="spellEnd"/>
      <w:r w:rsidRPr="00E80778">
        <w:rPr>
          <w:rFonts w:ascii="Consolas" w:eastAsia="Times New Roman" w:hAnsi="Consolas"/>
          <w:kern w:val="0"/>
          <w:sz w:val="20"/>
          <w:szCs w:val="20"/>
          <w:lang w:eastAsia="en-US"/>
        </w:rPr>
        <w:t>(</w:t>
      </w:r>
      <w:proofErr w:type="spellStart"/>
      <w:proofErr w:type="gramEnd"/>
      <w:r w:rsidRPr="00E80778">
        <w:rPr>
          <w:rFonts w:ascii="Consolas" w:eastAsia="Times New Roman" w:hAnsi="Consolas"/>
          <w:kern w:val="0"/>
          <w:sz w:val="20"/>
          <w:szCs w:val="20"/>
          <w:lang w:eastAsia="en-US"/>
        </w:rPr>
        <w:t>occupancyMap</w:t>
      </w:r>
      <w:proofErr w:type="spellEnd"/>
      <w:r w:rsidRPr="00E80778">
        <w:rPr>
          <w:rFonts w:ascii="Consolas" w:eastAsia="Times New Roman" w:hAnsi="Consolas"/>
          <w:kern w:val="0"/>
          <w:sz w:val="20"/>
          <w:szCs w:val="20"/>
          <w:lang w:eastAsia="en-US"/>
        </w:rPr>
        <w:t xml:space="preserve">, </w:t>
      </w:r>
      <w:proofErr w:type="spellStart"/>
      <w:r w:rsidRPr="00E80778">
        <w:rPr>
          <w:rFonts w:ascii="Consolas" w:eastAsia="Times New Roman" w:hAnsi="Consolas"/>
          <w:kern w:val="0"/>
          <w:sz w:val="20"/>
          <w:szCs w:val="20"/>
          <w:lang w:eastAsia="en-US"/>
        </w:rPr>
        <w:t>occupancy_grid</w:t>
      </w:r>
      <w:proofErr w:type="spellEnd"/>
      <w:r w:rsidRPr="00E80778">
        <w:rPr>
          <w:rFonts w:ascii="Consolas" w:eastAsia="Times New Roman" w:hAnsi="Consolas"/>
          <w:kern w:val="0"/>
          <w:sz w:val="20"/>
          <w:szCs w:val="20"/>
          <w:lang w:eastAsia="en-US"/>
        </w:rPr>
        <w:t>);</w:t>
      </w:r>
    </w:p>
    <w:p w14:paraId="143B0DA4"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map = </w:t>
      </w:r>
      <w:proofErr w:type="gramStart"/>
      <w:r w:rsidRPr="00E80778">
        <w:rPr>
          <w:rFonts w:ascii="Consolas" w:eastAsia="Times New Roman" w:hAnsi="Consolas"/>
          <w:kern w:val="0"/>
          <w:sz w:val="20"/>
          <w:szCs w:val="20"/>
          <w:lang w:eastAsia="en-US"/>
        </w:rPr>
        <w:t>figure;</w:t>
      </w:r>
      <w:proofErr w:type="gramEnd"/>
    </w:p>
    <w:p w14:paraId="388709F2"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show(</w:t>
      </w:r>
      <w:proofErr w:type="spellStart"/>
      <w:r w:rsidRPr="00E80778">
        <w:rPr>
          <w:rFonts w:ascii="Consolas" w:eastAsia="Times New Roman" w:hAnsi="Consolas"/>
          <w:kern w:val="0"/>
          <w:sz w:val="20"/>
          <w:szCs w:val="20"/>
          <w:lang w:eastAsia="en-US"/>
        </w:rPr>
        <w:t>occupancyMap</w:t>
      </w:r>
      <w:proofErr w:type="spellEnd"/>
      <w:proofErr w:type="gramStart"/>
      <w:r w:rsidRPr="00E80778">
        <w:rPr>
          <w:rFonts w:ascii="Consolas" w:eastAsia="Times New Roman" w:hAnsi="Consolas"/>
          <w:kern w:val="0"/>
          <w:sz w:val="20"/>
          <w:szCs w:val="20"/>
          <w:lang w:eastAsia="en-US"/>
        </w:rPr>
        <w:t>);</w:t>
      </w:r>
      <w:proofErr w:type="gramEnd"/>
    </w:p>
    <w:p w14:paraId="2F9559B0" w14:textId="77777777" w:rsidR="00E80778" w:rsidRPr="00E80778" w:rsidRDefault="00E80778" w:rsidP="00E80778">
      <w:pPr>
        <w:widowControl/>
        <w:rPr>
          <w:rFonts w:ascii="Consolas" w:eastAsia="Times New Roman" w:hAnsi="Consolas"/>
          <w:kern w:val="0"/>
          <w:sz w:val="20"/>
          <w:szCs w:val="20"/>
          <w:lang w:eastAsia="en-US"/>
        </w:rPr>
      </w:pPr>
    </w:p>
    <w:p w14:paraId="0F9E8770"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Configure Map Display</w:t>
      </w:r>
    </w:p>
    <w:p w14:paraId="4FBE86A3"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title(</w:t>
      </w:r>
      <w:proofErr w:type="spellStart"/>
      <w:r w:rsidRPr="00E80778">
        <w:rPr>
          <w:rFonts w:ascii="Consolas" w:eastAsia="Times New Roman" w:hAnsi="Consolas"/>
          <w:kern w:val="0"/>
          <w:sz w:val="20"/>
          <w:szCs w:val="20"/>
          <w:lang w:eastAsia="en-US"/>
        </w:rPr>
        <w:t>map_title</w:t>
      </w:r>
      <w:proofErr w:type="spellEnd"/>
      <w:proofErr w:type="gramStart"/>
      <w:r w:rsidRPr="00E80778">
        <w:rPr>
          <w:rFonts w:ascii="Consolas" w:eastAsia="Times New Roman" w:hAnsi="Consolas"/>
          <w:kern w:val="0"/>
          <w:sz w:val="20"/>
          <w:szCs w:val="20"/>
          <w:lang w:eastAsia="en-US"/>
        </w:rPr>
        <w:t>);</w:t>
      </w:r>
      <w:proofErr w:type="gramEnd"/>
    </w:p>
    <w:p w14:paraId="5B4008D5"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axis ([0 </w:t>
      </w:r>
      <w:proofErr w:type="spellStart"/>
      <w:r w:rsidRPr="00E80778">
        <w:rPr>
          <w:rFonts w:ascii="Consolas" w:eastAsia="Times New Roman" w:hAnsi="Consolas"/>
          <w:kern w:val="0"/>
          <w:sz w:val="20"/>
          <w:szCs w:val="20"/>
          <w:lang w:eastAsia="en-US"/>
        </w:rPr>
        <w:t>map_size</w:t>
      </w:r>
      <w:proofErr w:type="spellEnd"/>
      <w:r w:rsidRPr="00E80778">
        <w:rPr>
          <w:rFonts w:ascii="Consolas" w:eastAsia="Times New Roman" w:hAnsi="Consolas"/>
          <w:kern w:val="0"/>
          <w:sz w:val="20"/>
          <w:szCs w:val="20"/>
          <w:lang w:eastAsia="en-US"/>
        </w:rPr>
        <w:t xml:space="preserve"> 0 </w:t>
      </w:r>
      <w:proofErr w:type="spellStart"/>
      <w:r w:rsidRPr="00E80778">
        <w:rPr>
          <w:rFonts w:ascii="Consolas" w:eastAsia="Times New Roman" w:hAnsi="Consolas"/>
          <w:kern w:val="0"/>
          <w:sz w:val="20"/>
          <w:szCs w:val="20"/>
          <w:lang w:eastAsia="en-US"/>
        </w:rPr>
        <w:t>map_size</w:t>
      </w:r>
      <w:proofErr w:type="spellEnd"/>
      <w:r w:rsidRPr="00E80778">
        <w:rPr>
          <w:rFonts w:ascii="Consolas" w:eastAsia="Times New Roman" w:hAnsi="Consolas"/>
          <w:kern w:val="0"/>
          <w:sz w:val="20"/>
          <w:szCs w:val="20"/>
          <w:lang w:eastAsia="en-US"/>
        </w:rPr>
        <w:t>]</w:t>
      </w:r>
      <w:proofErr w:type="gramStart"/>
      <w:r w:rsidRPr="00E80778">
        <w:rPr>
          <w:rFonts w:ascii="Consolas" w:eastAsia="Times New Roman" w:hAnsi="Consolas"/>
          <w:kern w:val="0"/>
          <w:sz w:val="20"/>
          <w:szCs w:val="20"/>
          <w:lang w:eastAsia="en-US"/>
        </w:rPr>
        <w:t>);</w:t>
      </w:r>
      <w:proofErr w:type="gramEnd"/>
    </w:p>
    <w:p w14:paraId="429FC99E" w14:textId="77777777" w:rsidR="00E80778" w:rsidRPr="00E80778" w:rsidRDefault="00E80778" w:rsidP="00E80778">
      <w:pPr>
        <w:widowControl/>
        <w:rPr>
          <w:rFonts w:ascii="Consolas" w:eastAsia="Times New Roman" w:hAnsi="Consolas"/>
          <w:kern w:val="0"/>
          <w:sz w:val="20"/>
          <w:szCs w:val="20"/>
          <w:lang w:eastAsia="en-US"/>
        </w:rPr>
      </w:pPr>
      <w:proofErr w:type="spellStart"/>
      <w:proofErr w:type="gramStart"/>
      <w:r w:rsidRPr="00E80778">
        <w:rPr>
          <w:rFonts w:ascii="Consolas" w:eastAsia="Times New Roman" w:hAnsi="Consolas"/>
          <w:kern w:val="0"/>
          <w:sz w:val="20"/>
          <w:szCs w:val="20"/>
          <w:lang w:eastAsia="en-US"/>
        </w:rPr>
        <w:t>yticks</w:t>
      </w:r>
      <w:proofErr w:type="spellEnd"/>
      <w:r w:rsidRPr="00E80778">
        <w:rPr>
          <w:rFonts w:ascii="Consolas" w:eastAsia="Times New Roman" w:hAnsi="Consolas"/>
          <w:kern w:val="0"/>
          <w:sz w:val="20"/>
          <w:szCs w:val="20"/>
          <w:lang w:eastAsia="en-US"/>
        </w:rPr>
        <w:t>(</w:t>
      </w:r>
      <w:proofErr w:type="gramEnd"/>
      <w:r w:rsidRPr="00E80778">
        <w:rPr>
          <w:rFonts w:ascii="Consolas" w:eastAsia="Times New Roman" w:hAnsi="Consolas"/>
          <w:kern w:val="0"/>
          <w:sz w:val="20"/>
          <w:szCs w:val="20"/>
          <w:lang w:eastAsia="en-US"/>
        </w:rPr>
        <w:t>0:1:map_size);</w:t>
      </w:r>
    </w:p>
    <w:p w14:paraId="07067E01" w14:textId="77777777" w:rsidR="00E80778" w:rsidRPr="00E80778" w:rsidRDefault="00E80778" w:rsidP="00E80778">
      <w:pPr>
        <w:widowControl/>
        <w:rPr>
          <w:rFonts w:ascii="Consolas" w:eastAsia="Times New Roman" w:hAnsi="Consolas"/>
          <w:kern w:val="0"/>
          <w:sz w:val="20"/>
          <w:szCs w:val="20"/>
          <w:lang w:eastAsia="en-US"/>
        </w:rPr>
      </w:pPr>
      <w:proofErr w:type="spellStart"/>
      <w:proofErr w:type="gramStart"/>
      <w:r w:rsidRPr="00E80778">
        <w:rPr>
          <w:rFonts w:ascii="Consolas" w:eastAsia="Times New Roman" w:hAnsi="Consolas"/>
          <w:kern w:val="0"/>
          <w:sz w:val="20"/>
          <w:szCs w:val="20"/>
          <w:lang w:eastAsia="en-US"/>
        </w:rPr>
        <w:t>xticks</w:t>
      </w:r>
      <w:proofErr w:type="spellEnd"/>
      <w:r w:rsidRPr="00E80778">
        <w:rPr>
          <w:rFonts w:ascii="Consolas" w:eastAsia="Times New Roman" w:hAnsi="Consolas"/>
          <w:kern w:val="0"/>
          <w:sz w:val="20"/>
          <w:szCs w:val="20"/>
          <w:lang w:eastAsia="en-US"/>
        </w:rPr>
        <w:t>(</w:t>
      </w:r>
      <w:proofErr w:type="gramEnd"/>
      <w:r w:rsidRPr="00E80778">
        <w:rPr>
          <w:rFonts w:ascii="Consolas" w:eastAsia="Times New Roman" w:hAnsi="Consolas"/>
          <w:kern w:val="0"/>
          <w:sz w:val="20"/>
          <w:szCs w:val="20"/>
          <w:lang w:eastAsia="en-US"/>
        </w:rPr>
        <w:t>0:1:map_size);</w:t>
      </w:r>
    </w:p>
    <w:p w14:paraId="1F1CAA68"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axis </w:t>
      </w:r>
      <w:proofErr w:type="gramStart"/>
      <w:r w:rsidRPr="00E80778">
        <w:rPr>
          <w:rFonts w:ascii="Consolas" w:eastAsia="Times New Roman" w:hAnsi="Consolas"/>
          <w:color w:val="A709F5"/>
          <w:kern w:val="0"/>
          <w:sz w:val="20"/>
          <w:szCs w:val="20"/>
          <w:lang w:eastAsia="en-US"/>
        </w:rPr>
        <w:t>square</w:t>
      </w:r>
      <w:r w:rsidRPr="00E80778">
        <w:rPr>
          <w:rFonts w:ascii="Consolas" w:eastAsia="Times New Roman" w:hAnsi="Consolas"/>
          <w:kern w:val="0"/>
          <w:sz w:val="20"/>
          <w:szCs w:val="20"/>
          <w:lang w:eastAsia="en-US"/>
        </w:rPr>
        <w:t>;</w:t>
      </w:r>
      <w:proofErr w:type="gramEnd"/>
    </w:p>
    <w:p w14:paraId="29C21A8B"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grid </w:t>
      </w:r>
      <w:proofErr w:type="gramStart"/>
      <w:r w:rsidRPr="00E80778">
        <w:rPr>
          <w:rFonts w:ascii="Consolas" w:eastAsia="Times New Roman" w:hAnsi="Consolas"/>
          <w:color w:val="A709F5"/>
          <w:kern w:val="0"/>
          <w:sz w:val="20"/>
          <w:szCs w:val="20"/>
          <w:lang w:eastAsia="en-US"/>
        </w:rPr>
        <w:t>on</w:t>
      </w:r>
      <w:r w:rsidRPr="00E80778">
        <w:rPr>
          <w:rFonts w:ascii="Consolas" w:eastAsia="Times New Roman" w:hAnsi="Consolas"/>
          <w:kern w:val="0"/>
          <w:sz w:val="20"/>
          <w:szCs w:val="20"/>
          <w:lang w:eastAsia="en-US"/>
        </w:rPr>
        <w:t>;</w:t>
      </w:r>
      <w:proofErr w:type="gramEnd"/>
    </w:p>
    <w:p w14:paraId="16811A45"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hold </w:t>
      </w:r>
      <w:proofErr w:type="gramStart"/>
      <w:r w:rsidRPr="00E80778">
        <w:rPr>
          <w:rFonts w:ascii="Consolas" w:eastAsia="Times New Roman" w:hAnsi="Consolas"/>
          <w:color w:val="A709F5"/>
          <w:kern w:val="0"/>
          <w:sz w:val="20"/>
          <w:szCs w:val="20"/>
          <w:lang w:eastAsia="en-US"/>
        </w:rPr>
        <w:t>on</w:t>
      </w:r>
      <w:r w:rsidRPr="00E80778">
        <w:rPr>
          <w:rFonts w:ascii="Consolas" w:eastAsia="Times New Roman" w:hAnsi="Consolas"/>
          <w:kern w:val="0"/>
          <w:sz w:val="20"/>
          <w:szCs w:val="20"/>
          <w:lang w:eastAsia="en-US"/>
        </w:rPr>
        <w:t>;</w:t>
      </w:r>
      <w:proofErr w:type="gramEnd"/>
    </w:p>
    <w:p w14:paraId="71D97F63" w14:textId="77777777" w:rsidR="00E80778" w:rsidRPr="00E80778" w:rsidRDefault="00E80778" w:rsidP="00E80778">
      <w:pPr>
        <w:widowControl/>
        <w:rPr>
          <w:rFonts w:ascii="Consolas" w:eastAsia="Times New Roman" w:hAnsi="Consolas"/>
          <w:kern w:val="0"/>
          <w:sz w:val="20"/>
          <w:szCs w:val="20"/>
          <w:lang w:eastAsia="en-US"/>
        </w:rPr>
      </w:pPr>
    </w:p>
    <w:p w14:paraId="3FF8ED41" w14:textId="77777777" w:rsidR="00E80778" w:rsidRPr="00E80778" w:rsidRDefault="00E80778" w:rsidP="00E80778">
      <w:pPr>
        <w:widowControl/>
        <w:rPr>
          <w:rFonts w:ascii="Consolas" w:eastAsia="Times New Roman" w:hAnsi="Consolas"/>
          <w:kern w:val="0"/>
          <w:sz w:val="20"/>
          <w:szCs w:val="20"/>
          <w:lang w:eastAsia="en-US"/>
        </w:rPr>
      </w:pPr>
    </w:p>
    <w:p w14:paraId="4BB2ACDB"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Plot Waypoint Configuration onto the Map Figure</w:t>
      </w:r>
    </w:p>
    <w:p w14:paraId="209E2A06"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plot(</w:t>
      </w:r>
      <w:proofErr w:type="spellStart"/>
      <w:r w:rsidRPr="00E80778">
        <w:rPr>
          <w:rFonts w:ascii="Consolas" w:eastAsia="Times New Roman" w:hAnsi="Consolas"/>
          <w:kern w:val="0"/>
          <w:sz w:val="20"/>
          <w:szCs w:val="20"/>
          <w:lang w:eastAsia="en-US"/>
        </w:rPr>
        <w:t>map_waypoints</w:t>
      </w:r>
      <w:proofErr w:type="spellEnd"/>
      <w:proofErr w:type="gramStart"/>
      <w:r w:rsidRPr="00E80778">
        <w:rPr>
          <w:rFonts w:ascii="Consolas" w:eastAsia="Times New Roman" w:hAnsi="Consolas"/>
          <w:kern w:val="0"/>
          <w:sz w:val="20"/>
          <w:szCs w:val="20"/>
          <w:lang w:eastAsia="en-US"/>
        </w:rPr>
        <w:t>(:,</w:t>
      </w:r>
      <w:proofErr w:type="gramEnd"/>
      <w:r w:rsidRPr="00E80778">
        <w:rPr>
          <w:rFonts w:ascii="Consolas" w:eastAsia="Times New Roman" w:hAnsi="Consolas"/>
          <w:kern w:val="0"/>
          <w:sz w:val="20"/>
          <w:szCs w:val="20"/>
          <w:lang w:eastAsia="en-US"/>
        </w:rPr>
        <w:t xml:space="preserve">1), </w:t>
      </w:r>
      <w:proofErr w:type="spellStart"/>
      <w:r w:rsidRPr="00E80778">
        <w:rPr>
          <w:rFonts w:ascii="Consolas" w:eastAsia="Times New Roman" w:hAnsi="Consolas"/>
          <w:kern w:val="0"/>
          <w:sz w:val="20"/>
          <w:szCs w:val="20"/>
          <w:lang w:eastAsia="en-US"/>
        </w:rPr>
        <w:t>map_waypoints</w:t>
      </w:r>
      <w:proofErr w:type="spellEnd"/>
      <w:r w:rsidRPr="00E80778">
        <w:rPr>
          <w:rFonts w:ascii="Consolas" w:eastAsia="Times New Roman" w:hAnsi="Consolas"/>
          <w:kern w:val="0"/>
          <w:sz w:val="20"/>
          <w:szCs w:val="20"/>
          <w:lang w:eastAsia="en-US"/>
        </w:rPr>
        <w:t xml:space="preserve">(:,2), </w:t>
      </w:r>
      <w:r w:rsidRPr="00E80778">
        <w:rPr>
          <w:rFonts w:ascii="Consolas" w:eastAsia="Times New Roman" w:hAnsi="Consolas"/>
          <w:color w:val="A709F5"/>
          <w:kern w:val="0"/>
          <w:sz w:val="20"/>
          <w:szCs w:val="20"/>
          <w:lang w:eastAsia="en-US"/>
        </w:rPr>
        <w:t>"o"</w:t>
      </w:r>
      <w:r w:rsidRPr="00E80778">
        <w:rPr>
          <w:rFonts w:ascii="Consolas" w:eastAsia="Times New Roman" w:hAnsi="Consolas"/>
          <w:kern w:val="0"/>
          <w:sz w:val="20"/>
          <w:szCs w:val="20"/>
          <w:lang w:eastAsia="en-US"/>
        </w:rPr>
        <w:t>);</w:t>
      </w:r>
    </w:p>
    <w:p w14:paraId="6EBEE133"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grid </w:t>
      </w:r>
      <w:proofErr w:type="gramStart"/>
      <w:r w:rsidRPr="00E80778">
        <w:rPr>
          <w:rFonts w:ascii="Consolas" w:eastAsia="Times New Roman" w:hAnsi="Consolas"/>
          <w:color w:val="A709F5"/>
          <w:kern w:val="0"/>
          <w:sz w:val="20"/>
          <w:szCs w:val="20"/>
          <w:lang w:eastAsia="en-US"/>
        </w:rPr>
        <w:t>on</w:t>
      </w:r>
      <w:r w:rsidRPr="00E80778">
        <w:rPr>
          <w:rFonts w:ascii="Consolas" w:eastAsia="Times New Roman" w:hAnsi="Consolas"/>
          <w:kern w:val="0"/>
          <w:sz w:val="20"/>
          <w:szCs w:val="20"/>
          <w:lang w:eastAsia="en-US"/>
        </w:rPr>
        <w:t>;</w:t>
      </w:r>
      <w:proofErr w:type="gramEnd"/>
    </w:p>
    <w:p w14:paraId="2BD24422" w14:textId="77777777" w:rsidR="00E80778" w:rsidRPr="00E80778" w:rsidRDefault="00E80778" w:rsidP="00E80778">
      <w:pPr>
        <w:widowControl/>
        <w:rPr>
          <w:rFonts w:ascii="Consolas" w:eastAsia="Times New Roman" w:hAnsi="Consolas"/>
          <w:kern w:val="0"/>
          <w:sz w:val="20"/>
          <w:szCs w:val="20"/>
          <w:lang w:eastAsia="en-US"/>
        </w:rPr>
      </w:pPr>
    </w:p>
    <w:p w14:paraId="3C8CA7B1" w14:textId="77777777" w:rsidR="00E80778" w:rsidRPr="00E80778" w:rsidRDefault="00E80778" w:rsidP="00E80778">
      <w:pPr>
        <w:widowControl/>
        <w:rPr>
          <w:rFonts w:ascii="Consolas" w:eastAsia="Times New Roman" w:hAnsi="Consolas"/>
          <w:kern w:val="0"/>
          <w:sz w:val="20"/>
          <w:szCs w:val="20"/>
          <w:lang w:eastAsia="en-US"/>
        </w:rPr>
      </w:pPr>
    </w:p>
    <w:p w14:paraId="7B09F4E2"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color w:val="008013"/>
          <w:kern w:val="0"/>
          <w:sz w:val="20"/>
          <w:szCs w:val="20"/>
          <w:lang w:eastAsia="en-US"/>
        </w:rPr>
        <w:t>% We do some cleanup of unneeded workspace variables</w:t>
      </w:r>
    </w:p>
    <w:p w14:paraId="48047C29"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proofErr w:type="spellStart"/>
      <w:r w:rsidRPr="00E80778">
        <w:rPr>
          <w:rFonts w:ascii="Consolas" w:eastAsia="Times New Roman" w:hAnsi="Consolas"/>
          <w:color w:val="A709F5"/>
          <w:kern w:val="0"/>
          <w:sz w:val="20"/>
          <w:szCs w:val="20"/>
          <w:lang w:eastAsia="en-US"/>
        </w:rPr>
        <w:t>i</w:t>
      </w:r>
      <w:proofErr w:type="spellEnd"/>
    </w:p>
    <w:p w14:paraId="6F1C06AF"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j</w:t>
      </w:r>
    </w:p>
    <w:p w14:paraId="213966F4"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k</w:t>
      </w:r>
    </w:p>
    <w:p w14:paraId="322F7063"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x</w:t>
      </w:r>
    </w:p>
    <w:p w14:paraId="60F76652" w14:textId="77777777" w:rsidR="00E80778" w:rsidRPr="00E80778" w:rsidRDefault="00E80778" w:rsidP="00E80778">
      <w:pPr>
        <w:widowControl/>
        <w:rPr>
          <w:rFonts w:ascii="Consolas" w:eastAsia="Times New Roman" w:hAnsi="Consolas"/>
          <w:kern w:val="0"/>
          <w:sz w:val="20"/>
          <w:szCs w:val="20"/>
          <w:lang w:eastAsia="en-US"/>
        </w:rPr>
      </w:pPr>
      <w:r w:rsidRPr="00E80778">
        <w:rPr>
          <w:rFonts w:ascii="Consolas" w:eastAsia="Times New Roman" w:hAnsi="Consolas"/>
          <w:kern w:val="0"/>
          <w:sz w:val="20"/>
          <w:szCs w:val="20"/>
          <w:lang w:eastAsia="en-US"/>
        </w:rPr>
        <w:t xml:space="preserve">clear </w:t>
      </w:r>
      <w:r w:rsidRPr="00E80778">
        <w:rPr>
          <w:rFonts w:ascii="Consolas" w:eastAsia="Times New Roman" w:hAnsi="Consolas"/>
          <w:color w:val="A709F5"/>
          <w:kern w:val="0"/>
          <w:sz w:val="20"/>
          <w:szCs w:val="20"/>
          <w:lang w:eastAsia="en-US"/>
        </w:rPr>
        <w:t>y</w:t>
      </w:r>
    </w:p>
    <w:p w14:paraId="0E1D4843" w14:textId="4A1713FC" w:rsidR="001E38EB" w:rsidRDefault="001E38EB">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7266758C" w14:textId="1401239C" w:rsidR="00E80778" w:rsidRPr="00E80778" w:rsidRDefault="001E38EB" w:rsidP="001E38EB">
      <w:pPr>
        <w:pStyle w:val="Heading3"/>
        <w:rPr>
          <w:rFonts w:eastAsia="Times New Roman"/>
        </w:rPr>
      </w:pPr>
      <w:bookmarkStart w:id="30" w:name="_Toc134584521"/>
      <w:r>
        <w:rPr>
          <w:rFonts w:eastAsia="Times New Roman"/>
        </w:rPr>
        <w:lastRenderedPageBreak/>
        <w:t>Helpers/</w:t>
      </w:r>
      <w:proofErr w:type="spellStart"/>
      <w:r>
        <w:rPr>
          <w:rFonts w:eastAsia="Times New Roman"/>
        </w:rPr>
        <w:t>CreateObstacle.m</w:t>
      </w:r>
      <w:bookmarkEnd w:id="30"/>
      <w:proofErr w:type="spellEnd"/>
    </w:p>
    <w:p w14:paraId="54F687C1" w14:textId="77777777" w:rsidR="001C6845" w:rsidRPr="001C6845" w:rsidRDefault="001C6845" w:rsidP="001C6845">
      <w:pPr>
        <w:widowControl/>
        <w:rPr>
          <w:rFonts w:ascii="Consolas" w:eastAsia="Times New Roman" w:hAnsi="Consolas"/>
          <w:kern w:val="0"/>
          <w:sz w:val="20"/>
          <w:szCs w:val="20"/>
          <w:lang w:eastAsia="en-US"/>
        </w:rPr>
      </w:pPr>
      <w:r w:rsidRPr="001C6845">
        <w:rPr>
          <w:rFonts w:ascii="Consolas" w:eastAsia="Times New Roman" w:hAnsi="Consolas"/>
          <w:color w:val="0E00FF"/>
          <w:kern w:val="0"/>
          <w:sz w:val="20"/>
          <w:szCs w:val="20"/>
          <w:lang w:eastAsia="en-US"/>
        </w:rPr>
        <w:t xml:space="preserve">function </w:t>
      </w:r>
      <w:r w:rsidRPr="001C6845">
        <w:rPr>
          <w:rFonts w:ascii="Consolas" w:eastAsia="Times New Roman" w:hAnsi="Consolas"/>
          <w:kern w:val="0"/>
          <w:sz w:val="20"/>
          <w:szCs w:val="20"/>
          <w:lang w:eastAsia="en-US"/>
        </w:rPr>
        <w:t>[</w:t>
      </w:r>
      <w:proofErr w:type="spellStart"/>
      <w:r w:rsidRPr="001C6845">
        <w:rPr>
          <w:rFonts w:ascii="Consolas" w:eastAsia="Times New Roman" w:hAnsi="Consolas"/>
          <w:kern w:val="0"/>
          <w:sz w:val="20"/>
          <w:szCs w:val="20"/>
          <w:lang w:eastAsia="en-US"/>
        </w:rPr>
        <w:t>outObstacles</w:t>
      </w:r>
      <w:proofErr w:type="spellEnd"/>
      <w:r w:rsidRPr="001C6845">
        <w:rPr>
          <w:rFonts w:ascii="Consolas" w:eastAsia="Times New Roman" w:hAnsi="Consolas"/>
          <w:kern w:val="0"/>
          <w:sz w:val="20"/>
          <w:szCs w:val="20"/>
          <w:lang w:eastAsia="en-US"/>
        </w:rPr>
        <w:t xml:space="preserve">, </w:t>
      </w:r>
      <w:proofErr w:type="spellStart"/>
      <w:r w:rsidRPr="001C6845">
        <w:rPr>
          <w:rFonts w:ascii="Consolas" w:eastAsia="Times New Roman" w:hAnsi="Consolas"/>
          <w:kern w:val="0"/>
          <w:sz w:val="20"/>
          <w:szCs w:val="20"/>
          <w:lang w:eastAsia="en-US"/>
        </w:rPr>
        <w:t>occupancy_map</w:t>
      </w:r>
      <w:proofErr w:type="spellEnd"/>
      <w:r w:rsidRPr="001C6845">
        <w:rPr>
          <w:rFonts w:ascii="Consolas" w:eastAsia="Times New Roman" w:hAnsi="Consolas"/>
          <w:kern w:val="0"/>
          <w:sz w:val="20"/>
          <w:szCs w:val="20"/>
          <w:lang w:eastAsia="en-US"/>
        </w:rPr>
        <w:t xml:space="preserve">] = </w:t>
      </w:r>
      <w:proofErr w:type="spellStart"/>
      <w:proofErr w:type="gramStart"/>
      <w:r w:rsidRPr="001C6845">
        <w:rPr>
          <w:rFonts w:ascii="Consolas" w:eastAsia="Times New Roman" w:hAnsi="Consolas"/>
          <w:kern w:val="0"/>
          <w:sz w:val="20"/>
          <w:szCs w:val="20"/>
          <w:lang w:eastAsia="en-US"/>
        </w:rPr>
        <w:t>CreateObstacle</w:t>
      </w:r>
      <w:proofErr w:type="spellEnd"/>
      <w:r w:rsidRPr="001C6845">
        <w:rPr>
          <w:rFonts w:ascii="Consolas" w:eastAsia="Times New Roman" w:hAnsi="Consolas"/>
          <w:kern w:val="0"/>
          <w:sz w:val="20"/>
          <w:szCs w:val="20"/>
          <w:lang w:eastAsia="en-US"/>
        </w:rPr>
        <w:t>(</w:t>
      </w:r>
      <w:proofErr w:type="spellStart"/>
      <w:proofErr w:type="gramEnd"/>
      <w:r w:rsidRPr="001C6845">
        <w:rPr>
          <w:rFonts w:ascii="Consolas" w:eastAsia="Times New Roman" w:hAnsi="Consolas"/>
          <w:kern w:val="0"/>
          <w:sz w:val="20"/>
          <w:szCs w:val="20"/>
          <w:lang w:eastAsia="en-US"/>
        </w:rPr>
        <w:t>inObstacles</w:t>
      </w:r>
      <w:proofErr w:type="spellEnd"/>
      <w:r w:rsidRPr="001C6845">
        <w:rPr>
          <w:rFonts w:ascii="Consolas" w:eastAsia="Times New Roman" w:hAnsi="Consolas"/>
          <w:kern w:val="0"/>
          <w:sz w:val="20"/>
          <w:szCs w:val="20"/>
          <w:lang w:eastAsia="en-US"/>
        </w:rPr>
        <w:t xml:space="preserve">, </w:t>
      </w:r>
      <w:proofErr w:type="spellStart"/>
      <w:r w:rsidRPr="001C6845">
        <w:rPr>
          <w:rFonts w:ascii="Consolas" w:eastAsia="Times New Roman" w:hAnsi="Consolas"/>
          <w:kern w:val="0"/>
          <w:sz w:val="20"/>
          <w:szCs w:val="20"/>
          <w:lang w:eastAsia="en-US"/>
        </w:rPr>
        <w:t>inVertices</w:t>
      </w:r>
      <w:proofErr w:type="spellEnd"/>
      <w:r w:rsidRPr="001C6845">
        <w:rPr>
          <w:rFonts w:ascii="Consolas" w:eastAsia="Times New Roman" w:hAnsi="Consolas"/>
          <w:kern w:val="0"/>
          <w:sz w:val="20"/>
          <w:szCs w:val="20"/>
          <w:lang w:eastAsia="en-US"/>
        </w:rPr>
        <w:t xml:space="preserve">, </w:t>
      </w:r>
      <w:proofErr w:type="spellStart"/>
      <w:r w:rsidRPr="001C6845">
        <w:rPr>
          <w:rFonts w:ascii="Consolas" w:eastAsia="Times New Roman" w:hAnsi="Consolas"/>
          <w:kern w:val="0"/>
          <w:sz w:val="20"/>
          <w:szCs w:val="20"/>
          <w:lang w:eastAsia="en-US"/>
        </w:rPr>
        <w:t>occupancy_map</w:t>
      </w:r>
      <w:proofErr w:type="spellEnd"/>
      <w:r w:rsidRPr="001C6845">
        <w:rPr>
          <w:rFonts w:ascii="Consolas" w:eastAsia="Times New Roman" w:hAnsi="Consolas"/>
          <w:kern w:val="0"/>
          <w:sz w:val="20"/>
          <w:szCs w:val="20"/>
          <w:lang w:eastAsia="en-US"/>
        </w:rPr>
        <w:t>)</w:t>
      </w:r>
    </w:p>
    <w:p w14:paraId="10C2DB38" w14:textId="77777777" w:rsidR="001C6845" w:rsidRPr="001C6845" w:rsidRDefault="001C6845" w:rsidP="001C6845">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%CREATEOBSTACLE Create a new obstacle which will be inserted into a</w:t>
      </w:r>
    </w:p>
    <w:p w14:paraId="1E60C099" w14:textId="77777777" w:rsidR="001C6845" w:rsidRPr="001C6845" w:rsidRDefault="001C6845" w:rsidP="001C6845">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%previously existing obstacle array.</w:t>
      </w:r>
    </w:p>
    <w:p w14:paraId="00C96B7A" w14:textId="77777777" w:rsidR="001C6845" w:rsidRPr="001C6845" w:rsidRDefault="001C6845" w:rsidP="001C6845">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 xml:space="preserve">%   Takes in a map's obstacle array and merges in a new </w:t>
      </w:r>
      <w:proofErr w:type="spellStart"/>
      <w:r w:rsidRPr="001C6845">
        <w:rPr>
          <w:rFonts w:ascii="Consolas" w:eastAsia="Times New Roman" w:hAnsi="Consolas"/>
          <w:color w:val="008013"/>
          <w:kern w:val="0"/>
          <w:sz w:val="20"/>
          <w:szCs w:val="20"/>
          <w:lang w:eastAsia="en-US"/>
        </w:rPr>
        <w:t>polyshape</w:t>
      </w:r>
      <w:proofErr w:type="spellEnd"/>
      <w:r w:rsidRPr="001C6845">
        <w:rPr>
          <w:rFonts w:ascii="Consolas" w:eastAsia="Times New Roman" w:hAnsi="Consolas"/>
          <w:color w:val="008013"/>
          <w:kern w:val="0"/>
          <w:sz w:val="20"/>
          <w:szCs w:val="20"/>
          <w:lang w:eastAsia="en-US"/>
        </w:rPr>
        <w:t xml:space="preserve"> given the</w:t>
      </w:r>
    </w:p>
    <w:p w14:paraId="4A2CDC25" w14:textId="77777777" w:rsidR="001C6845" w:rsidRPr="001C6845" w:rsidRDefault="001C6845" w:rsidP="001C6845">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 xml:space="preserve">%   obstacle's </w:t>
      </w:r>
      <w:proofErr w:type="spellStart"/>
      <w:r w:rsidRPr="001C6845">
        <w:rPr>
          <w:rFonts w:ascii="Consolas" w:eastAsia="Times New Roman" w:hAnsi="Consolas"/>
          <w:color w:val="008013"/>
          <w:kern w:val="0"/>
          <w:sz w:val="20"/>
          <w:szCs w:val="20"/>
          <w:lang w:eastAsia="en-US"/>
        </w:rPr>
        <w:t>verticies</w:t>
      </w:r>
      <w:proofErr w:type="spellEnd"/>
    </w:p>
    <w:p w14:paraId="36065375" w14:textId="77777777" w:rsidR="001C6845" w:rsidRPr="001C6845" w:rsidRDefault="001C6845" w:rsidP="001C6845">
      <w:pPr>
        <w:widowControl/>
        <w:rPr>
          <w:rFonts w:ascii="Consolas" w:eastAsia="Times New Roman" w:hAnsi="Consolas"/>
          <w:kern w:val="0"/>
          <w:sz w:val="20"/>
          <w:szCs w:val="20"/>
          <w:lang w:eastAsia="en-US"/>
        </w:rPr>
      </w:pPr>
    </w:p>
    <w:p w14:paraId="2BBC708B" w14:textId="77777777" w:rsidR="001C6845" w:rsidRPr="001C6845" w:rsidRDefault="001C6845" w:rsidP="001C6845">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 xml:space="preserve">% Create new </w:t>
      </w:r>
      <w:proofErr w:type="spellStart"/>
      <w:r w:rsidRPr="001C6845">
        <w:rPr>
          <w:rFonts w:ascii="Consolas" w:eastAsia="Times New Roman" w:hAnsi="Consolas"/>
          <w:color w:val="008013"/>
          <w:kern w:val="0"/>
          <w:sz w:val="20"/>
          <w:szCs w:val="20"/>
          <w:lang w:eastAsia="en-US"/>
        </w:rPr>
        <w:t>Polyshape</w:t>
      </w:r>
      <w:proofErr w:type="spellEnd"/>
    </w:p>
    <w:p w14:paraId="77365172" w14:textId="77777777" w:rsidR="001C6845" w:rsidRPr="001C6845" w:rsidRDefault="001C6845" w:rsidP="001C6845">
      <w:pPr>
        <w:widowControl/>
        <w:rPr>
          <w:rFonts w:ascii="Consolas" w:eastAsia="Times New Roman" w:hAnsi="Consolas"/>
          <w:kern w:val="0"/>
          <w:sz w:val="20"/>
          <w:szCs w:val="20"/>
          <w:lang w:eastAsia="en-US"/>
        </w:rPr>
      </w:pPr>
      <w:proofErr w:type="spellStart"/>
      <w:r w:rsidRPr="001C6845">
        <w:rPr>
          <w:rFonts w:ascii="Consolas" w:eastAsia="Times New Roman" w:hAnsi="Consolas"/>
          <w:kern w:val="0"/>
          <w:sz w:val="20"/>
          <w:szCs w:val="20"/>
          <w:lang w:eastAsia="en-US"/>
        </w:rPr>
        <w:t>newObstacle</w:t>
      </w:r>
      <w:proofErr w:type="spellEnd"/>
      <w:r w:rsidRPr="001C6845">
        <w:rPr>
          <w:rFonts w:ascii="Consolas" w:eastAsia="Times New Roman" w:hAnsi="Consolas"/>
          <w:kern w:val="0"/>
          <w:sz w:val="20"/>
          <w:szCs w:val="20"/>
          <w:lang w:eastAsia="en-US"/>
        </w:rPr>
        <w:t xml:space="preserve"> = </w:t>
      </w:r>
      <w:proofErr w:type="spellStart"/>
      <w:r w:rsidRPr="001C6845">
        <w:rPr>
          <w:rFonts w:ascii="Consolas" w:eastAsia="Times New Roman" w:hAnsi="Consolas"/>
          <w:kern w:val="0"/>
          <w:sz w:val="20"/>
          <w:szCs w:val="20"/>
          <w:lang w:eastAsia="en-US"/>
        </w:rPr>
        <w:t>polyshape</w:t>
      </w:r>
      <w:proofErr w:type="spellEnd"/>
      <w:r w:rsidRPr="001C6845">
        <w:rPr>
          <w:rFonts w:ascii="Consolas" w:eastAsia="Times New Roman" w:hAnsi="Consolas"/>
          <w:kern w:val="0"/>
          <w:sz w:val="20"/>
          <w:szCs w:val="20"/>
          <w:lang w:eastAsia="en-US"/>
        </w:rPr>
        <w:t>(</w:t>
      </w:r>
      <w:proofErr w:type="spellStart"/>
      <w:r w:rsidRPr="001C6845">
        <w:rPr>
          <w:rFonts w:ascii="Consolas" w:eastAsia="Times New Roman" w:hAnsi="Consolas"/>
          <w:kern w:val="0"/>
          <w:sz w:val="20"/>
          <w:szCs w:val="20"/>
          <w:lang w:eastAsia="en-US"/>
        </w:rPr>
        <w:t>inVertices</w:t>
      </w:r>
      <w:proofErr w:type="spellEnd"/>
      <w:proofErr w:type="gramStart"/>
      <w:r w:rsidRPr="001C6845">
        <w:rPr>
          <w:rFonts w:ascii="Consolas" w:eastAsia="Times New Roman" w:hAnsi="Consolas"/>
          <w:kern w:val="0"/>
          <w:sz w:val="20"/>
          <w:szCs w:val="20"/>
          <w:lang w:eastAsia="en-US"/>
        </w:rPr>
        <w:t>);</w:t>
      </w:r>
      <w:proofErr w:type="gramEnd"/>
    </w:p>
    <w:p w14:paraId="79DF7128" w14:textId="77777777" w:rsidR="001C6845" w:rsidRPr="001C6845" w:rsidRDefault="001C6845" w:rsidP="001C6845">
      <w:pPr>
        <w:widowControl/>
        <w:rPr>
          <w:rFonts w:ascii="Consolas" w:eastAsia="Times New Roman" w:hAnsi="Consolas"/>
          <w:kern w:val="0"/>
          <w:sz w:val="20"/>
          <w:szCs w:val="20"/>
          <w:lang w:eastAsia="en-US"/>
        </w:rPr>
      </w:pPr>
    </w:p>
    <w:p w14:paraId="0C04F75B" w14:textId="77777777" w:rsidR="001C6845" w:rsidRPr="001C6845" w:rsidRDefault="001C6845" w:rsidP="001C6845">
      <w:pPr>
        <w:widowControl/>
        <w:rPr>
          <w:rFonts w:ascii="Consolas" w:eastAsia="Times New Roman" w:hAnsi="Consolas"/>
          <w:kern w:val="0"/>
          <w:sz w:val="20"/>
          <w:szCs w:val="20"/>
          <w:lang w:eastAsia="en-US"/>
        </w:rPr>
      </w:pPr>
      <w:r w:rsidRPr="001C6845">
        <w:rPr>
          <w:rFonts w:ascii="Consolas" w:eastAsia="Times New Roman" w:hAnsi="Consolas"/>
          <w:color w:val="008013"/>
          <w:kern w:val="0"/>
          <w:sz w:val="20"/>
          <w:szCs w:val="20"/>
          <w:lang w:eastAsia="en-US"/>
        </w:rPr>
        <w:t>% Merge into Array</w:t>
      </w:r>
    </w:p>
    <w:p w14:paraId="35922039" w14:textId="77777777" w:rsidR="001C6845" w:rsidRPr="001C6845" w:rsidRDefault="001C6845" w:rsidP="001C6845">
      <w:pPr>
        <w:widowControl/>
        <w:rPr>
          <w:rFonts w:ascii="Consolas" w:eastAsia="Times New Roman" w:hAnsi="Consolas"/>
          <w:kern w:val="0"/>
          <w:sz w:val="20"/>
          <w:szCs w:val="20"/>
          <w:lang w:eastAsia="en-US"/>
        </w:rPr>
      </w:pPr>
      <w:proofErr w:type="spellStart"/>
      <w:r w:rsidRPr="001C6845">
        <w:rPr>
          <w:rFonts w:ascii="Consolas" w:eastAsia="Times New Roman" w:hAnsi="Consolas"/>
          <w:kern w:val="0"/>
          <w:sz w:val="20"/>
          <w:szCs w:val="20"/>
          <w:lang w:eastAsia="en-US"/>
        </w:rPr>
        <w:t>outObstacles</w:t>
      </w:r>
      <w:proofErr w:type="spellEnd"/>
      <w:r w:rsidRPr="001C6845">
        <w:rPr>
          <w:rFonts w:ascii="Consolas" w:eastAsia="Times New Roman" w:hAnsi="Consolas"/>
          <w:kern w:val="0"/>
          <w:sz w:val="20"/>
          <w:szCs w:val="20"/>
          <w:lang w:eastAsia="en-US"/>
        </w:rPr>
        <w:t xml:space="preserve"> = [</w:t>
      </w:r>
      <w:proofErr w:type="spellStart"/>
      <w:r w:rsidRPr="001C6845">
        <w:rPr>
          <w:rFonts w:ascii="Consolas" w:eastAsia="Times New Roman" w:hAnsi="Consolas"/>
          <w:kern w:val="0"/>
          <w:sz w:val="20"/>
          <w:szCs w:val="20"/>
          <w:lang w:eastAsia="en-US"/>
        </w:rPr>
        <w:t>inObstacles</w:t>
      </w:r>
      <w:proofErr w:type="spellEnd"/>
      <w:r w:rsidRPr="001C6845">
        <w:rPr>
          <w:rFonts w:ascii="Consolas" w:eastAsia="Times New Roman" w:hAnsi="Consolas"/>
          <w:kern w:val="0"/>
          <w:sz w:val="20"/>
          <w:szCs w:val="20"/>
          <w:lang w:eastAsia="en-US"/>
        </w:rPr>
        <w:t xml:space="preserve">; </w:t>
      </w:r>
      <w:proofErr w:type="spellStart"/>
      <w:r w:rsidRPr="001C6845">
        <w:rPr>
          <w:rFonts w:ascii="Consolas" w:eastAsia="Times New Roman" w:hAnsi="Consolas"/>
          <w:kern w:val="0"/>
          <w:sz w:val="20"/>
          <w:szCs w:val="20"/>
          <w:lang w:eastAsia="en-US"/>
        </w:rPr>
        <w:t>newObstacle</w:t>
      </w:r>
      <w:proofErr w:type="spellEnd"/>
      <w:proofErr w:type="gramStart"/>
      <w:r w:rsidRPr="001C6845">
        <w:rPr>
          <w:rFonts w:ascii="Consolas" w:eastAsia="Times New Roman" w:hAnsi="Consolas"/>
          <w:kern w:val="0"/>
          <w:sz w:val="20"/>
          <w:szCs w:val="20"/>
          <w:lang w:eastAsia="en-US"/>
        </w:rPr>
        <w:t>];</w:t>
      </w:r>
      <w:proofErr w:type="gramEnd"/>
    </w:p>
    <w:p w14:paraId="41EAED18" w14:textId="77777777" w:rsidR="001C6845" w:rsidRPr="001C6845" w:rsidRDefault="001C6845" w:rsidP="001C6845">
      <w:pPr>
        <w:widowControl/>
        <w:rPr>
          <w:rFonts w:ascii="Consolas" w:eastAsia="Times New Roman" w:hAnsi="Consolas"/>
          <w:kern w:val="0"/>
          <w:sz w:val="20"/>
          <w:szCs w:val="20"/>
          <w:lang w:eastAsia="en-US"/>
        </w:rPr>
      </w:pPr>
      <w:r w:rsidRPr="001C6845">
        <w:rPr>
          <w:rFonts w:ascii="Consolas" w:eastAsia="Times New Roman" w:hAnsi="Consolas"/>
          <w:color w:val="0E00FF"/>
          <w:kern w:val="0"/>
          <w:sz w:val="20"/>
          <w:szCs w:val="20"/>
          <w:lang w:eastAsia="en-US"/>
        </w:rPr>
        <w:t>end</w:t>
      </w:r>
    </w:p>
    <w:p w14:paraId="71774522" w14:textId="68C11400" w:rsidR="00D4703F" w:rsidRDefault="00D4703F">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52292255" w14:textId="1C6CE082" w:rsidR="00E80778" w:rsidRDefault="00D4703F" w:rsidP="00D4703F">
      <w:pPr>
        <w:pStyle w:val="Heading3"/>
      </w:pPr>
      <w:bookmarkStart w:id="31" w:name="_Toc134584522"/>
      <w:r>
        <w:lastRenderedPageBreak/>
        <w:t>Helpers/</w:t>
      </w:r>
      <w:proofErr w:type="spellStart"/>
      <w:r>
        <w:t>CreateWaypoint.m</w:t>
      </w:r>
      <w:bookmarkEnd w:id="31"/>
      <w:proofErr w:type="spellEnd"/>
    </w:p>
    <w:p w14:paraId="631BF3C3" w14:textId="77777777" w:rsidR="006B585B" w:rsidRPr="006B585B" w:rsidRDefault="006B585B" w:rsidP="006B585B">
      <w:pPr>
        <w:widowControl/>
        <w:rPr>
          <w:rFonts w:ascii="Consolas" w:eastAsia="Times New Roman" w:hAnsi="Consolas"/>
          <w:kern w:val="0"/>
          <w:sz w:val="20"/>
          <w:szCs w:val="20"/>
          <w:lang w:eastAsia="en-US"/>
        </w:rPr>
      </w:pPr>
      <w:r w:rsidRPr="006B585B">
        <w:rPr>
          <w:rFonts w:ascii="Consolas" w:eastAsia="Times New Roman" w:hAnsi="Consolas"/>
          <w:color w:val="0E00FF"/>
          <w:kern w:val="0"/>
          <w:sz w:val="20"/>
          <w:szCs w:val="20"/>
          <w:lang w:eastAsia="en-US"/>
        </w:rPr>
        <w:t xml:space="preserve">function </w:t>
      </w:r>
      <w:r w:rsidRPr="006B585B">
        <w:rPr>
          <w:rFonts w:ascii="Consolas" w:eastAsia="Times New Roman" w:hAnsi="Consolas"/>
          <w:kern w:val="0"/>
          <w:sz w:val="20"/>
          <w:szCs w:val="20"/>
          <w:lang w:eastAsia="en-US"/>
        </w:rPr>
        <w:t>[</w:t>
      </w:r>
      <w:proofErr w:type="spellStart"/>
      <w:r w:rsidRPr="006B585B">
        <w:rPr>
          <w:rFonts w:ascii="Consolas" w:eastAsia="Times New Roman" w:hAnsi="Consolas"/>
          <w:kern w:val="0"/>
          <w:sz w:val="20"/>
          <w:szCs w:val="20"/>
          <w:lang w:eastAsia="en-US"/>
        </w:rPr>
        <w:t>outWaypoints</w:t>
      </w:r>
      <w:proofErr w:type="spellEnd"/>
      <w:r w:rsidRPr="006B585B">
        <w:rPr>
          <w:rFonts w:ascii="Consolas" w:eastAsia="Times New Roman" w:hAnsi="Consolas"/>
          <w:kern w:val="0"/>
          <w:sz w:val="20"/>
          <w:szCs w:val="20"/>
          <w:lang w:eastAsia="en-US"/>
        </w:rPr>
        <w:t xml:space="preserve">] = </w:t>
      </w:r>
      <w:proofErr w:type="spellStart"/>
      <w:proofErr w:type="gramStart"/>
      <w:r w:rsidRPr="006B585B">
        <w:rPr>
          <w:rFonts w:ascii="Consolas" w:eastAsia="Times New Roman" w:hAnsi="Consolas"/>
          <w:kern w:val="0"/>
          <w:sz w:val="20"/>
          <w:szCs w:val="20"/>
          <w:lang w:eastAsia="en-US"/>
        </w:rPr>
        <w:t>CreateWaypoint</w:t>
      </w:r>
      <w:proofErr w:type="spellEnd"/>
      <w:r w:rsidRPr="006B585B">
        <w:rPr>
          <w:rFonts w:ascii="Consolas" w:eastAsia="Times New Roman" w:hAnsi="Consolas"/>
          <w:kern w:val="0"/>
          <w:sz w:val="20"/>
          <w:szCs w:val="20"/>
          <w:lang w:eastAsia="en-US"/>
        </w:rPr>
        <w:t>(</w:t>
      </w:r>
      <w:proofErr w:type="spellStart"/>
      <w:proofErr w:type="gramEnd"/>
      <w:r w:rsidRPr="006B585B">
        <w:rPr>
          <w:rFonts w:ascii="Consolas" w:eastAsia="Times New Roman" w:hAnsi="Consolas"/>
          <w:kern w:val="0"/>
          <w:sz w:val="20"/>
          <w:szCs w:val="20"/>
          <w:lang w:eastAsia="en-US"/>
        </w:rPr>
        <w:t>inWaypoints</w:t>
      </w:r>
      <w:proofErr w:type="spellEnd"/>
      <w:r w:rsidRPr="006B585B">
        <w:rPr>
          <w:rFonts w:ascii="Consolas" w:eastAsia="Times New Roman" w:hAnsi="Consolas"/>
          <w:kern w:val="0"/>
          <w:sz w:val="20"/>
          <w:szCs w:val="20"/>
          <w:lang w:eastAsia="en-US"/>
        </w:rPr>
        <w:t xml:space="preserve">, </w:t>
      </w:r>
      <w:proofErr w:type="spellStart"/>
      <w:r w:rsidRPr="006B585B">
        <w:rPr>
          <w:rFonts w:ascii="Consolas" w:eastAsia="Times New Roman" w:hAnsi="Consolas"/>
          <w:kern w:val="0"/>
          <w:sz w:val="20"/>
          <w:szCs w:val="20"/>
          <w:lang w:eastAsia="en-US"/>
        </w:rPr>
        <w:t>newWaypoint</w:t>
      </w:r>
      <w:proofErr w:type="spellEnd"/>
      <w:r w:rsidRPr="006B585B">
        <w:rPr>
          <w:rFonts w:ascii="Consolas" w:eastAsia="Times New Roman" w:hAnsi="Consolas"/>
          <w:kern w:val="0"/>
          <w:sz w:val="20"/>
          <w:szCs w:val="20"/>
          <w:lang w:eastAsia="en-US"/>
        </w:rPr>
        <w:t>)</w:t>
      </w:r>
    </w:p>
    <w:p w14:paraId="42637AB9" w14:textId="77777777" w:rsidR="006B585B" w:rsidRPr="006B585B" w:rsidRDefault="006B585B" w:rsidP="006B585B">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%CREATEWAYPOINT Create a new waypoint which will be inserted into a</w:t>
      </w:r>
    </w:p>
    <w:p w14:paraId="7D67E0D9" w14:textId="77777777" w:rsidR="006B585B" w:rsidRPr="006B585B" w:rsidRDefault="006B585B" w:rsidP="006B585B">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%previously existing waypoint array.</w:t>
      </w:r>
    </w:p>
    <w:p w14:paraId="1529D647" w14:textId="77777777" w:rsidR="006B585B" w:rsidRPr="006B585B" w:rsidRDefault="006B585B" w:rsidP="006B585B">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   Takes in a map's waypoint array and merges in a new waypoint given the</w:t>
      </w:r>
    </w:p>
    <w:p w14:paraId="010E1593" w14:textId="77777777" w:rsidR="006B585B" w:rsidRPr="006B585B" w:rsidRDefault="006B585B" w:rsidP="006B585B">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   waypoint's coordinates</w:t>
      </w:r>
    </w:p>
    <w:p w14:paraId="145E4939" w14:textId="77777777" w:rsidR="006B585B" w:rsidRPr="006B585B" w:rsidRDefault="006B585B" w:rsidP="006B585B">
      <w:pPr>
        <w:widowControl/>
        <w:rPr>
          <w:rFonts w:ascii="Consolas" w:eastAsia="Times New Roman" w:hAnsi="Consolas"/>
          <w:kern w:val="0"/>
          <w:sz w:val="20"/>
          <w:szCs w:val="20"/>
          <w:lang w:eastAsia="en-US"/>
        </w:rPr>
      </w:pPr>
    </w:p>
    <w:p w14:paraId="002BD89E" w14:textId="77777777" w:rsidR="006B585B" w:rsidRPr="006B585B" w:rsidRDefault="006B585B" w:rsidP="006B585B">
      <w:pPr>
        <w:widowControl/>
        <w:rPr>
          <w:rFonts w:ascii="Consolas" w:eastAsia="Times New Roman" w:hAnsi="Consolas"/>
          <w:kern w:val="0"/>
          <w:sz w:val="20"/>
          <w:szCs w:val="20"/>
          <w:lang w:eastAsia="en-US"/>
        </w:rPr>
      </w:pPr>
      <w:r w:rsidRPr="006B585B">
        <w:rPr>
          <w:rFonts w:ascii="Consolas" w:eastAsia="Times New Roman" w:hAnsi="Consolas"/>
          <w:color w:val="008013"/>
          <w:kern w:val="0"/>
          <w:sz w:val="20"/>
          <w:szCs w:val="20"/>
          <w:lang w:eastAsia="en-US"/>
        </w:rPr>
        <w:t>% Merge into Array</w:t>
      </w:r>
    </w:p>
    <w:p w14:paraId="2D21DA43" w14:textId="77777777" w:rsidR="006B585B" w:rsidRPr="006B585B" w:rsidRDefault="006B585B" w:rsidP="006B585B">
      <w:pPr>
        <w:widowControl/>
        <w:rPr>
          <w:rFonts w:ascii="Consolas" w:eastAsia="Times New Roman" w:hAnsi="Consolas"/>
          <w:kern w:val="0"/>
          <w:sz w:val="20"/>
          <w:szCs w:val="20"/>
          <w:lang w:eastAsia="en-US"/>
        </w:rPr>
      </w:pPr>
      <w:proofErr w:type="spellStart"/>
      <w:r w:rsidRPr="006B585B">
        <w:rPr>
          <w:rFonts w:ascii="Consolas" w:eastAsia="Times New Roman" w:hAnsi="Consolas"/>
          <w:kern w:val="0"/>
          <w:sz w:val="20"/>
          <w:szCs w:val="20"/>
          <w:lang w:eastAsia="en-US"/>
        </w:rPr>
        <w:t>outWaypoints</w:t>
      </w:r>
      <w:proofErr w:type="spellEnd"/>
      <w:r w:rsidRPr="006B585B">
        <w:rPr>
          <w:rFonts w:ascii="Consolas" w:eastAsia="Times New Roman" w:hAnsi="Consolas"/>
          <w:kern w:val="0"/>
          <w:sz w:val="20"/>
          <w:szCs w:val="20"/>
          <w:lang w:eastAsia="en-US"/>
        </w:rPr>
        <w:t xml:space="preserve"> = [</w:t>
      </w:r>
      <w:proofErr w:type="spellStart"/>
      <w:r w:rsidRPr="006B585B">
        <w:rPr>
          <w:rFonts w:ascii="Consolas" w:eastAsia="Times New Roman" w:hAnsi="Consolas"/>
          <w:kern w:val="0"/>
          <w:sz w:val="20"/>
          <w:szCs w:val="20"/>
          <w:lang w:eastAsia="en-US"/>
        </w:rPr>
        <w:t>inWaypoints</w:t>
      </w:r>
      <w:proofErr w:type="spellEnd"/>
      <w:r w:rsidRPr="006B585B">
        <w:rPr>
          <w:rFonts w:ascii="Consolas" w:eastAsia="Times New Roman" w:hAnsi="Consolas"/>
          <w:kern w:val="0"/>
          <w:sz w:val="20"/>
          <w:szCs w:val="20"/>
          <w:lang w:eastAsia="en-US"/>
        </w:rPr>
        <w:t xml:space="preserve">; </w:t>
      </w:r>
      <w:proofErr w:type="spellStart"/>
      <w:r w:rsidRPr="006B585B">
        <w:rPr>
          <w:rFonts w:ascii="Consolas" w:eastAsia="Times New Roman" w:hAnsi="Consolas"/>
          <w:kern w:val="0"/>
          <w:sz w:val="20"/>
          <w:szCs w:val="20"/>
          <w:lang w:eastAsia="en-US"/>
        </w:rPr>
        <w:t>newWaypoint</w:t>
      </w:r>
      <w:proofErr w:type="spellEnd"/>
      <w:proofErr w:type="gramStart"/>
      <w:r w:rsidRPr="006B585B">
        <w:rPr>
          <w:rFonts w:ascii="Consolas" w:eastAsia="Times New Roman" w:hAnsi="Consolas"/>
          <w:kern w:val="0"/>
          <w:sz w:val="20"/>
          <w:szCs w:val="20"/>
          <w:lang w:eastAsia="en-US"/>
        </w:rPr>
        <w:t>];</w:t>
      </w:r>
      <w:proofErr w:type="gramEnd"/>
    </w:p>
    <w:p w14:paraId="0FDE9D30" w14:textId="7F4D60DE" w:rsidR="00D4703F" w:rsidRDefault="006B585B" w:rsidP="00D10B4A">
      <w:pPr>
        <w:widowControl/>
        <w:rPr>
          <w:rFonts w:ascii="Consolas" w:eastAsia="Times New Roman" w:hAnsi="Consolas"/>
          <w:color w:val="0E00FF"/>
          <w:kern w:val="0"/>
          <w:sz w:val="20"/>
          <w:szCs w:val="20"/>
          <w:lang w:eastAsia="en-US"/>
        </w:rPr>
      </w:pPr>
      <w:r w:rsidRPr="006B585B">
        <w:rPr>
          <w:rFonts w:ascii="Consolas" w:eastAsia="Times New Roman" w:hAnsi="Consolas"/>
          <w:color w:val="0E00FF"/>
          <w:kern w:val="0"/>
          <w:sz w:val="20"/>
          <w:szCs w:val="20"/>
          <w:lang w:eastAsia="en-US"/>
        </w:rPr>
        <w:t>end</w:t>
      </w:r>
    </w:p>
    <w:p w14:paraId="0B10E3D4" w14:textId="2200E9E0" w:rsidR="00594EC0" w:rsidRDefault="00594EC0">
      <w:pPr>
        <w:widowControl/>
        <w:rPr>
          <w:rFonts w:ascii="Consolas" w:eastAsia="Times New Roman" w:hAnsi="Consolas"/>
          <w:color w:val="0E00FF"/>
          <w:kern w:val="0"/>
          <w:sz w:val="20"/>
          <w:szCs w:val="20"/>
          <w:lang w:eastAsia="en-US"/>
        </w:rPr>
      </w:pPr>
      <w:r>
        <w:rPr>
          <w:rFonts w:ascii="Consolas" w:eastAsia="Times New Roman" w:hAnsi="Consolas"/>
          <w:color w:val="0E00FF"/>
          <w:kern w:val="0"/>
          <w:sz w:val="20"/>
          <w:szCs w:val="20"/>
          <w:lang w:eastAsia="en-US"/>
        </w:rPr>
        <w:br w:type="page"/>
      </w:r>
    </w:p>
    <w:p w14:paraId="1818F026" w14:textId="492325BD" w:rsidR="00594EC0" w:rsidRDefault="00594EC0" w:rsidP="00594EC0">
      <w:pPr>
        <w:pStyle w:val="Heading2"/>
        <w:rPr>
          <w:rFonts w:eastAsia="Times New Roman"/>
          <w:lang w:eastAsia="en-US"/>
        </w:rPr>
      </w:pPr>
      <w:bookmarkStart w:id="32" w:name="_Toc134584523"/>
      <w:r>
        <w:rPr>
          <w:rFonts w:eastAsia="Times New Roman"/>
          <w:lang w:eastAsia="en-US"/>
        </w:rPr>
        <w:lastRenderedPageBreak/>
        <w:t>Appendix 12 – Digital Twin Code</w:t>
      </w:r>
      <w:bookmarkEnd w:id="32"/>
    </w:p>
    <w:p w14:paraId="0D6101E0" w14:textId="70FC4291" w:rsidR="00594EC0" w:rsidRDefault="00594EC0" w:rsidP="00594EC0">
      <w:pPr>
        <w:pStyle w:val="Heading3"/>
      </w:pPr>
      <w:bookmarkStart w:id="33" w:name="_Toc134584524"/>
      <w:proofErr w:type="spellStart"/>
      <w:r>
        <w:t>ObstacleOverride.m</w:t>
      </w:r>
      <w:bookmarkEnd w:id="33"/>
      <w:proofErr w:type="spellEnd"/>
    </w:p>
    <w:p w14:paraId="15D8CB49"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color w:val="0E00FF"/>
          <w:kern w:val="0"/>
          <w:sz w:val="20"/>
          <w:szCs w:val="20"/>
          <w:lang w:eastAsia="en-US"/>
        </w:rPr>
        <w:t xml:space="preserve">function </w:t>
      </w:r>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mapObst</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occupancyMapObst</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occupancy_grid_obst</w:t>
      </w:r>
      <w:proofErr w:type="spellEnd"/>
      <w:r w:rsidRPr="00594EC0">
        <w:rPr>
          <w:rFonts w:ascii="Consolas" w:eastAsia="Times New Roman" w:hAnsi="Consolas"/>
          <w:kern w:val="0"/>
          <w:sz w:val="20"/>
          <w:szCs w:val="20"/>
          <w:lang w:eastAsia="en-US"/>
        </w:rPr>
        <w:t xml:space="preserve">] = </w:t>
      </w:r>
      <w:proofErr w:type="spellStart"/>
      <w:proofErr w:type="gramStart"/>
      <w:r w:rsidRPr="00594EC0">
        <w:rPr>
          <w:rFonts w:ascii="Consolas" w:eastAsia="Times New Roman" w:hAnsi="Consolas"/>
          <w:kern w:val="0"/>
          <w:sz w:val="20"/>
          <w:szCs w:val="20"/>
          <w:lang w:eastAsia="en-US"/>
        </w:rPr>
        <w:t>ObstacleOverride</w:t>
      </w:r>
      <w:proofErr w:type="spellEnd"/>
      <w:r w:rsidRPr="00594EC0">
        <w:rPr>
          <w:rFonts w:ascii="Consolas" w:eastAsia="Times New Roman" w:hAnsi="Consolas"/>
          <w:kern w:val="0"/>
          <w:sz w:val="20"/>
          <w:szCs w:val="20"/>
          <w:lang w:eastAsia="en-US"/>
        </w:rPr>
        <w:t>(</w:t>
      </w:r>
      <w:proofErr w:type="spellStart"/>
      <w:proofErr w:type="gramEnd"/>
      <w:r w:rsidRPr="00594EC0">
        <w:rPr>
          <w:rFonts w:ascii="Consolas" w:eastAsia="Times New Roman" w:hAnsi="Consolas"/>
          <w:kern w:val="0"/>
          <w:sz w:val="20"/>
          <w:szCs w:val="20"/>
          <w:lang w:eastAsia="en-US"/>
        </w:rPr>
        <w:t>map_waypoints</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hiddenObstaclePolygon</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occupancyMap</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optimal_route</w:t>
      </w:r>
      <w:proofErr w:type="spellEnd"/>
      <w:r w:rsidRPr="00594EC0">
        <w:rPr>
          <w:rFonts w:ascii="Consolas" w:eastAsia="Times New Roman" w:hAnsi="Consolas"/>
          <w:kern w:val="0"/>
          <w:sz w:val="20"/>
          <w:szCs w:val="20"/>
          <w:lang w:eastAsia="en-US"/>
        </w:rPr>
        <w:t xml:space="preserve">, map, </w:t>
      </w:r>
      <w:proofErr w:type="spellStart"/>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map_obstacles</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occupancy_grid</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map_title</w:t>
      </w:r>
      <w:proofErr w:type="spellEnd"/>
      <w:r w:rsidRPr="00594EC0">
        <w:rPr>
          <w:rFonts w:ascii="Consolas" w:eastAsia="Times New Roman" w:hAnsi="Consolas"/>
          <w:kern w:val="0"/>
          <w:sz w:val="20"/>
          <w:szCs w:val="20"/>
          <w:lang w:eastAsia="en-US"/>
        </w:rPr>
        <w:t>)</w:t>
      </w:r>
    </w:p>
    <w:p w14:paraId="38FB6EFC"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Create new Binary Grid</w:t>
      </w:r>
    </w:p>
    <w:p w14:paraId="20DD8D9E"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occupancyMapObst</w:t>
      </w:r>
      <w:proofErr w:type="spellEnd"/>
      <w:r w:rsidRPr="00594EC0">
        <w:rPr>
          <w:rFonts w:ascii="Consolas" w:eastAsia="Times New Roman" w:hAnsi="Consolas"/>
          <w:kern w:val="0"/>
          <w:sz w:val="20"/>
          <w:szCs w:val="20"/>
          <w:lang w:eastAsia="en-US"/>
        </w:rPr>
        <w:t xml:space="preserve"> = </w:t>
      </w:r>
      <w:proofErr w:type="spellStart"/>
      <w:proofErr w:type="gramStart"/>
      <w:r w:rsidRPr="00594EC0">
        <w:rPr>
          <w:rFonts w:ascii="Consolas" w:eastAsia="Times New Roman" w:hAnsi="Consolas"/>
          <w:kern w:val="0"/>
          <w:sz w:val="20"/>
          <w:szCs w:val="20"/>
          <w:lang w:eastAsia="en-US"/>
        </w:rPr>
        <w:t>binaryOccupancyMap</w:t>
      </w:r>
      <w:proofErr w:type="spellEnd"/>
      <w:r w:rsidRPr="00594EC0">
        <w:rPr>
          <w:rFonts w:ascii="Consolas" w:eastAsia="Times New Roman" w:hAnsi="Consolas"/>
          <w:kern w:val="0"/>
          <w:sz w:val="20"/>
          <w:szCs w:val="20"/>
          <w:lang w:eastAsia="en-US"/>
        </w:rPr>
        <w:t>(</w:t>
      </w:r>
      <w:proofErr w:type="spellStart"/>
      <w:proofErr w:type="gramEnd"/>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 xml:space="preserve">, 1, </w:t>
      </w:r>
      <w:r w:rsidRPr="00594EC0">
        <w:rPr>
          <w:rFonts w:ascii="Consolas" w:eastAsia="Times New Roman" w:hAnsi="Consolas"/>
          <w:color w:val="A709F5"/>
          <w:kern w:val="0"/>
          <w:sz w:val="20"/>
          <w:szCs w:val="20"/>
          <w:lang w:eastAsia="en-US"/>
        </w:rPr>
        <w:t>"grid"</w:t>
      </w:r>
      <w:r w:rsidRPr="00594EC0">
        <w:rPr>
          <w:rFonts w:ascii="Consolas" w:eastAsia="Times New Roman" w:hAnsi="Consolas"/>
          <w:kern w:val="0"/>
          <w:sz w:val="20"/>
          <w:szCs w:val="20"/>
          <w:lang w:eastAsia="en-US"/>
        </w:rPr>
        <w:t>);</w:t>
      </w:r>
    </w:p>
    <w:p w14:paraId="6E8EB898"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occupancy_grid_obst</w:t>
      </w:r>
      <w:proofErr w:type="spellEnd"/>
      <w:r w:rsidRPr="00594EC0">
        <w:rPr>
          <w:rFonts w:ascii="Consolas" w:eastAsia="Times New Roman" w:hAnsi="Consolas"/>
          <w:kern w:val="0"/>
          <w:sz w:val="20"/>
          <w:szCs w:val="20"/>
          <w:lang w:eastAsia="en-US"/>
        </w:rPr>
        <w:t xml:space="preserve"> = </w:t>
      </w:r>
      <w:proofErr w:type="gramStart"/>
      <w:r w:rsidRPr="00594EC0">
        <w:rPr>
          <w:rFonts w:ascii="Consolas" w:eastAsia="Times New Roman" w:hAnsi="Consolas"/>
          <w:kern w:val="0"/>
          <w:sz w:val="20"/>
          <w:szCs w:val="20"/>
          <w:lang w:eastAsia="en-US"/>
        </w:rPr>
        <w:t>zeros(</w:t>
      </w:r>
      <w:proofErr w:type="spellStart"/>
      <w:proofErr w:type="gramEnd"/>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w:t>
      </w:r>
    </w:p>
    <w:p w14:paraId="744C8305"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proofErr w:type="gramStart"/>
      <w:r w:rsidRPr="00594EC0">
        <w:rPr>
          <w:rFonts w:ascii="Consolas" w:eastAsia="Times New Roman" w:hAnsi="Consolas"/>
          <w:kern w:val="0"/>
          <w:sz w:val="20"/>
          <w:szCs w:val="20"/>
          <w:lang w:eastAsia="en-US"/>
        </w:rPr>
        <w:t>setOccupancy</w:t>
      </w:r>
      <w:proofErr w:type="spellEnd"/>
      <w:r w:rsidRPr="00594EC0">
        <w:rPr>
          <w:rFonts w:ascii="Consolas" w:eastAsia="Times New Roman" w:hAnsi="Consolas"/>
          <w:kern w:val="0"/>
          <w:sz w:val="20"/>
          <w:szCs w:val="20"/>
          <w:lang w:eastAsia="en-US"/>
        </w:rPr>
        <w:t>(</w:t>
      </w:r>
      <w:proofErr w:type="spellStart"/>
      <w:proofErr w:type="gramEnd"/>
      <w:r w:rsidRPr="00594EC0">
        <w:rPr>
          <w:rFonts w:ascii="Consolas" w:eastAsia="Times New Roman" w:hAnsi="Consolas"/>
          <w:kern w:val="0"/>
          <w:sz w:val="20"/>
          <w:szCs w:val="20"/>
          <w:lang w:eastAsia="en-US"/>
        </w:rPr>
        <w:t>occupancyMapObst</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occupancy_grid_obst</w:t>
      </w:r>
      <w:proofErr w:type="spellEnd"/>
      <w:r w:rsidRPr="00594EC0">
        <w:rPr>
          <w:rFonts w:ascii="Consolas" w:eastAsia="Times New Roman" w:hAnsi="Consolas"/>
          <w:kern w:val="0"/>
          <w:sz w:val="20"/>
          <w:szCs w:val="20"/>
          <w:lang w:eastAsia="en-US"/>
        </w:rPr>
        <w:t>);</w:t>
      </w:r>
    </w:p>
    <w:p w14:paraId="364B54EC" w14:textId="77777777" w:rsidR="00594EC0" w:rsidRPr="00594EC0" w:rsidRDefault="00594EC0" w:rsidP="00594EC0">
      <w:pPr>
        <w:widowControl/>
        <w:rPr>
          <w:rFonts w:ascii="Consolas" w:eastAsia="Times New Roman" w:hAnsi="Consolas"/>
          <w:kern w:val="0"/>
          <w:sz w:val="20"/>
          <w:szCs w:val="20"/>
          <w:lang w:eastAsia="en-US"/>
        </w:rPr>
      </w:pPr>
    </w:p>
    <w:p w14:paraId="0305B030"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This mimics the system in Maps/</w:t>
      </w:r>
      <w:proofErr w:type="spellStart"/>
      <w:r w:rsidRPr="00594EC0">
        <w:rPr>
          <w:rFonts w:ascii="Consolas" w:eastAsia="Times New Roman" w:hAnsi="Consolas"/>
          <w:color w:val="008013"/>
          <w:kern w:val="0"/>
          <w:sz w:val="20"/>
          <w:szCs w:val="20"/>
          <w:lang w:eastAsia="en-US"/>
        </w:rPr>
        <w:t>MapX.m</w:t>
      </w:r>
      <w:proofErr w:type="spellEnd"/>
    </w:p>
    <w:p w14:paraId="0C44DBBC"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We are just doing it to get the new obstacle associated with the</w:t>
      </w:r>
    </w:p>
    <w:p w14:paraId="48AE7AEA"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previous map obstacles and add them to the occupancy map as necessary</w:t>
      </w:r>
    </w:p>
    <w:p w14:paraId="68AE35A4"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digitalTwinObst</w:t>
      </w:r>
      <w:proofErr w:type="spellEnd"/>
      <w:r w:rsidRPr="00594EC0">
        <w:rPr>
          <w:rFonts w:ascii="Consolas" w:eastAsia="Times New Roman" w:hAnsi="Consolas"/>
          <w:kern w:val="0"/>
          <w:sz w:val="20"/>
          <w:szCs w:val="20"/>
          <w:lang w:eastAsia="en-US"/>
        </w:rPr>
        <w:t xml:space="preserve"> = </w:t>
      </w:r>
      <w:proofErr w:type="spellStart"/>
      <w:proofErr w:type="gramStart"/>
      <w:r w:rsidRPr="00594EC0">
        <w:rPr>
          <w:rFonts w:ascii="Consolas" w:eastAsia="Times New Roman" w:hAnsi="Consolas"/>
          <w:kern w:val="0"/>
          <w:sz w:val="20"/>
          <w:szCs w:val="20"/>
          <w:lang w:eastAsia="en-US"/>
        </w:rPr>
        <w:t>CreateObstacle</w:t>
      </w:r>
      <w:proofErr w:type="spellEnd"/>
      <w:r w:rsidRPr="00594EC0">
        <w:rPr>
          <w:rFonts w:ascii="Consolas" w:eastAsia="Times New Roman" w:hAnsi="Consolas"/>
          <w:kern w:val="0"/>
          <w:sz w:val="20"/>
          <w:szCs w:val="20"/>
          <w:lang w:eastAsia="en-US"/>
        </w:rPr>
        <w:t>(</w:t>
      </w:r>
      <w:proofErr w:type="spellStart"/>
      <w:proofErr w:type="gramEnd"/>
      <w:r w:rsidRPr="00594EC0">
        <w:rPr>
          <w:rFonts w:ascii="Consolas" w:eastAsia="Times New Roman" w:hAnsi="Consolas"/>
          <w:kern w:val="0"/>
          <w:sz w:val="20"/>
          <w:szCs w:val="20"/>
          <w:lang w:eastAsia="en-US"/>
        </w:rPr>
        <w:t>map_obstacles</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hiddenObstaclePolygon</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occupancy_grid</w:t>
      </w:r>
      <w:proofErr w:type="spellEnd"/>
      <w:r w:rsidRPr="00594EC0">
        <w:rPr>
          <w:rFonts w:ascii="Consolas" w:eastAsia="Times New Roman" w:hAnsi="Consolas"/>
          <w:kern w:val="0"/>
          <w:sz w:val="20"/>
          <w:szCs w:val="20"/>
          <w:lang w:eastAsia="en-US"/>
        </w:rPr>
        <w:t>);</w:t>
      </w:r>
    </w:p>
    <w:p w14:paraId="7E4CD2E7"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 xml:space="preserve"> = </w:t>
      </w:r>
      <w:proofErr w:type="gramStart"/>
      <w:r w:rsidRPr="00594EC0">
        <w:rPr>
          <w:rFonts w:ascii="Consolas" w:eastAsia="Times New Roman" w:hAnsi="Consolas"/>
          <w:kern w:val="0"/>
          <w:sz w:val="20"/>
          <w:szCs w:val="20"/>
          <w:lang w:eastAsia="en-US"/>
        </w:rPr>
        <w:t>1:map</w:t>
      </w:r>
      <w:proofErr w:type="gramEnd"/>
      <w:r w:rsidRPr="00594EC0">
        <w:rPr>
          <w:rFonts w:ascii="Consolas" w:eastAsia="Times New Roman" w:hAnsi="Consolas"/>
          <w:kern w:val="0"/>
          <w:sz w:val="20"/>
          <w:szCs w:val="20"/>
          <w:lang w:eastAsia="en-US"/>
        </w:rPr>
        <w:t>_size</w:t>
      </w:r>
    </w:p>
    <w:p w14:paraId="6443F18F"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r w:rsidRPr="00594EC0">
        <w:rPr>
          <w:rFonts w:ascii="Consolas" w:eastAsia="Times New Roman" w:hAnsi="Consolas"/>
          <w:kern w:val="0"/>
          <w:sz w:val="20"/>
          <w:szCs w:val="20"/>
          <w:lang w:eastAsia="en-US"/>
        </w:rPr>
        <w:t xml:space="preserve">j = </w:t>
      </w:r>
      <w:proofErr w:type="gramStart"/>
      <w:r w:rsidRPr="00594EC0">
        <w:rPr>
          <w:rFonts w:ascii="Consolas" w:eastAsia="Times New Roman" w:hAnsi="Consolas"/>
          <w:kern w:val="0"/>
          <w:sz w:val="20"/>
          <w:szCs w:val="20"/>
          <w:lang w:eastAsia="en-US"/>
        </w:rPr>
        <w:t>1:map</w:t>
      </w:r>
      <w:proofErr w:type="gramEnd"/>
      <w:r w:rsidRPr="00594EC0">
        <w:rPr>
          <w:rFonts w:ascii="Consolas" w:eastAsia="Times New Roman" w:hAnsi="Consolas"/>
          <w:kern w:val="0"/>
          <w:sz w:val="20"/>
          <w:szCs w:val="20"/>
          <w:lang w:eastAsia="en-US"/>
        </w:rPr>
        <w:t>_size</w:t>
      </w:r>
    </w:p>
    <w:p w14:paraId="1D96EEB7"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x = </w:t>
      </w:r>
      <w:proofErr w:type="spellStart"/>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 xml:space="preserve"> - </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 xml:space="preserve"> - 0.5 + </w:t>
      </w:r>
      <w:proofErr w:type="gramStart"/>
      <w:r w:rsidRPr="00594EC0">
        <w:rPr>
          <w:rFonts w:ascii="Consolas" w:eastAsia="Times New Roman" w:hAnsi="Consolas"/>
          <w:kern w:val="0"/>
          <w:sz w:val="20"/>
          <w:szCs w:val="20"/>
          <w:lang w:eastAsia="en-US"/>
        </w:rPr>
        <w:t>1;</w:t>
      </w:r>
      <w:proofErr w:type="gramEnd"/>
    </w:p>
    <w:p w14:paraId="4250AE4F"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y = j - </w:t>
      </w:r>
      <w:proofErr w:type="gramStart"/>
      <w:r w:rsidRPr="00594EC0">
        <w:rPr>
          <w:rFonts w:ascii="Consolas" w:eastAsia="Times New Roman" w:hAnsi="Consolas"/>
          <w:kern w:val="0"/>
          <w:sz w:val="20"/>
          <w:szCs w:val="20"/>
          <w:lang w:eastAsia="en-US"/>
        </w:rPr>
        <w:t>0.5;</w:t>
      </w:r>
      <w:proofErr w:type="gramEnd"/>
    </w:p>
    <w:p w14:paraId="2C3BDFA5"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r w:rsidRPr="00594EC0">
        <w:rPr>
          <w:rFonts w:ascii="Consolas" w:eastAsia="Times New Roman" w:hAnsi="Consolas"/>
          <w:kern w:val="0"/>
          <w:sz w:val="20"/>
          <w:szCs w:val="20"/>
          <w:lang w:eastAsia="en-US"/>
        </w:rPr>
        <w:t xml:space="preserve">k = </w:t>
      </w:r>
      <w:proofErr w:type="gramStart"/>
      <w:r w:rsidRPr="00594EC0">
        <w:rPr>
          <w:rFonts w:ascii="Consolas" w:eastAsia="Times New Roman" w:hAnsi="Consolas"/>
          <w:kern w:val="0"/>
          <w:sz w:val="20"/>
          <w:szCs w:val="20"/>
          <w:lang w:eastAsia="en-US"/>
        </w:rPr>
        <w:t>1:numel</w:t>
      </w:r>
      <w:proofErr w:type="gram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digitalTwinObst</w:t>
      </w:r>
      <w:proofErr w:type="spellEnd"/>
      <w:r w:rsidRPr="00594EC0">
        <w:rPr>
          <w:rFonts w:ascii="Consolas" w:eastAsia="Times New Roman" w:hAnsi="Consolas"/>
          <w:kern w:val="0"/>
          <w:sz w:val="20"/>
          <w:szCs w:val="20"/>
          <w:lang w:eastAsia="en-US"/>
        </w:rPr>
        <w:t>)</w:t>
      </w:r>
    </w:p>
    <w:p w14:paraId="0FFF99B5"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isOccupied</w:t>
      </w:r>
      <w:proofErr w:type="spellEnd"/>
      <w:r w:rsidRPr="00594EC0">
        <w:rPr>
          <w:rFonts w:ascii="Consolas" w:eastAsia="Times New Roman" w:hAnsi="Consolas"/>
          <w:kern w:val="0"/>
          <w:sz w:val="20"/>
          <w:szCs w:val="20"/>
          <w:lang w:eastAsia="en-US"/>
        </w:rPr>
        <w:t xml:space="preserve"> = </w:t>
      </w:r>
      <w:proofErr w:type="spellStart"/>
      <w:proofErr w:type="gramStart"/>
      <w:r w:rsidRPr="00594EC0">
        <w:rPr>
          <w:rFonts w:ascii="Consolas" w:eastAsia="Times New Roman" w:hAnsi="Consolas"/>
          <w:kern w:val="0"/>
          <w:sz w:val="20"/>
          <w:szCs w:val="20"/>
          <w:lang w:eastAsia="en-US"/>
        </w:rPr>
        <w:t>inpolygon</w:t>
      </w:r>
      <w:proofErr w:type="spellEnd"/>
      <w:r w:rsidRPr="00594EC0">
        <w:rPr>
          <w:rFonts w:ascii="Consolas" w:eastAsia="Times New Roman" w:hAnsi="Consolas"/>
          <w:kern w:val="0"/>
          <w:sz w:val="20"/>
          <w:szCs w:val="20"/>
          <w:lang w:eastAsia="en-US"/>
        </w:rPr>
        <w:t>(</w:t>
      </w:r>
      <w:proofErr w:type="gramEnd"/>
      <w:r w:rsidRPr="00594EC0">
        <w:rPr>
          <w:rFonts w:ascii="Consolas" w:eastAsia="Times New Roman" w:hAnsi="Consolas"/>
          <w:kern w:val="0"/>
          <w:sz w:val="20"/>
          <w:szCs w:val="20"/>
          <w:lang w:eastAsia="en-US"/>
        </w:rPr>
        <w:t xml:space="preserve">x, y, </w:t>
      </w:r>
      <w:proofErr w:type="spellStart"/>
      <w:r w:rsidRPr="00594EC0">
        <w:rPr>
          <w:rFonts w:ascii="Consolas" w:eastAsia="Times New Roman" w:hAnsi="Consolas"/>
          <w:kern w:val="0"/>
          <w:sz w:val="20"/>
          <w:szCs w:val="20"/>
          <w:lang w:eastAsia="en-US"/>
        </w:rPr>
        <w:t>digitalTwinObst</w:t>
      </w:r>
      <w:proofErr w:type="spellEnd"/>
      <w:r w:rsidRPr="00594EC0">
        <w:rPr>
          <w:rFonts w:ascii="Consolas" w:eastAsia="Times New Roman" w:hAnsi="Consolas"/>
          <w:kern w:val="0"/>
          <w:sz w:val="20"/>
          <w:szCs w:val="20"/>
          <w:lang w:eastAsia="en-US"/>
        </w:rPr>
        <w:t xml:space="preserve">(k).Vertices(:, 2), </w:t>
      </w:r>
      <w:proofErr w:type="spellStart"/>
      <w:r w:rsidRPr="00594EC0">
        <w:rPr>
          <w:rFonts w:ascii="Consolas" w:eastAsia="Times New Roman" w:hAnsi="Consolas"/>
          <w:kern w:val="0"/>
          <w:sz w:val="20"/>
          <w:szCs w:val="20"/>
          <w:lang w:eastAsia="en-US"/>
        </w:rPr>
        <w:t>digitalTwinObst</w:t>
      </w:r>
      <w:proofErr w:type="spellEnd"/>
      <w:r w:rsidRPr="00594EC0">
        <w:rPr>
          <w:rFonts w:ascii="Consolas" w:eastAsia="Times New Roman" w:hAnsi="Consolas"/>
          <w:kern w:val="0"/>
          <w:sz w:val="20"/>
          <w:szCs w:val="20"/>
          <w:lang w:eastAsia="en-US"/>
        </w:rPr>
        <w:t>(k).Vertices(:, 1));</w:t>
      </w:r>
    </w:p>
    <w:p w14:paraId="5BB86348"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if </w:t>
      </w:r>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isOccupied</w:t>
      </w:r>
      <w:proofErr w:type="spellEnd"/>
      <w:r w:rsidRPr="00594EC0">
        <w:rPr>
          <w:rFonts w:ascii="Consolas" w:eastAsia="Times New Roman" w:hAnsi="Consolas"/>
          <w:kern w:val="0"/>
          <w:sz w:val="20"/>
          <w:szCs w:val="20"/>
          <w:lang w:eastAsia="en-US"/>
        </w:rPr>
        <w:t>)</w:t>
      </w:r>
    </w:p>
    <w:p w14:paraId="4BC5B9A4"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occupancy_grid_</w:t>
      </w:r>
      <w:proofErr w:type="gramStart"/>
      <w:r w:rsidRPr="00594EC0">
        <w:rPr>
          <w:rFonts w:ascii="Consolas" w:eastAsia="Times New Roman" w:hAnsi="Consolas"/>
          <w:kern w:val="0"/>
          <w:sz w:val="20"/>
          <w:szCs w:val="20"/>
          <w:lang w:eastAsia="en-US"/>
        </w:rPr>
        <w:t>obst</w:t>
      </w:r>
      <w:proofErr w:type="spellEnd"/>
      <w:r w:rsidRPr="00594EC0">
        <w:rPr>
          <w:rFonts w:ascii="Consolas" w:eastAsia="Times New Roman" w:hAnsi="Consolas"/>
          <w:kern w:val="0"/>
          <w:sz w:val="20"/>
          <w:szCs w:val="20"/>
          <w:lang w:eastAsia="en-US"/>
        </w:rPr>
        <w:t>(</w:t>
      </w:r>
      <w:proofErr w:type="spellStart"/>
      <w:proofErr w:type="gramEnd"/>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 j) = 1;</w:t>
      </w:r>
    </w:p>
    <w:p w14:paraId="7B6FA569"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break</w:t>
      </w:r>
    </w:p>
    <w:p w14:paraId="0529AF60"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2B399DAA"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5C62478A"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415F6F98"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0548FABB" w14:textId="77777777" w:rsidR="00594EC0" w:rsidRPr="00594EC0" w:rsidRDefault="00594EC0" w:rsidP="00594EC0">
      <w:pPr>
        <w:widowControl/>
        <w:rPr>
          <w:rFonts w:ascii="Consolas" w:eastAsia="Times New Roman" w:hAnsi="Consolas"/>
          <w:kern w:val="0"/>
          <w:sz w:val="20"/>
          <w:szCs w:val="20"/>
          <w:lang w:eastAsia="en-US"/>
        </w:rPr>
      </w:pPr>
    </w:p>
    <w:p w14:paraId="5BC7899C"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Update Occupancy Map for new Figure</w:t>
      </w:r>
    </w:p>
    <w:p w14:paraId="10F70FEC"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proofErr w:type="gramStart"/>
      <w:r w:rsidRPr="00594EC0">
        <w:rPr>
          <w:rFonts w:ascii="Consolas" w:eastAsia="Times New Roman" w:hAnsi="Consolas"/>
          <w:kern w:val="0"/>
          <w:sz w:val="20"/>
          <w:szCs w:val="20"/>
          <w:lang w:eastAsia="en-US"/>
        </w:rPr>
        <w:t>setOccupancy</w:t>
      </w:r>
      <w:proofErr w:type="spellEnd"/>
      <w:r w:rsidRPr="00594EC0">
        <w:rPr>
          <w:rFonts w:ascii="Consolas" w:eastAsia="Times New Roman" w:hAnsi="Consolas"/>
          <w:kern w:val="0"/>
          <w:sz w:val="20"/>
          <w:szCs w:val="20"/>
          <w:lang w:eastAsia="en-US"/>
        </w:rPr>
        <w:t>(</w:t>
      </w:r>
      <w:proofErr w:type="spellStart"/>
      <w:proofErr w:type="gramEnd"/>
      <w:r w:rsidRPr="00594EC0">
        <w:rPr>
          <w:rFonts w:ascii="Consolas" w:eastAsia="Times New Roman" w:hAnsi="Consolas"/>
          <w:kern w:val="0"/>
          <w:sz w:val="20"/>
          <w:szCs w:val="20"/>
          <w:lang w:eastAsia="en-US"/>
        </w:rPr>
        <w:t>occupancyMapObst</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occupancy_grid_obst</w:t>
      </w:r>
      <w:proofErr w:type="spellEnd"/>
      <w:r w:rsidRPr="00594EC0">
        <w:rPr>
          <w:rFonts w:ascii="Consolas" w:eastAsia="Times New Roman" w:hAnsi="Consolas"/>
          <w:kern w:val="0"/>
          <w:sz w:val="20"/>
          <w:szCs w:val="20"/>
          <w:lang w:eastAsia="en-US"/>
        </w:rPr>
        <w:t>);</w:t>
      </w:r>
    </w:p>
    <w:p w14:paraId="712A99F0"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mapObst</w:t>
      </w:r>
      <w:proofErr w:type="spellEnd"/>
      <w:r w:rsidRPr="00594EC0">
        <w:rPr>
          <w:rFonts w:ascii="Consolas" w:eastAsia="Times New Roman" w:hAnsi="Consolas"/>
          <w:kern w:val="0"/>
          <w:sz w:val="20"/>
          <w:szCs w:val="20"/>
          <w:lang w:eastAsia="en-US"/>
        </w:rPr>
        <w:t xml:space="preserve"> = </w:t>
      </w:r>
      <w:proofErr w:type="gramStart"/>
      <w:r w:rsidRPr="00594EC0">
        <w:rPr>
          <w:rFonts w:ascii="Consolas" w:eastAsia="Times New Roman" w:hAnsi="Consolas"/>
          <w:kern w:val="0"/>
          <w:sz w:val="20"/>
          <w:szCs w:val="20"/>
          <w:lang w:eastAsia="en-US"/>
        </w:rPr>
        <w:t>figure;</w:t>
      </w:r>
      <w:proofErr w:type="gramEnd"/>
    </w:p>
    <w:p w14:paraId="0A6077CA"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show(</w:t>
      </w:r>
      <w:proofErr w:type="spellStart"/>
      <w:r w:rsidRPr="00594EC0">
        <w:rPr>
          <w:rFonts w:ascii="Consolas" w:eastAsia="Times New Roman" w:hAnsi="Consolas"/>
          <w:kern w:val="0"/>
          <w:sz w:val="20"/>
          <w:szCs w:val="20"/>
          <w:lang w:eastAsia="en-US"/>
        </w:rPr>
        <w:t>occupancyMapObst</w:t>
      </w:r>
      <w:proofErr w:type="spellEnd"/>
      <w:proofErr w:type="gramStart"/>
      <w:r w:rsidRPr="00594EC0">
        <w:rPr>
          <w:rFonts w:ascii="Consolas" w:eastAsia="Times New Roman" w:hAnsi="Consolas"/>
          <w:kern w:val="0"/>
          <w:sz w:val="20"/>
          <w:szCs w:val="20"/>
          <w:lang w:eastAsia="en-US"/>
        </w:rPr>
        <w:t>);</w:t>
      </w:r>
      <w:proofErr w:type="gramEnd"/>
    </w:p>
    <w:p w14:paraId="31E02D91" w14:textId="77777777" w:rsidR="00594EC0" w:rsidRPr="00594EC0" w:rsidRDefault="00594EC0" w:rsidP="00594EC0">
      <w:pPr>
        <w:widowControl/>
        <w:rPr>
          <w:rFonts w:ascii="Consolas" w:eastAsia="Times New Roman" w:hAnsi="Consolas"/>
          <w:kern w:val="0"/>
          <w:sz w:val="20"/>
          <w:szCs w:val="20"/>
          <w:lang w:eastAsia="en-US"/>
        </w:rPr>
      </w:pPr>
    </w:p>
    <w:p w14:paraId="0040DB76"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Setup Map Parameters</w:t>
      </w:r>
    </w:p>
    <w:p w14:paraId="532FF1CB"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gramStart"/>
      <w:r w:rsidRPr="00594EC0">
        <w:rPr>
          <w:rFonts w:ascii="Consolas" w:eastAsia="Times New Roman" w:hAnsi="Consolas"/>
          <w:kern w:val="0"/>
          <w:sz w:val="20"/>
          <w:szCs w:val="20"/>
          <w:lang w:eastAsia="en-US"/>
        </w:rPr>
        <w:t>title(</w:t>
      </w:r>
      <w:proofErr w:type="spellStart"/>
      <w:proofErr w:type="gramEnd"/>
      <w:r w:rsidRPr="00594EC0">
        <w:rPr>
          <w:rFonts w:ascii="Consolas" w:eastAsia="Times New Roman" w:hAnsi="Consolas"/>
          <w:kern w:val="0"/>
          <w:sz w:val="20"/>
          <w:szCs w:val="20"/>
          <w:lang w:eastAsia="en-US"/>
        </w:rPr>
        <w:t>map_title</w:t>
      </w:r>
      <w:proofErr w:type="spellEnd"/>
      <w:r w:rsidRPr="00594EC0">
        <w:rPr>
          <w:rFonts w:ascii="Consolas" w:eastAsia="Times New Roman" w:hAnsi="Consolas"/>
          <w:kern w:val="0"/>
          <w:sz w:val="20"/>
          <w:szCs w:val="20"/>
          <w:lang w:eastAsia="en-US"/>
        </w:rPr>
        <w:t xml:space="preserve"> + </w:t>
      </w:r>
      <w:r w:rsidRPr="00594EC0">
        <w:rPr>
          <w:rFonts w:ascii="Consolas" w:eastAsia="Times New Roman" w:hAnsi="Consolas"/>
          <w:color w:val="A709F5"/>
          <w:kern w:val="0"/>
          <w:sz w:val="20"/>
          <w:szCs w:val="20"/>
          <w:lang w:eastAsia="en-US"/>
        </w:rPr>
        <w:t>" - Obstacle"</w:t>
      </w:r>
      <w:r w:rsidRPr="00594EC0">
        <w:rPr>
          <w:rFonts w:ascii="Consolas" w:eastAsia="Times New Roman" w:hAnsi="Consolas"/>
          <w:kern w:val="0"/>
          <w:sz w:val="20"/>
          <w:szCs w:val="20"/>
          <w:lang w:eastAsia="en-US"/>
        </w:rPr>
        <w:t>);</w:t>
      </w:r>
    </w:p>
    <w:p w14:paraId="715BCDDD"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lastRenderedPageBreak/>
        <w:t xml:space="preserve">    axis ([0 </w:t>
      </w:r>
      <w:proofErr w:type="spellStart"/>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 xml:space="preserve"> 0 </w:t>
      </w:r>
      <w:proofErr w:type="spellStart"/>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w:t>
      </w:r>
      <w:proofErr w:type="gramStart"/>
      <w:r w:rsidRPr="00594EC0">
        <w:rPr>
          <w:rFonts w:ascii="Consolas" w:eastAsia="Times New Roman" w:hAnsi="Consolas"/>
          <w:kern w:val="0"/>
          <w:sz w:val="20"/>
          <w:szCs w:val="20"/>
          <w:lang w:eastAsia="en-US"/>
        </w:rPr>
        <w:t>);</w:t>
      </w:r>
      <w:proofErr w:type="gramEnd"/>
    </w:p>
    <w:p w14:paraId="69F58CB2"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proofErr w:type="gramStart"/>
      <w:r w:rsidRPr="00594EC0">
        <w:rPr>
          <w:rFonts w:ascii="Consolas" w:eastAsia="Times New Roman" w:hAnsi="Consolas"/>
          <w:kern w:val="0"/>
          <w:sz w:val="20"/>
          <w:szCs w:val="20"/>
          <w:lang w:eastAsia="en-US"/>
        </w:rPr>
        <w:t>yticks</w:t>
      </w:r>
      <w:proofErr w:type="spellEnd"/>
      <w:r w:rsidRPr="00594EC0">
        <w:rPr>
          <w:rFonts w:ascii="Consolas" w:eastAsia="Times New Roman" w:hAnsi="Consolas"/>
          <w:kern w:val="0"/>
          <w:sz w:val="20"/>
          <w:szCs w:val="20"/>
          <w:lang w:eastAsia="en-US"/>
        </w:rPr>
        <w:t>(</w:t>
      </w:r>
      <w:proofErr w:type="gramEnd"/>
      <w:r w:rsidRPr="00594EC0">
        <w:rPr>
          <w:rFonts w:ascii="Consolas" w:eastAsia="Times New Roman" w:hAnsi="Consolas"/>
          <w:kern w:val="0"/>
          <w:sz w:val="20"/>
          <w:szCs w:val="20"/>
          <w:lang w:eastAsia="en-US"/>
        </w:rPr>
        <w:t>0:1:map_size);</w:t>
      </w:r>
    </w:p>
    <w:p w14:paraId="0C237AC9"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proofErr w:type="gramStart"/>
      <w:r w:rsidRPr="00594EC0">
        <w:rPr>
          <w:rFonts w:ascii="Consolas" w:eastAsia="Times New Roman" w:hAnsi="Consolas"/>
          <w:kern w:val="0"/>
          <w:sz w:val="20"/>
          <w:szCs w:val="20"/>
          <w:lang w:eastAsia="en-US"/>
        </w:rPr>
        <w:t>xticks</w:t>
      </w:r>
      <w:proofErr w:type="spellEnd"/>
      <w:r w:rsidRPr="00594EC0">
        <w:rPr>
          <w:rFonts w:ascii="Consolas" w:eastAsia="Times New Roman" w:hAnsi="Consolas"/>
          <w:kern w:val="0"/>
          <w:sz w:val="20"/>
          <w:szCs w:val="20"/>
          <w:lang w:eastAsia="en-US"/>
        </w:rPr>
        <w:t>(</w:t>
      </w:r>
      <w:proofErr w:type="gramEnd"/>
      <w:r w:rsidRPr="00594EC0">
        <w:rPr>
          <w:rFonts w:ascii="Consolas" w:eastAsia="Times New Roman" w:hAnsi="Consolas"/>
          <w:kern w:val="0"/>
          <w:sz w:val="20"/>
          <w:szCs w:val="20"/>
          <w:lang w:eastAsia="en-US"/>
        </w:rPr>
        <w:t>0:1:map_size);</w:t>
      </w:r>
    </w:p>
    <w:p w14:paraId="482A16A2"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axis </w:t>
      </w:r>
      <w:proofErr w:type="gramStart"/>
      <w:r w:rsidRPr="00594EC0">
        <w:rPr>
          <w:rFonts w:ascii="Consolas" w:eastAsia="Times New Roman" w:hAnsi="Consolas"/>
          <w:color w:val="A709F5"/>
          <w:kern w:val="0"/>
          <w:sz w:val="20"/>
          <w:szCs w:val="20"/>
          <w:lang w:eastAsia="en-US"/>
        </w:rPr>
        <w:t>square</w:t>
      </w:r>
      <w:r w:rsidRPr="00594EC0">
        <w:rPr>
          <w:rFonts w:ascii="Consolas" w:eastAsia="Times New Roman" w:hAnsi="Consolas"/>
          <w:kern w:val="0"/>
          <w:sz w:val="20"/>
          <w:szCs w:val="20"/>
          <w:lang w:eastAsia="en-US"/>
        </w:rPr>
        <w:t>;</w:t>
      </w:r>
      <w:proofErr w:type="gramEnd"/>
    </w:p>
    <w:p w14:paraId="11B325BD"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grid </w:t>
      </w:r>
      <w:proofErr w:type="gramStart"/>
      <w:r w:rsidRPr="00594EC0">
        <w:rPr>
          <w:rFonts w:ascii="Consolas" w:eastAsia="Times New Roman" w:hAnsi="Consolas"/>
          <w:color w:val="A709F5"/>
          <w:kern w:val="0"/>
          <w:sz w:val="20"/>
          <w:szCs w:val="20"/>
          <w:lang w:eastAsia="en-US"/>
        </w:rPr>
        <w:t>on</w:t>
      </w:r>
      <w:r w:rsidRPr="00594EC0">
        <w:rPr>
          <w:rFonts w:ascii="Consolas" w:eastAsia="Times New Roman" w:hAnsi="Consolas"/>
          <w:kern w:val="0"/>
          <w:sz w:val="20"/>
          <w:szCs w:val="20"/>
          <w:lang w:eastAsia="en-US"/>
        </w:rPr>
        <w:t>;</w:t>
      </w:r>
      <w:proofErr w:type="gramEnd"/>
    </w:p>
    <w:p w14:paraId="20BB71D1"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hold </w:t>
      </w:r>
      <w:proofErr w:type="gramStart"/>
      <w:r w:rsidRPr="00594EC0">
        <w:rPr>
          <w:rFonts w:ascii="Consolas" w:eastAsia="Times New Roman" w:hAnsi="Consolas"/>
          <w:color w:val="A709F5"/>
          <w:kern w:val="0"/>
          <w:sz w:val="20"/>
          <w:szCs w:val="20"/>
          <w:lang w:eastAsia="en-US"/>
        </w:rPr>
        <w:t>on</w:t>
      </w:r>
      <w:r w:rsidRPr="00594EC0">
        <w:rPr>
          <w:rFonts w:ascii="Consolas" w:eastAsia="Times New Roman" w:hAnsi="Consolas"/>
          <w:kern w:val="0"/>
          <w:sz w:val="20"/>
          <w:szCs w:val="20"/>
          <w:lang w:eastAsia="en-US"/>
        </w:rPr>
        <w:t>;</w:t>
      </w:r>
      <w:proofErr w:type="gramEnd"/>
    </w:p>
    <w:p w14:paraId="520A3491" w14:textId="77777777" w:rsidR="00594EC0" w:rsidRPr="00594EC0" w:rsidRDefault="00594EC0" w:rsidP="00594EC0">
      <w:pPr>
        <w:widowControl/>
        <w:rPr>
          <w:rFonts w:ascii="Consolas" w:eastAsia="Times New Roman" w:hAnsi="Consolas"/>
          <w:kern w:val="0"/>
          <w:sz w:val="20"/>
          <w:szCs w:val="20"/>
          <w:lang w:eastAsia="en-US"/>
        </w:rPr>
      </w:pPr>
    </w:p>
    <w:p w14:paraId="6C8F901D"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Plots waypoints</w:t>
      </w:r>
    </w:p>
    <w:p w14:paraId="5A98A8E3"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plot(</w:t>
      </w:r>
      <w:proofErr w:type="spellStart"/>
      <w:r w:rsidRPr="00594EC0">
        <w:rPr>
          <w:rFonts w:ascii="Consolas" w:eastAsia="Times New Roman" w:hAnsi="Consolas"/>
          <w:kern w:val="0"/>
          <w:sz w:val="20"/>
          <w:szCs w:val="20"/>
          <w:lang w:eastAsia="en-US"/>
        </w:rPr>
        <w:t>map_waypoints</w:t>
      </w:r>
      <w:proofErr w:type="spellEnd"/>
      <w:proofErr w:type="gramStart"/>
      <w:r w:rsidRPr="00594EC0">
        <w:rPr>
          <w:rFonts w:ascii="Consolas" w:eastAsia="Times New Roman" w:hAnsi="Consolas"/>
          <w:kern w:val="0"/>
          <w:sz w:val="20"/>
          <w:szCs w:val="20"/>
          <w:lang w:eastAsia="en-US"/>
        </w:rPr>
        <w:t>(:,</w:t>
      </w:r>
      <w:proofErr w:type="gramEnd"/>
      <w:r w:rsidRPr="00594EC0">
        <w:rPr>
          <w:rFonts w:ascii="Consolas" w:eastAsia="Times New Roman" w:hAnsi="Consolas"/>
          <w:kern w:val="0"/>
          <w:sz w:val="20"/>
          <w:szCs w:val="20"/>
          <w:lang w:eastAsia="en-US"/>
        </w:rPr>
        <w:t xml:space="preserve">1), </w:t>
      </w:r>
      <w:proofErr w:type="spellStart"/>
      <w:r w:rsidRPr="00594EC0">
        <w:rPr>
          <w:rFonts w:ascii="Consolas" w:eastAsia="Times New Roman" w:hAnsi="Consolas"/>
          <w:kern w:val="0"/>
          <w:sz w:val="20"/>
          <w:szCs w:val="20"/>
          <w:lang w:eastAsia="en-US"/>
        </w:rPr>
        <w:t>map_waypoints</w:t>
      </w:r>
      <w:proofErr w:type="spellEnd"/>
      <w:r w:rsidRPr="00594EC0">
        <w:rPr>
          <w:rFonts w:ascii="Consolas" w:eastAsia="Times New Roman" w:hAnsi="Consolas"/>
          <w:kern w:val="0"/>
          <w:sz w:val="20"/>
          <w:szCs w:val="20"/>
          <w:lang w:eastAsia="en-US"/>
        </w:rPr>
        <w:t xml:space="preserve">(:,2), </w:t>
      </w:r>
      <w:r w:rsidRPr="00594EC0">
        <w:rPr>
          <w:rFonts w:ascii="Consolas" w:eastAsia="Times New Roman" w:hAnsi="Consolas"/>
          <w:color w:val="A709F5"/>
          <w:kern w:val="0"/>
          <w:sz w:val="20"/>
          <w:szCs w:val="20"/>
          <w:lang w:eastAsia="en-US"/>
        </w:rPr>
        <w:t>"o"</w:t>
      </w:r>
      <w:r w:rsidRPr="00594EC0">
        <w:rPr>
          <w:rFonts w:ascii="Consolas" w:eastAsia="Times New Roman" w:hAnsi="Consolas"/>
          <w:kern w:val="0"/>
          <w:sz w:val="20"/>
          <w:szCs w:val="20"/>
          <w:lang w:eastAsia="en-US"/>
        </w:rPr>
        <w:t>);</w:t>
      </w:r>
    </w:p>
    <w:p w14:paraId="2D93EC26" w14:textId="77777777" w:rsidR="00594EC0" w:rsidRPr="00594EC0" w:rsidRDefault="00594EC0" w:rsidP="00594EC0">
      <w:pPr>
        <w:widowControl/>
        <w:rPr>
          <w:rFonts w:ascii="Consolas" w:eastAsia="Times New Roman" w:hAnsi="Consolas"/>
          <w:kern w:val="0"/>
          <w:sz w:val="20"/>
          <w:szCs w:val="20"/>
          <w:lang w:eastAsia="en-US"/>
        </w:rPr>
      </w:pPr>
    </w:p>
    <w:p w14:paraId="1ED745EC"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Re-Label Waypoints</w:t>
      </w:r>
    </w:p>
    <w:p w14:paraId="43A23996"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w:t>
      </w:r>
      <w:proofErr w:type="gramStart"/>
      <w:r w:rsidRPr="00594EC0">
        <w:rPr>
          <w:rFonts w:ascii="Consolas" w:eastAsia="Times New Roman" w:hAnsi="Consolas"/>
          <w:kern w:val="0"/>
          <w:sz w:val="20"/>
          <w:szCs w:val="20"/>
          <w:lang w:eastAsia="en-US"/>
        </w:rPr>
        <w:t>1:height</w:t>
      </w:r>
      <w:proofErr w:type="gram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optimal_route</w:t>
      </w:r>
      <w:proofErr w:type="spellEnd"/>
      <w:r w:rsidRPr="00594EC0">
        <w:rPr>
          <w:rFonts w:ascii="Consolas" w:eastAsia="Times New Roman" w:hAnsi="Consolas"/>
          <w:kern w:val="0"/>
          <w:sz w:val="20"/>
          <w:szCs w:val="20"/>
          <w:lang w:eastAsia="en-US"/>
        </w:rPr>
        <w:t>)</w:t>
      </w:r>
    </w:p>
    <w:p w14:paraId="41881AF1"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text(</w:t>
      </w:r>
      <w:proofErr w:type="spellStart"/>
      <w:r w:rsidRPr="00594EC0">
        <w:rPr>
          <w:rFonts w:ascii="Consolas" w:eastAsia="Times New Roman" w:hAnsi="Consolas"/>
          <w:kern w:val="0"/>
          <w:sz w:val="20"/>
          <w:szCs w:val="20"/>
          <w:lang w:eastAsia="en-US"/>
        </w:rPr>
        <w:t>map_waypoints</w:t>
      </w:r>
      <w:proofErr w:type="spell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optimal_route</w:t>
      </w:r>
      <w:proofErr w:type="spell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 xml:space="preserve">), 1), </w:t>
      </w:r>
      <w:proofErr w:type="spellStart"/>
      <w:r w:rsidRPr="00594EC0">
        <w:rPr>
          <w:rFonts w:ascii="Consolas" w:eastAsia="Times New Roman" w:hAnsi="Consolas"/>
          <w:kern w:val="0"/>
          <w:sz w:val="20"/>
          <w:szCs w:val="20"/>
          <w:lang w:eastAsia="en-US"/>
        </w:rPr>
        <w:t>map_waypoints</w:t>
      </w:r>
      <w:proofErr w:type="spell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optimal_route</w:t>
      </w:r>
      <w:proofErr w:type="spell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 2), string(</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w:t>
      </w:r>
      <w:proofErr w:type="gramStart"/>
      <w:r w:rsidRPr="00594EC0">
        <w:rPr>
          <w:rFonts w:ascii="Consolas" w:eastAsia="Times New Roman" w:hAnsi="Consolas"/>
          <w:kern w:val="0"/>
          <w:sz w:val="20"/>
          <w:szCs w:val="20"/>
          <w:lang w:eastAsia="en-US"/>
        </w:rPr>
        <w:t>);</w:t>
      </w:r>
      <w:proofErr w:type="gramEnd"/>
    </w:p>
    <w:p w14:paraId="1D7E5529"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1295D5EC" w14:textId="77777777" w:rsidR="00594EC0" w:rsidRPr="00594EC0" w:rsidRDefault="00594EC0" w:rsidP="00594EC0">
      <w:pPr>
        <w:widowControl/>
        <w:rPr>
          <w:rFonts w:ascii="Consolas" w:eastAsia="Times New Roman" w:hAnsi="Consolas"/>
          <w:kern w:val="0"/>
          <w:sz w:val="20"/>
          <w:szCs w:val="20"/>
          <w:lang w:eastAsia="en-US"/>
        </w:rPr>
      </w:pPr>
    </w:p>
    <w:p w14:paraId="193C71EA"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xml:space="preserve">% </w:t>
      </w:r>
      <w:proofErr w:type="gramStart"/>
      <w:r w:rsidRPr="00594EC0">
        <w:rPr>
          <w:rFonts w:ascii="Consolas" w:eastAsia="Times New Roman" w:hAnsi="Consolas"/>
          <w:color w:val="008013"/>
          <w:kern w:val="0"/>
          <w:sz w:val="20"/>
          <w:szCs w:val="20"/>
          <w:lang w:eastAsia="en-US"/>
        </w:rPr>
        <w:t>This re-updates</w:t>
      </w:r>
      <w:proofErr w:type="gramEnd"/>
      <w:r w:rsidRPr="00594EC0">
        <w:rPr>
          <w:rFonts w:ascii="Consolas" w:eastAsia="Times New Roman" w:hAnsi="Consolas"/>
          <w:color w:val="008013"/>
          <w:kern w:val="0"/>
          <w:sz w:val="20"/>
          <w:szCs w:val="20"/>
          <w:lang w:eastAsia="en-US"/>
        </w:rPr>
        <w:t xml:space="preserve"> the current map with the new occupancy map</w:t>
      </w:r>
    </w:p>
    <w:p w14:paraId="3EEAD3CF"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proofErr w:type="gramStart"/>
      <w:r w:rsidRPr="00594EC0">
        <w:rPr>
          <w:rFonts w:ascii="Consolas" w:eastAsia="Times New Roman" w:hAnsi="Consolas"/>
          <w:kern w:val="0"/>
          <w:sz w:val="20"/>
          <w:szCs w:val="20"/>
          <w:lang w:eastAsia="en-US"/>
        </w:rPr>
        <w:t>setOccupancy</w:t>
      </w:r>
      <w:proofErr w:type="spellEnd"/>
      <w:r w:rsidRPr="00594EC0">
        <w:rPr>
          <w:rFonts w:ascii="Consolas" w:eastAsia="Times New Roman" w:hAnsi="Consolas"/>
          <w:kern w:val="0"/>
          <w:sz w:val="20"/>
          <w:szCs w:val="20"/>
          <w:lang w:eastAsia="en-US"/>
        </w:rPr>
        <w:t>(</w:t>
      </w:r>
      <w:proofErr w:type="spellStart"/>
      <w:proofErr w:type="gramEnd"/>
      <w:r w:rsidRPr="00594EC0">
        <w:rPr>
          <w:rFonts w:ascii="Consolas" w:eastAsia="Times New Roman" w:hAnsi="Consolas"/>
          <w:kern w:val="0"/>
          <w:sz w:val="20"/>
          <w:szCs w:val="20"/>
          <w:lang w:eastAsia="en-US"/>
        </w:rPr>
        <w:t>occupancyMap</w:t>
      </w:r>
      <w:proofErr w:type="spellEnd"/>
      <w:r w:rsidRPr="00594EC0">
        <w:rPr>
          <w:rFonts w:ascii="Consolas" w:eastAsia="Times New Roman" w:hAnsi="Consolas"/>
          <w:kern w:val="0"/>
          <w:sz w:val="20"/>
          <w:szCs w:val="20"/>
          <w:lang w:eastAsia="en-US"/>
        </w:rPr>
        <w:t xml:space="preserve">, </w:t>
      </w:r>
      <w:proofErr w:type="spellStart"/>
      <w:r w:rsidRPr="00594EC0">
        <w:rPr>
          <w:rFonts w:ascii="Consolas" w:eastAsia="Times New Roman" w:hAnsi="Consolas"/>
          <w:kern w:val="0"/>
          <w:sz w:val="20"/>
          <w:szCs w:val="20"/>
          <w:lang w:eastAsia="en-US"/>
        </w:rPr>
        <w:t>occupancy_grid_obst</w:t>
      </w:r>
      <w:proofErr w:type="spellEnd"/>
      <w:r w:rsidRPr="00594EC0">
        <w:rPr>
          <w:rFonts w:ascii="Consolas" w:eastAsia="Times New Roman" w:hAnsi="Consolas"/>
          <w:kern w:val="0"/>
          <w:sz w:val="20"/>
          <w:szCs w:val="20"/>
          <w:lang w:eastAsia="en-US"/>
        </w:rPr>
        <w:t>);</w:t>
      </w:r>
    </w:p>
    <w:p w14:paraId="51CC6FB5"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figure(map</w:t>
      </w:r>
      <w:proofErr w:type="gramStart"/>
      <w:r w:rsidRPr="00594EC0">
        <w:rPr>
          <w:rFonts w:ascii="Consolas" w:eastAsia="Times New Roman" w:hAnsi="Consolas"/>
          <w:kern w:val="0"/>
          <w:sz w:val="20"/>
          <w:szCs w:val="20"/>
          <w:lang w:eastAsia="en-US"/>
        </w:rPr>
        <w:t>);</w:t>
      </w:r>
      <w:proofErr w:type="gramEnd"/>
    </w:p>
    <w:p w14:paraId="2AE665D8"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show(</w:t>
      </w:r>
      <w:proofErr w:type="spellStart"/>
      <w:r w:rsidRPr="00594EC0">
        <w:rPr>
          <w:rFonts w:ascii="Consolas" w:eastAsia="Times New Roman" w:hAnsi="Consolas"/>
          <w:kern w:val="0"/>
          <w:sz w:val="20"/>
          <w:szCs w:val="20"/>
          <w:lang w:eastAsia="en-US"/>
        </w:rPr>
        <w:t>occupancyMap</w:t>
      </w:r>
      <w:proofErr w:type="spellEnd"/>
      <w:r w:rsidRPr="00594EC0">
        <w:rPr>
          <w:rFonts w:ascii="Consolas" w:eastAsia="Times New Roman" w:hAnsi="Consolas"/>
          <w:kern w:val="0"/>
          <w:sz w:val="20"/>
          <w:szCs w:val="20"/>
          <w:lang w:eastAsia="en-US"/>
        </w:rPr>
        <w:t>)</w:t>
      </w:r>
    </w:p>
    <w:p w14:paraId="63DDE94E"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title(</w:t>
      </w:r>
      <w:proofErr w:type="spellStart"/>
      <w:r w:rsidRPr="00594EC0">
        <w:rPr>
          <w:rFonts w:ascii="Consolas" w:eastAsia="Times New Roman" w:hAnsi="Consolas"/>
          <w:kern w:val="0"/>
          <w:sz w:val="20"/>
          <w:szCs w:val="20"/>
          <w:lang w:eastAsia="en-US"/>
        </w:rPr>
        <w:t>map_title</w:t>
      </w:r>
      <w:proofErr w:type="spellEnd"/>
      <w:proofErr w:type="gramStart"/>
      <w:r w:rsidRPr="00594EC0">
        <w:rPr>
          <w:rFonts w:ascii="Consolas" w:eastAsia="Times New Roman" w:hAnsi="Consolas"/>
          <w:kern w:val="0"/>
          <w:sz w:val="20"/>
          <w:szCs w:val="20"/>
          <w:lang w:eastAsia="en-US"/>
        </w:rPr>
        <w:t>);</w:t>
      </w:r>
      <w:proofErr w:type="gramEnd"/>
    </w:p>
    <w:p w14:paraId="534C4D5F"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axis ([0 </w:t>
      </w:r>
      <w:proofErr w:type="spellStart"/>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 xml:space="preserve"> 0 </w:t>
      </w:r>
      <w:proofErr w:type="spellStart"/>
      <w:r w:rsidRPr="00594EC0">
        <w:rPr>
          <w:rFonts w:ascii="Consolas" w:eastAsia="Times New Roman" w:hAnsi="Consolas"/>
          <w:kern w:val="0"/>
          <w:sz w:val="20"/>
          <w:szCs w:val="20"/>
          <w:lang w:eastAsia="en-US"/>
        </w:rPr>
        <w:t>map_size</w:t>
      </w:r>
      <w:proofErr w:type="spellEnd"/>
      <w:r w:rsidRPr="00594EC0">
        <w:rPr>
          <w:rFonts w:ascii="Consolas" w:eastAsia="Times New Roman" w:hAnsi="Consolas"/>
          <w:kern w:val="0"/>
          <w:sz w:val="20"/>
          <w:szCs w:val="20"/>
          <w:lang w:eastAsia="en-US"/>
        </w:rPr>
        <w:t>]</w:t>
      </w:r>
      <w:proofErr w:type="gramStart"/>
      <w:r w:rsidRPr="00594EC0">
        <w:rPr>
          <w:rFonts w:ascii="Consolas" w:eastAsia="Times New Roman" w:hAnsi="Consolas"/>
          <w:kern w:val="0"/>
          <w:sz w:val="20"/>
          <w:szCs w:val="20"/>
          <w:lang w:eastAsia="en-US"/>
        </w:rPr>
        <w:t>);</w:t>
      </w:r>
      <w:proofErr w:type="gramEnd"/>
    </w:p>
    <w:p w14:paraId="31410EE7"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proofErr w:type="gramStart"/>
      <w:r w:rsidRPr="00594EC0">
        <w:rPr>
          <w:rFonts w:ascii="Consolas" w:eastAsia="Times New Roman" w:hAnsi="Consolas"/>
          <w:kern w:val="0"/>
          <w:sz w:val="20"/>
          <w:szCs w:val="20"/>
          <w:lang w:eastAsia="en-US"/>
        </w:rPr>
        <w:t>yticks</w:t>
      </w:r>
      <w:proofErr w:type="spellEnd"/>
      <w:r w:rsidRPr="00594EC0">
        <w:rPr>
          <w:rFonts w:ascii="Consolas" w:eastAsia="Times New Roman" w:hAnsi="Consolas"/>
          <w:kern w:val="0"/>
          <w:sz w:val="20"/>
          <w:szCs w:val="20"/>
          <w:lang w:eastAsia="en-US"/>
        </w:rPr>
        <w:t>(</w:t>
      </w:r>
      <w:proofErr w:type="gramEnd"/>
      <w:r w:rsidRPr="00594EC0">
        <w:rPr>
          <w:rFonts w:ascii="Consolas" w:eastAsia="Times New Roman" w:hAnsi="Consolas"/>
          <w:kern w:val="0"/>
          <w:sz w:val="20"/>
          <w:szCs w:val="20"/>
          <w:lang w:eastAsia="en-US"/>
        </w:rPr>
        <w:t>0:1:map_size);</w:t>
      </w:r>
    </w:p>
    <w:p w14:paraId="27E58225"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proofErr w:type="spellStart"/>
      <w:proofErr w:type="gramStart"/>
      <w:r w:rsidRPr="00594EC0">
        <w:rPr>
          <w:rFonts w:ascii="Consolas" w:eastAsia="Times New Roman" w:hAnsi="Consolas"/>
          <w:kern w:val="0"/>
          <w:sz w:val="20"/>
          <w:szCs w:val="20"/>
          <w:lang w:eastAsia="en-US"/>
        </w:rPr>
        <w:t>xticks</w:t>
      </w:r>
      <w:proofErr w:type="spellEnd"/>
      <w:r w:rsidRPr="00594EC0">
        <w:rPr>
          <w:rFonts w:ascii="Consolas" w:eastAsia="Times New Roman" w:hAnsi="Consolas"/>
          <w:kern w:val="0"/>
          <w:sz w:val="20"/>
          <w:szCs w:val="20"/>
          <w:lang w:eastAsia="en-US"/>
        </w:rPr>
        <w:t>(</w:t>
      </w:r>
      <w:proofErr w:type="gramEnd"/>
      <w:r w:rsidRPr="00594EC0">
        <w:rPr>
          <w:rFonts w:ascii="Consolas" w:eastAsia="Times New Roman" w:hAnsi="Consolas"/>
          <w:kern w:val="0"/>
          <w:sz w:val="20"/>
          <w:szCs w:val="20"/>
          <w:lang w:eastAsia="en-US"/>
        </w:rPr>
        <w:t>0:1:map_size);</w:t>
      </w:r>
    </w:p>
    <w:p w14:paraId="2ABE9132"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axis </w:t>
      </w:r>
      <w:proofErr w:type="gramStart"/>
      <w:r w:rsidRPr="00594EC0">
        <w:rPr>
          <w:rFonts w:ascii="Consolas" w:eastAsia="Times New Roman" w:hAnsi="Consolas"/>
          <w:color w:val="A709F5"/>
          <w:kern w:val="0"/>
          <w:sz w:val="20"/>
          <w:szCs w:val="20"/>
          <w:lang w:eastAsia="en-US"/>
        </w:rPr>
        <w:t>square</w:t>
      </w:r>
      <w:r w:rsidRPr="00594EC0">
        <w:rPr>
          <w:rFonts w:ascii="Consolas" w:eastAsia="Times New Roman" w:hAnsi="Consolas"/>
          <w:kern w:val="0"/>
          <w:sz w:val="20"/>
          <w:szCs w:val="20"/>
          <w:lang w:eastAsia="en-US"/>
        </w:rPr>
        <w:t>;</w:t>
      </w:r>
      <w:proofErr w:type="gramEnd"/>
    </w:p>
    <w:p w14:paraId="6BD4F724"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grid </w:t>
      </w:r>
      <w:proofErr w:type="gramStart"/>
      <w:r w:rsidRPr="00594EC0">
        <w:rPr>
          <w:rFonts w:ascii="Consolas" w:eastAsia="Times New Roman" w:hAnsi="Consolas"/>
          <w:color w:val="A709F5"/>
          <w:kern w:val="0"/>
          <w:sz w:val="20"/>
          <w:szCs w:val="20"/>
          <w:lang w:eastAsia="en-US"/>
        </w:rPr>
        <w:t>on</w:t>
      </w:r>
      <w:r w:rsidRPr="00594EC0">
        <w:rPr>
          <w:rFonts w:ascii="Consolas" w:eastAsia="Times New Roman" w:hAnsi="Consolas"/>
          <w:kern w:val="0"/>
          <w:sz w:val="20"/>
          <w:szCs w:val="20"/>
          <w:lang w:eastAsia="en-US"/>
        </w:rPr>
        <w:t>;</w:t>
      </w:r>
      <w:proofErr w:type="gramEnd"/>
    </w:p>
    <w:p w14:paraId="641A00F5"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hold </w:t>
      </w:r>
      <w:proofErr w:type="gramStart"/>
      <w:r w:rsidRPr="00594EC0">
        <w:rPr>
          <w:rFonts w:ascii="Consolas" w:eastAsia="Times New Roman" w:hAnsi="Consolas"/>
          <w:color w:val="A709F5"/>
          <w:kern w:val="0"/>
          <w:sz w:val="20"/>
          <w:szCs w:val="20"/>
          <w:lang w:eastAsia="en-US"/>
        </w:rPr>
        <w:t>on</w:t>
      </w:r>
      <w:r w:rsidRPr="00594EC0">
        <w:rPr>
          <w:rFonts w:ascii="Consolas" w:eastAsia="Times New Roman" w:hAnsi="Consolas"/>
          <w:kern w:val="0"/>
          <w:sz w:val="20"/>
          <w:szCs w:val="20"/>
          <w:lang w:eastAsia="en-US"/>
        </w:rPr>
        <w:t>;</w:t>
      </w:r>
      <w:proofErr w:type="gramEnd"/>
    </w:p>
    <w:p w14:paraId="54A3B1F6" w14:textId="77777777" w:rsidR="00594EC0" w:rsidRPr="00594EC0" w:rsidRDefault="00594EC0" w:rsidP="00594EC0">
      <w:pPr>
        <w:widowControl/>
        <w:rPr>
          <w:rFonts w:ascii="Consolas" w:eastAsia="Times New Roman" w:hAnsi="Consolas"/>
          <w:kern w:val="0"/>
          <w:sz w:val="20"/>
          <w:szCs w:val="20"/>
          <w:lang w:eastAsia="en-US"/>
        </w:rPr>
      </w:pPr>
    </w:p>
    <w:p w14:paraId="26EF06FB"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Plots Waypoints</w:t>
      </w:r>
    </w:p>
    <w:p w14:paraId="3AEB9224"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plot(</w:t>
      </w:r>
      <w:proofErr w:type="spellStart"/>
      <w:r w:rsidRPr="00594EC0">
        <w:rPr>
          <w:rFonts w:ascii="Consolas" w:eastAsia="Times New Roman" w:hAnsi="Consolas"/>
          <w:kern w:val="0"/>
          <w:sz w:val="20"/>
          <w:szCs w:val="20"/>
          <w:lang w:eastAsia="en-US"/>
        </w:rPr>
        <w:t>map_waypoints</w:t>
      </w:r>
      <w:proofErr w:type="spellEnd"/>
      <w:proofErr w:type="gramStart"/>
      <w:r w:rsidRPr="00594EC0">
        <w:rPr>
          <w:rFonts w:ascii="Consolas" w:eastAsia="Times New Roman" w:hAnsi="Consolas"/>
          <w:kern w:val="0"/>
          <w:sz w:val="20"/>
          <w:szCs w:val="20"/>
          <w:lang w:eastAsia="en-US"/>
        </w:rPr>
        <w:t>(:,</w:t>
      </w:r>
      <w:proofErr w:type="gramEnd"/>
      <w:r w:rsidRPr="00594EC0">
        <w:rPr>
          <w:rFonts w:ascii="Consolas" w:eastAsia="Times New Roman" w:hAnsi="Consolas"/>
          <w:kern w:val="0"/>
          <w:sz w:val="20"/>
          <w:szCs w:val="20"/>
          <w:lang w:eastAsia="en-US"/>
        </w:rPr>
        <w:t xml:space="preserve">1), </w:t>
      </w:r>
      <w:proofErr w:type="spellStart"/>
      <w:r w:rsidRPr="00594EC0">
        <w:rPr>
          <w:rFonts w:ascii="Consolas" w:eastAsia="Times New Roman" w:hAnsi="Consolas"/>
          <w:kern w:val="0"/>
          <w:sz w:val="20"/>
          <w:szCs w:val="20"/>
          <w:lang w:eastAsia="en-US"/>
        </w:rPr>
        <w:t>map_waypoints</w:t>
      </w:r>
      <w:proofErr w:type="spellEnd"/>
      <w:r w:rsidRPr="00594EC0">
        <w:rPr>
          <w:rFonts w:ascii="Consolas" w:eastAsia="Times New Roman" w:hAnsi="Consolas"/>
          <w:kern w:val="0"/>
          <w:sz w:val="20"/>
          <w:szCs w:val="20"/>
          <w:lang w:eastAsia="en-US"/>
        </w:rPr>
        <w:t xml:space="preserve">(:,2), </w:t>
      </w:r>
      <w:r w:rsidRPr="00594EC0">
        <w:rPr>
          <w:rFonts w:ascii="Consolas" w:eastAsia="Times New Roman" w:hAnsi="Consolas"/>
          <w:color w:val="A709F5"/>
          <w:kern w:val="0"/>
          <w:sz w:val="20"/>
          <w:szCs w:val="20"/>
          <w:lang w:eastAsia="en-US"/>
        </w:rPr>
        <w:t>"o"</w:t>
      </w:r>
      <w:r w:rsidRPr="00594EC0">
        <w:rPr>
          <w:rFonts w:ascii="Consolas" w:eastAsia="Times New Roman" w:hAnsi="Consolas"/>
          <w:kern w:val="0"/>
          <w:sz w:val="20"/>
          <w:szCs w:val="20"/>
          <w:lang w:eastAsia="en-US"/>
        </w:rPr>
        <w:t>);</w:t>
      </w:r>
    </w:p>
    <w:p w14:paraId="7A524970" w14:textId="77777777" w:rsidR="00594EC0" w:rsidRPr="00594EC0" w:rsidRDefault="00594EC0" w:rsidP="00594EC0">
      <w:pPr>
        <w:widowControl/>
        <w:rPr>
          <w:rFonts w:ascii="Consolas" w:eastAsia="Times New Roman" w:hAnsi="Consolas"/>
          <w:kern w:val="0"/>
          <w:sz w:val="20"/>
          <w:szCs w:val="20"/>
          <w:lang w:eastAsia="en-US"/>
        </w:rPr>
      </w:pPr>
    </w:p>
    <w:p w14:paraId="41D85023"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08013"/>
          <w:kern w:val="0"/>
          <w:sz w:val="20"/>
          <w:szCs w:val="20"/>
          <w:lang w:eastAsia="en-US"/>
        </w:rPr>
        <w:t>% Re-Labels Waypoints</w:t>
      </w:r>
    </w:p>
    <w:p w14:paraId="228731B2"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 xml:space="preserve">for </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w:t>
      </w:r>
      <w:proofErr w:type="gramStart"/>
      <w:r w:rsidRPr="00594EC0">
        <w:rPr>
          <w:rFonts w:ascii="Consolas" w:eastAsia="Times New Roman" w:hAnsi="Consolas"/>
          <w:kern w:val="0"/>
          <w:sz w:val="20"/>
          <w:szCs w:val="20"/>
          <w:lang w:eastAsia="en-US"/>
        </w:rPr>
        <w:t>1:height</w:t>
      </w:r>
      <w:proofErr w:type="gram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optimal_route</w:t>
      </w:r>
      <w:proofErr w:type="spellEnd"/>
      <w:r w:rsidRPr="00594EC0">
        <w:rPr>
          <w:rFonts w:ascii="Consolas" w:eastAsia="Times New Roman" w:hAnsi="Consolas"/>
          <w:kern w:val="0"/>
          <w:sz w:val="20"/>
          <w:szCs w:val="20"/>
          <w:lang w:eastAsia="en-US"/>
        </w:rPr>
        <w:t>)</w:t>
      </w:r>
    </w:p>
    <w:p w14:paraId="378A517B"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text(</w:t>
      </w:r>
      <w:proofErr w:type="spellStart"/>
      <w:r w:rsidRPr="00594EC0">
        <w:rPr>
          <w:rFonts w:ascii="Consolas" w:eastAsia="Times New Roman" w:hAnsi="Consolas"/>
          <w:kern w:val="0"/>
          <w:sz w:val="20"/>
          <w:szCs w:val="20"/>
          <w:lang w:eastAsia="en-US"/>
        </w:rPr>
        <w:t>map_waypoints</w:t>
      </w:r>
      <w:proofErr w:type="spell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optimal_route</w:t>
      </w:r>
      <w:proofErr w:type="spell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 xml:space="preserve">), 1), </w:t>
      </w:r>
      <w:proofErr w:type="spellStart"/>
      <w:r w:rsidRPr="00594EC0">
        <w:rPr>
          <w:rFonts w:ascii="Consolas" w:eastAsia="Times New Roman" w:hAnsi="Consolas"/>
          <w:kern w:val="0"/>
          <w:sz w:val="20"/>
          <w:szCs w:val="20"/>
          <w:lang w:eastAsia="en-US"/>
        </w:rPr>
        <w:t>map_waypoints</w:t>
      </w:r>
      <w:proofErr w:type="spell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optimal_route</w:t>
      </w:r>
      <w:proofErr w:type="spellEnd"/>
      <w:r w:rsidRPr="00594EC0">
        <w:rPr>
          <w:rFonts w:ascii="Consolas" w:eastAsia="Times New Roman" w:hAnsi="Consolas"/>
          <w:kern w:val="0"/>
          <w:sz w:val="20"/>
          <w:szCs w:val="20"/>
          <w:lang w:eastAsia="en-US"/>
        </w:rPr>
        <w:t>(</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 2), string(</w:t>
      </w:r>
      <w:proofErr w:type="spellStart"/>
      <w:r w:rsidRPr="00594EC0">
        <w:rPr>
          <w:rFonts w:ascii="Consolas" w:eastAsia="Times New Roman" w:hAnsi="Consolas"/>
          <w:kern w:val="0"/>
          <w:sz w:val="20"/>
          <w:szCs w:val="20"/>
          <w:lang w:eastAsia="en-US"/>
        </w:rPr>
        <w:t>i</w:t>
      </w:r>
      <w:proofErr w:type="spellEnd"/>
      <w:r w:rsidRPr="00594EC0">
        <w:rPr>
          <w:rFonts w:ascii="Consolas" w:eastAsia="Times New Roman" w:hAnsi="Consolas"/>
          <w:kern w:val="0"/>
          <w:sz w:val="20"/>
          <w:szCs w:val="20"/>
          <w:lang w:eastAsia="en-US"/>
        </w:rPr>
        <w:t>)</w:t>
      </w:r>
      <w:proofErr w:type="gramStart"/>
      <w:r w:rsidRPr="00594EC0">
        <w:rPr>
          <w:rFonts w:ascii="Consolas" w:eastAsia="Times New Roman" w:hAnsi="Consolas"/>
          <w:kern w:val="0"/>
          <w:sz w:val="20"/>
          <w:szCs w:val="20"/>
          <w:lang w:eastAsia="en-US"/>
        </w:rPr>
        <w:t>);</w:t>
      </w:r>
      <w:proofErr w:type="gramEnd"/>
    </w:p>
    <w:p w14:paraId="5064B107"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kern w:val="0"/>
          <w:sz w:val="20"/>
          <w:szCs w:val="20"/>
          <w:lang w:eastAsia="en-US"/>
        </w:rPr>
        <w:t xml:space="preserve">    </w:t>
      </w:r>
      <w:r w:rsidRPr="00594EC0">
        <w:rPr>
          <w:rFonts w:ascii="Consolas" w:eastAsia="Times New Roman" w:hAnsi="Consolas"/>
          <w:color w:val="0E00FF"/>
          <w:kern w:val="0"/>
          <w:sz w:val="20"/>
          <w:szCs w:val="20"/>
          <w:lang w:eastAsia="en-US"/>
        </w:rPr>
        <w:t>end</w:t>
      </w:r>
    </w:p>
    <w:p w14:paraId="41E82F1C" w14:textId="77777777" w:rsidR="00594EC0" w:rsidRPr="00594EC0" w:rsidRDefault="00594EC0" w:rsidP="00594EC0">
      <w:pPr>
        <w:widowControl/>
        <w:rPr>
          <w:rFonts w:ascii="Consolas" w:eastAsia="Times New Roman" w:hAnsi="Consolas"/>
          <w:kern w:val="0"/>
          <w:sz w:val="20"/>
          <w:szCs w:val="20"/>
          <w:lang w:eastAsia="en-US"/>
        </w:rPr>
      </w:pPr>
      <w:r w:rsidRPr="00594EC0">
        <w:rPr>
          <w:rFonts w:ascii="Consolas" w:eastAsia="Times New Roman" w:hAnsi="Consolas"/>
          <w:color w:val="0E00FF"/>
          <w:kern w:val="0"/>
          <w:sz w:val="20"/>
          <w:szCs w:val="20"/>
          <w:lang w:eastAsia="en-US"/>
        </w:rPr>
        <w:t>end</w:t>
      </w:r>
    </w:p>
    <w:p w14:paraId="278AE403" w14:textId="77777777" w:rsidR="00594EC0" w:rsidRDefault="00594EC0" w:rsidP="00594EC0">
      <w:pPr>
        <w:widowControl/>
        <w:rPr>
          <w:rFonts w:ascii="Consolas" w:eastAsia="Times New Roman" w:hAnsi="Consolas"/>
          <w:kern w:val="0"/>
          <w:sz w:val="20"/>
          <w:szCs w:val="20"/>
          <w:lang w:eastAsia="en-US"/>
        </w:rPr>
      </w:pPr>
    </w:p>
    <w:p w14:paraId="1AD09A95" w14:textId="2C64F3DE" w:rsidR="00594EC0" w:rsidRDefault="00594EC0" w:rsidP="00594EC0">
      <w:pPr>
        <w:pStyle w:val="Heading3"/>
        <w:rPr>
          <w:rFonts w:eastAsia="Times New Roman"/>
        </w:rPr>
      </w:pPr>
      <w:bookmarkStart w:id="34" w:name="_Toc134584525"/>
      <w:proofErr w:type="spellStart"/>
      <w:r>
        <w:rPr>
          <w:rFonts w:eastAsia="Times New Roman"/>
        </w:rPr>
        <w:lastRenderedPageBreak/>
        <w:t>PriorityOverride.m</w:t>
      </w:r>
      <w:bookmarkEnd w:id="34"/>
      <w:proofErr w:type="spellEnd"/>
    </w:p>
    <w:p w14:paraId="791712F2"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t xml:space="preserve">function </w:t>
      </w:r>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isNeeded</w:t>
      </w:r>
      <w:proofErr w:type="spellEnd"/>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newRoute</w:t>
      </w:r>
      <w:proofErr w:type="spellEnd"/>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transitionPoint</w:t>
      </w:r>
      <w:proofErr w:type="spellEnd"/>
      <w:r w:rsidRPr="006A3FEF">
        <w:rPr>
          <w:rFonts w:ascii="Consolas" w:eastAsia="Times New Roman" w:hAnsi="Consolas"/>
          <w:kern w:val="0"/>
          <w:sz w:val="20"/>
          <w:szCs w:val="20"/>
          <w:lang w:eastAsia="en-US"/>
        </w:rPr>
        <w:t>] = PriorityOverride(</w:t>
      </w:r>
      <w:proofErr w:type="gramStart"/>
      <w:r w:rsidRPr="006A3FEF">
        <w:rPr>
          <w:rFonts w:ascii="Consolas" w:eastAsia="Times New Roman" w:hAnsi="Consolas"/>
          <w:kern w:val="0"/>
          <w:sz w:val="20"/>
          <w:szCs w:val="20"/>
          <w:lang w:eastAsia="en-US"/>
        </w:rPr>
        <w:t>transitionWaypoint,priorityWaypoint</w:t>
      </w:r>
      <w:proofErr w:type="gramEnd"/>
      <w:r w:rsidRPr="006A3FEF">
        <w:rPr>
          <w:rFonts w:ascii="Consolas" w:eastAsia="Times New Roman" w:hAnsi="Consolas"/>
          <w:kern w:val="0"/>
          <w:sz w:val="20"/>
          <w:szCs w:val="20"/>
          <w:lang w:eastAsia="en-US"/>
        </w:rPr>
        <w:t>,optimalRoute,mapWaypoints,mapSize)</w:t>
      </w:r>
    </w:p>
    <w:p w14:paraId="053EC833"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newRoute</w:t>
      </w:r>
      <w:proofErr w:type="spellEnd"/>
      <w:r w:rsidRPr="006A3FEF">
        <w:rPr>
          <w:rFonts w:ascii="Consolas" w:eastAsia="Times New Roman" w:hAnsi="Consolas"/>
          <w:kern w:val="0"/>
          <w:sz w:val="20"/>
          <w:szCs w:val="20"/>
          <w:lang w:eastAsia="en-US"/>
        </w:rPr>
        <w:t xml:space="preserve"> = zeros(height(</w:t>
      </w:r>
      <w:proofErr w:type="spellStart"/>
      <w:r w:rsidRPr="006A3FEF">
        <w:rPr>
          <w:rFonts w:ascii="Consolas" w:eastAsia="Times New Roman" w:hAnsi="Consolas"/>
          <w:kern w:val="0"/>
          <w:sz w:val="20"/>
          <w:szCs w:val="20"/>
          <w:lang w:eastAsia="en-US"/>
        </w:rPr>
        <w:t>optimalRoute</w:t>
      </w:r>
      <w:proofErr w:type="spellEnd"/>
      <w:r w:rsidRPr="006A3FEF">
        <w:rPr>
          <w:rFonts w:ascii="Consolas" w:eastAsia="Times New Roman" w:hAnsi="Consolas"/>
          <w:kern w:val="0"/>
          <w:sz w:val="20"/>
          <w:szCs w:val="20"/>
          <w:lang w:eastAsia="en-US"/>
        </w:rPr>
        <w:t>), 1</w:t>
      </w:r>
      <w:proofErr w:type="gramStart"/>
      <w:r w:rsidRPr="006A3FEF">
        <w:rPr>
          <w:rFonts w:ascii="Consolas" w:eastAsia="Times New Roman" w:hAnsi="Consolas"/>
          <w:kern w:val="0"/>
          <w:sz w:val="20"/>
          <w:szCs w:val="20"/>
          <w:lang w:eastAsia="en-US"/>
        </w:rPr>
        <w:t>);</w:t>
      </w:r>
      <w:proofErr w:type="gramEnd"/>
    </w:p>
    <w:p w14:paraId="549310C9" w14:textId="77777777" w:rsidR="006A3FEF" w:rsidRPr="006A3FEF" w:rsidRDefault="006A3FEF" w:rsidP="006A3FEF">
      <w:pPr>
        <w:widowControl/>
        <w:rPr>
          <w:rFonts w:ascii="Consolas" w:eastAsia="Times New Roman" w:hAnsi="Consolas"/>
          <w:kern w:val="0"/>
          <w:sz w:val="20"/>
          <w:szCs w:val="20"/>
          <w:lang w:eastAsia="en-US"/>
        </w:rPr>
      </w:pPr>
    </w:p>
    <w:p w14:paraId="28F7DB11"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The user has indicated they would like a specific translation on two</w:t>
      </w:r>
    </w:p>
    <w:p w14:paraId="479BF22B"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xml:space="preserve">% waypoints. They should be specified as the actual </w:t>
      </w:r>
      <w:proofErr w:type="gramStart"/>
      <w:r w:rsidRPr="006A3FEF">
        <w:rPr>
          <w:rFonts w:ascii="Consolas" w:eastAsia="Times New Roman" w:hAnsi="Consolas"/>
          <w:color w:val="008013"/>
          <w:kern w:val="0"/>
          <w:sz w:val="20"/>
          <w:szCs w:val="20"/>
          <w:lang w:eastAsia="en-US"/>
        </w:rPr>
        <w:t>waypoint</w:t>
      </w:r>
      <w:proofErr w:type="gramEnd"/>
    </w:p>
    <w:p w14:paraId="44A6310A"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coordinates as we do not want to rely on the "current" ordering. That</w:t>
      </w:r>
    </w:p>
    <w:p w14:paraId="36B4292C"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is, we will force a "re-wire" at a "current position" to go towards the "priority" waypoint.</w:t>
      </w:r>
    </w:p>
    <w:p w14:paraId="389C3CF9" w14:textId="77777777" w:rsidR="006A3FEF" w:rsidRPr="006A3FEF" w:rsidRDefault="006A3FEF" w:rsidP="006A3FEF">
      <w:pPr>
        <w:widowControl/>
        <w:rPr>
          <w:rFonts w:ascii="Consolas" w:eastAsia="Times New Roman" w:hAnsi="Consolas"/>
          <w:kern w:val="0"/>
          <w:sz w:val="20"/>
          <w:szCs w:val="20"/>
          <w:lang w:eastAsia="en-US"/>
        </w:rPr>
      </w:pPr>
    </w:p>
    <w:p w14:paraId="5CDBFAF1"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Get Map Waypoint Index (ID)</w:t>
      </w:r>
    </w:p>
    <w:p w14:paraId="7E36CB42"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waypoint_curr_id</w:t>
      </w:r>
      <w:proofErr w:type="spellEnd"/>
      <w:r w:rsidRPr="006A3FEF">
        <w:rPr>
          <w:rFonts w:ascii="Consolas" w:eastAsia="Times New Roman" w:hAnsi="Consolas"/>
          <w:kern w:val="0"/>
          <w:sz w:val="20"/>
          <w:szCs w:val="20"/>
          <w:lang w:eastAsia="en-US"/>
        </w:rPr>
        <w:t xml:space="preserve"> = </w:t>
      </w:r>
      <w:proofErr w:type="gramStart"/>
      <w:r w:rsidRPr="006A3FEF">
        <w:rPr>
          <w:rFonts w:ascii="Consolas" w:eastAsia="Times New Roman" w:hAnsi="Consolas"/>
          <w:kern w:val="0"/>
          <w:sz w:val="20"/>
          <w:szCs w:val="20"/>
          <w:lang w:eastAsia="en-US"/>
        </w:rPr>
        <w:t>find(</w:t>
      </w:r>
      <w:proofErr w:type="spellStart"/>
      <w:proofErr w:type="gramEnd"/>
      <w:r w:rsidRPr="006A3FEF">
        <w:rPr>
          <w:rFonts w:ascii="Consolas" w:eastAsia="Times New Roman" w:hAnsi="Consolas"/>
          <w:kern w:val="0"/>
          <w:sz w:val="20"/>
          <w:szCs w:val="20"/>
          <w:lang w:eastAsia="en-US"/>
        </w:rPr>
        <w:t>ismember</w:t>
      </w:r>
      <w:proofErr w:type="spellEnd"/>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mapWaypoints</w:t>
      </w:r>
      <w:proofErr w:type="spellEnd"/>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transitionWaypoint</w:t>
      </w:r>
      <w:proofErr w:type="spellEnd"/>
      <w:r w:rsidRPr="006A3FEF">
        <w:rPr>
          <w:rFonts w:ascii="Consolas" w:eastAsia="Times New Roman" w:hAnsi="Consolas"/>
          <w:kern w:val="0"/>
          <w:sz w:val="20"/>
          <w:szCs w:val="20"/>
          <w:lang w:eastAsia="en-US"/>
        </w:rPr>
        <w:t>,</w:t>
      </w:r>
      <w:r w:rsidRPr="006A3FEF">
        <w:rPr>
          <w:rFonts w:ascii="Consolas" w:eastAsia="Times New Roman" w:hAnsi="Consolas"/>
          <w:color w:val="A709F5"/>
          <w:kern w:val="0"/>
          <w:sz w:val="20"/>
          <w:szCs w:val="20"/>
          <w:lang w:eastAsia="en-US"/>
        </w:rPr>
        <w:t>'rows'</w:t>
      </w:r>
      <w:r w:rsidRPr="006A3FEF">
        <w:rPr>
          <w:rFonts w:ascii="Consolas" w:eastAsia="Times New Roman" w:hAnsi="Consolas"/>
          <w:kern w:val="0"/>
          <w:sz w:val="20"/>
          <w:szCs w:val="20"/>
          <w:lang w:eastAsia="en-US"/>
        </w:rPr>
        <w:t>));</w:t>
      </w:r>
    </w:p>
    <w:p w14:paraId="1720AFC5" w14:textId="77777777" w:rsidR="006A3FEF" w:rsidRPr="006A3FEF" w:rsidRDefault="006A3FEF" w:rsidP="006A3FEF">
      <w:pPr>
        <w:widowControl/>
        <w:rPr>
          <w:rFonts w:ascii="Consolas" w:eastAsia="Times New Roman" w:hAnsi="Consolas"/>
          <w:kern w:val="0"/>
          <w:sz w:val="20"/>
          <w:szCs w:val="20"/>
          <w:lang w:eastAsia="en-US"/>
        </w:rPr>
      </w:pPr>
    </w:p>
    <w:p w14:paraId="5C03D7BB"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Get Map Waypoint Location in SOM-route</w:t>
      </w:r>
    </w:p>
    <w:p w14:paraId="1A77FF7F"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waypoint_route_index</w:t>
      </w:r>
      <w:proofErr w:type="spellEnd"/>
      <w:r w:rsidRPr="006A3FEF">
        <w:rPr>
          <w:rFonts w:ascii="Consolas" w:eastAsia="Times New Roman" w:hAnsi="Consolas"/>
          <w:kern w:val="0"/>
          <w:sz w:val="20"/>
          <w:szCs w:val="20"/>
          <w:lang w:eastAsia="en-US"/>
        </w:rPr>
        <w:t xml:space="preserve"> = </w:t>
      </w:r>
      <w:proofErr w:type="gramStart"/>
      <w:r w:rsidRPr="006A3FEF">
        <w:rPr>
          <w:rFonts w:ascii="Consolas" w:eastAsia="Times New Roman" w:hAnsi="Consolas"/>
          <w:kern w:val="0"/>
          <w:sz w:val="20"/>
          <w:szCs w:val="20"/>
          <w:lang w:eastAsia="en-US"/>
        </w:rPr>
        <w:t>find(</w:t>
      </w:r>
      <w:proofErr w:type="spellStart"/>
      <w:proofErr w:type="gramEnd"/>
      <w:r w:rsidRPr="006A3FEF">
        <w:rPr>
          <w:rFonts w:ascii="Consolas" w:eastAsia="Times New Roman" w:hAnsi="Consolas"/>
          <w:kern w:val="0"/>
          <w:sz w:val="20"/>
          <w:szCs w:val="20"/>
          <w:lang w:eastAsia="en-US"/>
        </w:rPr>
        <w:t>optimalRoute</w:t>
      </w:r>
      <w:proofErr w:type="spellEnd"/>
      <w:r w:rsidRPr="006A3FEF">
        <w:rPr>
          <w:rFonts w:ascii="Consolas" w:eastAsia="Times New Roman" w:hAnsi="Consolas"/>
          <w:kern w:val="0"/>
          <w:sz w:val="20"/>
          <w:szCs w:val="20"/>
          <w:lang w:eastAsia="en-US"/>
        </w:rPr>
        <w:t xml:space="preserve"> == </w:t>
      </w:r>
      <w:proofErr w:type="spellStart"/>
      <w:r w:rsidRPr="006A3FEF">
        <w:rPr>
          <w:rFonts w:ascii="Consolas" w:eastAsia="Times New Roman" w:hAnsi="Consolas"/>
          <w:kern w:val="0"/>
          <w:sz w:val="20"/>
          <w:szCs w:val="20"/>
          <w:lang w:eastAsia="en-US"/>
        </w:rPr>
        <w:t>waypoint_curr_id</w:t>
      </w:r>
      <w:proofErr w:type="spellEnd"/>
      <w:r w:rsidRPr="006A3FEF">
        <w:rPr>
          <w:rFonts w:ascii="Consolas" w:eastAsia="Times New Roman" w:hAnsi="Consolas"/>
          <w:kern w:val="0"/>
          <w:sz w:val="20"/>
          <w:szCs w:val="20"/>
          <w:lang w:eastAsia="en-US"/>
        </w:rPr>
        <w:t>, 1);</w:t>
      </w:r>
    </w:p>
    <w:p w14:paraId="08916775"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transitionPoint</w:t>
      </w:r>
      <w:proofErr w:type="spellEnd"/>
      <w:r w:rsidRPr="006A3FEF">
        <w:rPr>
          <w:rFonts w:ascii="Consolas" w:eastAsia="Times New Roman" w:hAnsi="Consolas"/>
          <w:kern w:val="0"/>
          <w:sz w:val="20"/>
          <w:szCs w:val="20"/>
          <w:lang w:eastAsia="en-US"/>
        </w:rPr>
        <w:t xml:space="preserve"> = </w:t>
      </w:r>
      <w:proofErr w:type="spellStart"/>
      <w:r w:rsidRPr="006A3FEF">
        <w:rPr>
          <w:rFonts w:ascii="Consolas" w:eastAsia="Times New Roman" w:hAnsi="Consolas"/>
          <w:kern w:val="0"/>
          <w:sz w:val="20"/>
          <w:szCs w:val="20"/>
          <w:lang w:eastAsia="en-US"/>
        </w:rPr>
        <w:t>waypoint_route_</w:t>
      </w:r>
      <w:proofErr w:type="gramStart"/>
      <w:r w:rsidRPr="006A3FEF">
        <w:rPr>
          <w:rFonts w:ascii="Consolas" w:eastAsia="Times New Roman" w:hAnsi="Consolas"/>
          <w:kern w:val="0"/>
          <w:sz w:val="20"/>
          <w:szCs w:val="20"/>
          <w:lang w:eastAsia="en-US"/>
        </w:rPr>
        <w:t>index</w:t>
      </w:r>
      <w:proofErr w:type="spellEnd"/>
      <w:r w:rsidRPr="006A3FEF">
        <w:rPr>
          <w:rFonts w:ascii="Consolas" w:eastAsia="Times New Roman" w:hAnsi="Consolas"/>
          <w:kern w:val="0"/>
          <w:sz w:val="20"/>
          <w:szCs w:val="20"/>
          <w:lang w:eastAsia="en-US"/>
        </w:rPr>
        <w:t>;</w:t>
      </w:r>
      <w:proofErr w:type="gramEnd"/>
    </w:p>
    <w:p w14:paraId="4D3AAF72" w14:textId="77777777" w:rsidR="006A3FEF" w:rsidRPr="006A3FEF" w:rsidRDefault="006A3FEF" w:rsidP="006A3FEF">
      <w:pPr>
        <w:widowControl/>
        <w:rPr>
          <w:rFonts w:ascii="Consolas" w:eastAsia="Times New Roman" w:hAnsi="Consolas"/>
          <w:kern w:val="0"/>
          <w:sz w:val="20"/>
          <w:szCs w:val="20"/>
          <w:lang w:eastAsia="en-US"/>
        </w:rPr>
      </w:pPr>
    </w:p>
    <w:p w14:paraId="5F698E3D"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Determine already travelled waypoints</w:t>
      </w:r>
    </w:p>
    <w:p w14:paraId="6F82B497"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newRoute</w:t>
      </w:r>
      <w:proofErr w:type="spellEnd"/>
      <w:r w:rsidRPr="006A3FEF">
        <w:rPr>
          <w:rFonts w:ascii="Consolas" w:eastAsia="Times New Roman" w:hAnsi="Consolas"/>
          <w:kern w:val="0"/>
          <w:sz w:val="20"/>
          <w:szCs w:val="20"/>
          <w:lang w:eastAsia="en-US"/>
        </w:rPr>
        <w:t>(</w:t>
      </w:r>
      <w:proofErr w:type="gramStart"/>
      <w:r w:rsidRPr="006A3FEF">
        <w:rPr>
          <w:rFonts w:ascii="Consolas" w:eastAsia="Times New Roman" w:hAnsi="Consolas"/>
          <w:kern w:val="0"/>
          <w:sz w:val="20"/>
          <w:szCs w:val="20"/>
          <w:lang w:eastAsia="en-US"/>
        </w:rPr>
        <w:t>1:waypoint</w:t>
      </w:r>
      <w:proofErr w:type="gramEnd"/>
      <w:r w:rsidRPr="006A3FEF">
        <w:rPr>
          <w:rFonts w:ascii="Consolas" w:eastAsia="Times New Roman" w:hAnsi="Consolas"/>
          <w:kern w:val="0"/>
          <w:sz w:val="20"/>
          <w:szCs w:val="20"/>
          <w:lang w:eastAsia="en-US"/>
        </w:rPr>
        <w:t xml:space="preserve">_route_index) = </w:t>
      </w:r>
      <w:proofErr w:type="spellStart"/>
      <w:r w:rsidRPr="006A3FEF">
        <w:rPr>
          <w:rFonts w:ascii="Consolas" w:eastAsia="Times New Roman" w:hAnsi="Consolas"/>
          <w:kern w:val="0"/>
          <w:sz w:val="20"/>
          <w:szCs w:val="20"/>
          <w:lang w:eastAsia="en-US"/>
        </w:rPr>
        <w:t>optimalRoute</w:t>
      </w:r>
      <w:proofErr w:type="spellEnd"/>
      <w:r w:rsidRPr="006A3FEF">
        <w:rPr>
          <w:rFonts w:ascii="Consolas" w:eastAsia="Times New Roman" w:hAnsi="Consolas"/>
          <w:kern w:val="0"/>
          <w:sz w:val="20"/>
          <w:szCs w:val="20"/>
          <w:lang w:eastAsia="en-US"/>
        </w:rPr>
        <w:t>(1:waypoint_route_index);</w:t>
      </w:r>
    </w:p>
    <w:p w14:paraId="0456FD6B"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route_to_travel</w:t>
      </w:r>
      <w:proofErr w:type="spellEnd"/>
      <w:r w:rsidRPr="006A3FEF">
        <w:rPr>
          <w:rFonts w:ascii="Consolas" w:eastAsia="Times New Roman" w:hAnsi="Consolas"/>
          <w:kern w:val="0"/>
          <w:sz w:val="20"/>
          <w:szCs w:val="20"/>
          <w:lang w:eastAsia="en-US"/>
        </w:rPr>
        <w:t xml:space="preserve"> = </w:t>
      </w:r>
      <w:proofErr w:type="spellStart"/>
      <w:r w:rsidRPr="006A3FEF">
        <w:rPr>
          <w:rFonts w:ascii="Consolas" w:eastAsia="Times New Roman" w:hAnsi="Consolas"/>
          <w:kern w:val="0"/>
          <w:sz w:val="20"/>
          <w:szCs w:val="20"/>
          <w:lang w:eastAsia="en-US"/>
        </w:rPr>
        <w:t>optimalRoute</w:t>
      </w:r>
      <w:proofErr w:type="spellEnd"/>
      <w:r w:rsidRPr="006A3FEF">
        <w:rPr>
          <w:rFonts w:ascii="Consolas" w:eastAsia="Times New Roman" w:hAnsi="Consolas"/>
          <w:kern w:val="0"/>
          <w:sz w:val="20"/>
          <w:szCs w:val="20"/>
          <w:lang w:eastAsia="en-US"/>
        </w:rPr>
        <w:t>(waypoint_route_index+</w:t>
      </w:r>
      <w:proofErr w:type="gramStart"/>
      <w:r w:rsidRPr="006A3FEF">
        <w:rPr>
          <w:rFonts w:ascii="Consolas" w:eastAsia="Times New Roman" w:hAnsi="Consolas"/>
          <w:kern w:val="0"/>
          <w:sz w:val="20"/>
          <w:szCs w:val="20"/>
          <w:lang w:eastAsia="en-US"/>
        </w:rPr>
        <w:t>1:end</w:t>
      </w:r>
      <w:proofErr w:type="gramEnd"/>
      <w:r w:rsidRPr="006A3FEF">
        <w:rPr>
          <w:rFonts w:ascii="Consolas" w:eastAsia="Times New Roman" w:hAnsi="Consolas"/>
          <w:kern w:val="0"/>
          <w:sz w:val="20"/>
          <w:szCs w:val="20"/>
          <w:lang w:eastAsia="en-US"/>
        </w:rPr>
        <w:t>);</w:t>
      </w:r>
    </w:p>
    <w:p w14:paraId="1844AF64" w14:textId="77777777" w:rsidR="006A3FEF" w:rsidRPr="006A3FEF" w:rsidRDefault="006A3FEF" w:rsidP="006A3FEF">
      <w:pPr>
        <w:widowControl/>
        <w:rPr>
          <w:rFonts w:ascii="Consolas" w:eastAsia="Times New Roman" w:hAnsi="Consolas"/>
          <w:kern w:val="0"/>
          <w:sz w:val="20"/>
          <w:szCs w:val="20"/>
          <w:lang w:eastAsia="en-US"/>
        </w:rPr>
      </w:pPr>
    </w:p>
    <w:p w14:paraId="1E0947AD"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We now circumvent SOM-ordering by merging the next-waypoint into the</w:t>
      </w:r>
    </w:p>
    <w:p w14:paraId="650F821A"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xml:space="preserve">% next position of </w:t>
      </w:r>
      <w:proofErr w:type="spellStart"/>
      <w:r w:rsidRPr="006A3FEF">
        <w:rPr>
          <w:rFonts w:ascii="Consolas" w:eastAsia="Times New Roman" w:hAnsi="Consolas"/>
          <w:color w:val="008013"/>
          <w:kern w:val="0"/>
          <w:sz w:val="20"/>
          <w:szCs w:val="20"/>
          <w:lang w:eastAsia="en-US"/>
        </w:rPr>
        <w:t>route_traveled</w:t>
      </w:r>
      <w:proofErr w:type="spellEnd"/>
      <w:r w:rsidRPr="006A3FEF">
        <w:rPr>
          <w:rFonts w:ascii="Consolas" w:eastAsia="Times New Roman" w:hAnsi="Consolas"/>
          <w:color w:val="008013"/>
          <w:kern w:val="0"/>
          <w:sz w:val="20"/>
          <w:szCs w:val="20"/>
          <w:lang w:eastAsia="en-US"/>
        </w:rPr>
        <w:t>.</w:t>
      </w:r>
    </w:p>
    <w:p w14:paraId="1EFEF983" w14:textId="77777777" w:rsidR="006A3FEF" w:rsidRPr="006A3FEF" w:rsidRDefault="006A3FEF" w:rsidP="006A3FEF">
      <w:pPr>
        <w:widowControl/>
        <w:rPr>
          <w:rFonts w:ascii="Consolas" w:eastAsia="Times New Roman" w:hAnsi="Consolas"/>
          <w:kern w:val="0"/>
          <w:sz w:val="20"/>
          <w:szCs w:val="20"/>
          <w:lang w:eastAsia="en-US"/>
        </w:rPr>
      </w:pPr>
    </w:p>
    <w:p w14:paraId="36B6D6CE"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Get Map Waypoint Index (ID)</w:t>
      </w:r>
    </w:p>
    <w:p w14:paraId="1F5B69DD"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waypoint_prio_id</w:t>
      </w:r>
      <w:proofErr w:type="spellEnd"/>
      <w:r w:rsidRPr="006A3FEF">
        <w:rPr>
          <w:rFonts w:ascii="Consolas" w:eastAsia="Times New Roman" w:hAnsi="Consolas"/>
          <w:kern w:val="0"/>
          <w:sz w:val="20"/>
          <w:szCs w:val="20"/>
          <w:lang w:eastAsia="en-US"/>
        </w:rPr>
        <w:t xml:space="preserve"> = </w:t>
      </w:r>
      <w:proofErr w:type="gramStart"/>
      <w:r w:rsidRPr="006A3FEF">
        <w:rPr>
          <w:rFonts w:ascii="Consolas" w:eastAsia="Times New Roman" w:hAnsi="Consolas"/>
          <w:kern w:val="0"/>
          <w:sz w:val="20"/>
          <w:szCs w:val="20"/>
          <w:lang w:eastAsia="en-US"/>
        </w:rPr>
        <w:t>find(</w:t>
      </w:r>
      <w:proofErr w:type="spellStart"/>
      <w:proofErr w:type="gramEnd"/>
      <w:r w:rsidRPr="006A3FEF">
        <w:rPr>
          <w:rFonts w:ascii="Consolas" w:eastAsia="Times New Roman" w:hAnsi="Consolas"/>
          <w:kern w:val="0"/>
          <w:sz w:val="20"/>
          <w:szCs w:val="20"/>
          <w:lang w:eastAsia="en-US"/>
        </w:rPr>
        <w:t>ismember</w:t>
      </w:r>
      <w:proofErr w:type="spellEnd"/>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mapWaypoints</w:t>
      </w:r>
      <w:proofErr w:type="spellEnd"/>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priorityWaypoint</w:t>
      </w:r>
      <w:proofErr w:type="spellEnd"/>
      <w:r w:rsidRPr="006A3FEF">
        <w:rPr>
          <w:rFonts w:ascii="Consolas" w:eastAsia="Times New Roman" w:hAnsi="Consolas"/>
          <w:kern w:val="0"/>
          <w:sz w:val="20"/>
          <w:szCs w:val="20"/>
          <w:lang w:eastAsia="en-US"/>
        </w:rPr>
        <w:t>,</w:t>
      </w:r>
      <w:r w:rsidRPr="006A3FEF">
        <w:rPr>
          <w:rFonts w:ascii="Consolas" w:eastAsia="Times New Roman" w:hAnsi="Consolas"/>
          <w:color w:val="A709F5"/>
          <w:kern w:val="0"/>
          <w:sz w:val="20"/>
          <w:szCs w:val="20"/>
          <w:lang w:eastAsia="en-US"/>
        </w:rPr>
        <w:t>'rows'</w:t>
      </w:r>
      <w:r w:rsidRPr="006A3FEF">
        <w:rPr>
          <w:rFonts w:ascii="Consolas" w:eastAsia="Times New Roman" w:hAnsi="Consolas"/>
          <w:kern w:val="0"/>
          <w:sz w:val="20"/>
          <w:szCs w:val="20"/>
          <w:lang w:eastAsia="en-US"/>
        </w:rPr>
        <w:t>));</w:t>
      </w:r>
    </w:p>
    <w:p w14:paraId="10F912A3"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waypoint_prio_route_index</w:t>
      </w:r>
      <w:proofErr w:type="spellEnd"/>
      <w:r w:rsidRPr="006A3FEF">
        <w:rPr>
          <w:rFonts w:ascii="Consolas" w:eastAsia="Times New Roman" w:hAnsi="Consolas"/>
          <w:kern w:val="0"/>
          <w:sz w:val="20"/>
          <w:szCs w:val="20"/>
          <w:lang w:eastAsia="en-US"/>
        </w:rPr>
        <w:t xml:space="preserve"> = </w:t>
      </w:r>
      <w:proofErr w:type="gramStart"/>
      <w:r w:rsidRPr="006A3FEF">
        <w:rPr>
          <w:rFonts w:ascii="Consolas" w:eastAsia="Times New Roman" w:hAnsi="Consolas"/>
          <w:kern w:val="0"/>
          <w:sz w:val="20"/>
          <w:szCs w:val="20"/>
          <w:lang w:eastAsia="en-US"/>
        </w:rPr>
        <w:t>find(</w:t>
      </w:r>
      <w:proofErr w:type="spellStart"/>
      <w:proofErr w:type="gramEnd"/>
      <w:r w:rsidRPr="006A3FEF">
        <w:rPr>
          <w:rFonts w:ascii="Consolas" w:eastAsia="Times New Roman" w:hAnsi="Consolas"/>
          <w:kern w:val="0"/>
          <w:sz w:val="20"/>
          <w:szCs w:val="20"/>
          <w:lang w:eastAsia="en-US"/>
        </w:rPr>
        <w:t>optimalRoute</w:t>
      </w:r>
      <w:proofErr w:type="spellEnd"/>
      <w:r w:rsidRPr="006A3FEF">
        <w:rPr>
          <w:rFonts w:ascii="Consolas" w:eastAsia="Times New Roman" w:hAnsi="Consolas"/>
          <w:kern w:val="0"/>
          <w:sz w:val="20"/>
          <w:szCs w:val="20"/>
          <w:lang w:eastAsia="en-US"/>
        </w:rPr>
        <w:t xml:space="preserve"> == </w:t>
      </w:r>
      <w:proofErr w:type="spellStart"/>
      <w:r w:rsidRPr="006A3FEF">
        <w:rPr>
          <w:rFonts w:ascii="Consolas" w:eastAsia="Times New Roman" w:hAnsi="Consolas"/>
          <w:kern w:val="0"/>
          <w:sz w:val="20"/>
          <w:szCs w:val="20"/>
          <w:lang w:eastAsia="en-US"/>
        </w:rPr>
        <w:t>waypoint_prio_id</w:t>
      </w:r>
      <w:proofErr w:type="spellEnd"/>
      <w:r w:rsidRPr="006A3FEF">
        <w:rPr>
          <w:rFonts w:ascii="Consolas" w:eastAsia="Times New Roman" w:hAnsi="Consolas"/>
          <w:kern w:val="0"/>
          <w:sz w:val="20"/>
          <w:szCs w:val="20"/>
          <w:lang w:eastAsia="en-US"/>
        </w:rPr>
        <w:t>, 1);</w:t>
      </w:r>
    </w:p>
    <w:p w14:paraId="3E4CB867" w14:textId="77777777" w:rsidR="006A3FEF" w:rsidRPr="006A3FEF" w:rsidRDefault="006A3FEF" w:rsidP="006A3FEF">
      <w:pPr>
        <w:widowControl/>
        <w:rPr>
          <w:rFonts w:ascii="Consolas" w:eastAsia="Times New Roman" w:hAnsi="Consolas"/>
          <w:kern w:val="0"/>
          <w:sz w:val="20"/>
          <w:szCs w:val="20"/>
          <w:lang w:eastAsia="en-US"/>
        </w:rPr>
      </w:pPr>
    </w:p>
    <w:p w14:paraId="204B224F"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We check to see if the swap makes sense, aka, have we already</w:t>
      </w:r>
    </w:p>
    <w:p w14:paraId="7D6FF0D6"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"visited" the priority waypoint by the time the waypoint transition</w:t>
      </w:r>
    </w:p>
    <w:p w14:paraId="4A772E2A"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08013"/>
          <w:kern w:val="0"/>
          <w:sz w:val="20"/>
          <w:szCs w:val="20"/>
          <w:lang w:eastAsia="en-US"/>
        </w:rPr>
        <w:t>% would occur</w:t>
      </w:r>
    </w:p>
    <w:p w14:paraId="5932D4CD" w14:textId="77777777" w:rsidR="006A3FEF" w:rsidRPr="006A3FEF" w:rsidRDefault="006A3FEF" w:rsidP="006A3FEF">
      <w:pPr>
        <w:widowControl/>
        <w:rPr>
          <w:rFonts w:ascii="Consolas" w:eastAsia="Times New Roman" w:hAnsi="Consolas"/>
          <w:kern w:val="0"/>
          <w:sz w:val="20"/>
          <w:szCs w:val="20"/>
          <w:lang w:eastAsia="en-US"/>
        </w:rPr>
      </w:pPr>
      <w:proofErr w:type="spellStart"/>
      <w:r w:rsidRPr="006A3FEF">
        <w:rPr>
          <w:rFonts w:ascii="Consolas" w:eastAsia="Times New Roman" w:hAnsi="Consolas"/>
          <w:kern w:val="0"/>
          <w:sz w:val="20"/>
          <w:szCs w:val="20"/>
          <w:lang w:eastAsia="en-US"/>
        </w:rPr>
        <w:t>isNeeded</w:t>
      </w:r>
      <w:proofErr w:type="spellEnd"/>
      <w:r w:rsidRPr="006A3FEF">
        <w:rPr>
          <w:rFonts w:ascii="Consolas" w:eastAsia="Times New Roman" w:hAnsi="Consolas"/>
          <w:kern w:val="0"/>
          <w:sz w:val="20"/>
          <w:szCs w:val="20"/>
          <w:lang w:eastAsia="en-US"/>
        </w:rPr>
        <w:t xml:space="preserve"> = </w:t>
      </w:r>
      <w:proofErr w:type="gramStart"/>
      <w:r w:rsidRPr="006A3FEF">
        <w:rPr>
          <w:rFonts w:ascii="Consolas" w:eastAsia="Times New Roman" w:hAnsi="Consolas"/>
          <w:kern w:val="0"/>
          <w:sz w:val="20"/>
          <w:szCs w:val="20"/>
          <w:lang w:eastAsia="en-US"/>
        </w:rPr>
        <w:t>true;</w:t>
      </w:r>
      <w:proofErr w:type="gramEnd"/>
    </w:p>
    <w:p w14:paraId="0E1AAA9F"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t xml:space="preserve">if </w:t>
      </w:r>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waypoint_prio_route_index</w:t>
      </w:r>
      <w:proofErr w:type="spellEnd"/>
      <w:r w:rsidRPr="006A3FEF">
        <w:rPr>
          <w:rFonts w:ascii="Consolas" w:eastAsia="Times New Roman" w:hAnsi="Consolas"/>
          <w:kern w:val="0"/>
          <w:sz w:val="20"/>
          <w:szCs w:val="20"/>
          <w:lang w:eastAsia="en-US"/>
        </w:rPr>
        <w:t xml:space="preserve"> &lt; </w:t>
      </w:r>
      <w:proofErr w:type="spellStart"/>
      <w:r w:rsidRPr="006A3FEF">
        <w:rPr>
          <w:rFonts w:ascii="Consolas" w:eastAsia="Times New Roman" w:hAnsi="Consolas"/>
          <w:kern w:val="0"/>
          <w:sz w:val="20"/>
          <w:szCs w:val="20"/>
          <w:lang w:eastAsia="en-US"/>
        </w:rPr>
        <w:t>waypoint_route_index</w:t>
      </w:r>
      <w:proofErr w:type="spellEnd"/>
      <w:r w:rsidRPr="006A3FEF">
        <w:rPr>
          <w:rFonts w:ascii="Consolas" w:eastAsia="Times New Roman" w:hAnsi="Consolas"/>
          <w:kern w:val="0"/>
          <w:sz w:val="20"/>
          <w:szCs w:val="20"/>
          <w:lang w:eastAsia="en-US"/>
        </w:rPr>
        <w:t>)</w:t>
      </w:r>
    </w:p>
    <w:p w14:paraId="301049B0"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proofErr w:type="gramStart"/>
      <w:r w:rsidRPr="006A3FEF">
        <w:rPr>
          <w:rFonts w:ascii="Consolas" w:eastAsia="Times New Roman" w:hAnsi="Consolas"/>
          <w:kern w:val="0"/>
          <w:sz w:val="20"/>
          <w:szCs w:val="20"/>
          <w:lang w:eastAsia="en-US"/>
        </w:rPr>
        <w:t>disp</w:t>
      </w:r>
      <w:proofErr w:type="spellEnd"/>
      <w:r w:rsidRPr="006A3FEF">
        <w:rPr>
          <w:rFonts w:ascii="Consolas" w:eastAsia="Times New Roman" w:hAnsi="Consolas"/>
          <w:kern w:val="0"/>
          <w:sz w:val="20"/>
          <w:szCs w:val="20"/>
          <w:lang w:eastAsia="en-US"/>
        </w:rPr>
        <w:t>(</w:t>
      </w:r>
      <w:proofErr w:type="gramEnd"/>
      <w:r w:rsidRPr="006A3FEF">
        <w:rPr>
          <w:rFonts w:ascii="Consolas" w:eastAsia="Times New Roman" w:hAnsi="Consolas"/>
          <w:color w:val="A709F5"/>
          <w:kern w:val="0"/>
          <w:sz w:val="20"/>
          <w:szCs w:val="20"/>
          <w:lang w:eastAsia="en-US"/>
        </w:rPr>
        <w:t>"Priority Override not needed"</w:t>
      </w:r>
      <w:r w:rsidRPr="006A3FEF">
        <w:rPr>
          <w:rFonts w:ascii="Consolas" w:eastAsia="Times New Roman" w:hAnsi="Consolas"/>
          <w:kern w:val="0"/>
          <w:sz w:val="20"/>
          <w:szCs w:val="20"/>
          <w:lang w:eastAsia="en-US"/>
        </w:rPr>
        <w:t>)</w:t>
      </w:r>
    </w:p>
    <w:p w14:paraId="7BE7BA0D"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isNeeded</w:t>
      </w:r>
      <w:proofErr w:type="spellEnd"/>
      <w:r w:rsidRPr="006A3FEF">
        <w:rPr>
          <w:rFonts w:ascii="Consolas" w:eastAsia="Times New Roman" w:hAnsi="Consolas"/>
          <w:kern w:val="0"/>
          <w:sz w:val="20"/>
          <w:szCs w:val="20"/>
          <w:lang w:eastAsia="en-US"/>
        </w:rPr>
        <w:t xml:space="preserve"> = </w:t>
      </w:r>
      <w:proofErr w:type="gramStart"/>
      <w:r w:rsidRPr="006A3FEF">
        <w:rPr>
          <w:rFonts w:ascii="Consolas" w:eastAsia="Times New Roman" w:hAnsi="Consolas"/>
          <w:kern w:val="0"/>
          <w:sz w:val="20"/>
          <w:szCs w:val="20"/>
          <w:lang w:eastAsia="en-US"/>
        </w:rPr>
        <w:t>false;</w:t>
      </w:r>
      <w:proofErr w:type="gramEnd"/>
    </w:p>
    <w:p w14:paraId="03D9921E"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newRoute</w:t>
      </w:r>
      <w:proofErr w:type="spellEnd"/>
      <w:r w:rsidRPr="006A3FEF">
        <w:rPr>
          <w:rFonts w:ascii="Consolas" w:eastAsia="Times New Roman" w:hAnsi="Consolas"/>
          <w:kern w:val="0"/>
          <w:sz w:val="20"/>
          <w:szCs w:val="20"/>
          <w:lang w:eastAsia="en-US"/>
        </w:rPr>
        <w:t xml:space="preserve"> = </w:t>
      </w:r>
      <w:proofErr w:type="spellStart"/>
      <w:proofErr w:type="gramStart"/>
      <w:r w:rsidRPr="006A3FEF">
        <w:rPr>
          <w:rFonts w:ascii="Consolas" w:eastAsia="Times New Roman" w:hAnsi="Consolas"/>
          <w:kern w:val="0"/>
          <w:sz w:val="20"/>
          <w:szCs w:val="20"/>
          <w:lang w:eastAsia="en-US"/>
        </w:rPr>
        <w:t>NaN</w:t>
      </w:r>
      <w:proofErr w:type="spellEnd"/>
      <w:r w:rsidRPr="006A3FEF">
        <w:rPr>
          <w:rFonts w:ascii="Consolas" w:eastAsia="Times New Roman" w:hAnsi="Consolas"/>
          <w:kern w:val="0"/>
          <w:sz w:val="20"/>
          <w:szCs w:val="20"/>
          <w:lang w:eastAsia="en-US"/>
        </w:rPr>
        <w:t>;</w:t>
      </w:r>
      <w:proofErr w:type="gramEnd"/>
    </w:p>
    <w:p w14:paraId="4CC73315"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lastRenderedPageBreak/>
        <w:t>end</w:t>
      </w:r>
    </w:p>
    <w:p w14:paraId="10FF9096" w14:textId="77777777" w:rsidR="006A3FEF" w:rsidRPr="006A3FEF" w:rsidRDefault="006A3FEF" w:rsidP="006A3FEF">
      <w:pPr>
        <w:widowControl/>
        <w:rPr>
          <w:rFonts w:ascii="Consolas" w:eastAsia="Times New Roman" w:hAnsi="Consolas"/>
          <w:kern w:val="0"/>
          <w:sz w:val="20"/>
          <w:szCs w:val="20"/>
          <w:lang w:eastAsia="en-US"/>
        </w:rPr>
      </w:pPr>
    </w:p>
    <w:p w14:paraId="375A89CF"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t xml:space="preserve">if </w:t>
      </w:r>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isNeeded</w:t>
      </w:r>
      <w:proofErr w:type="spellEnd"/>
      <w:r w:rsidRPr="006A3FEF">
        <w:rPr>
          <w:rFonts w:ascii="Consolas" w:eastAsia="Times New Roman" w:hAnsi="Consolas"/>
          <w:kern w:val="0"/>
          <w:sz w:val="20"/>
          <w:szCs w:val="20"/>
          <w:lang w:eastAsia="en-US"/>
        </w:rPr>
        <w:t>)</w:t>
      </w:r>
    </w:p>
    <w:p w14:paraId="27659055"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xml:space="preserve">% Add Priority Waypoint next in line in </w:t>
      </w:r>
      <w:proofErr w:type="spellStart"/>
      <w:r w:rsidRPr="006A3FEF">
        <w:rPr>
          <w:rFonts w:ascii="Consolas" w:eastAsia="Times New Roman" w:hAnsi="Consolas"/>
          <w:color w:val="008013"/>
          <w:kern w:val="0"/>
          <w:sz w:val="20"/>
          <w:szCs w:val="20"/>
          <w:lang w:eastAsia="en-US"/>
        </w:rPr>
        <w:t>priorityRoute</w:t>
      </w:r>
      <w:proofErr w:type="spellEnd"/>
    </w:p>
    <w:p w14:paraId="7E5EE750"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proofErr w:type="gramStart"/>
      <w:r w:rsidRPr="006A3FEF">
        <w:rPr>
          <w:rFonts w:ascii="Consolas" w:eastAsia="Times New Roman" w:hAnsi="Consolas"/>
          <w:kern w:val="0"/>
          <w:sz w:val="20"/>
          <w:szCs w:val="20"/>
          <w:lang w:eastAsia="en-US"/>
        </w:rPr>
        <w:t>newRoute</w:t>
      </w:r>
      <w:proofErr w:type="spellEnd"/>
      <w:r w:rsidRPr="006A3FEF">
        <w:rPr>
          <w:rFonts w:ascii="Consolas" w:eastAsia="Times New Roman" w:hAnsi="Consolas"/>
          <w:kern w:val="0"/>
          <w:sz w:val="20"/>
          <w:szCs w:val="20"/>
          <w:lang w:eastAsia="en-US"/>
        </w:rPr>
        <w:t>(</w:t>
      </w:r>
      <w:proofErr w:type="spellStart"/>
      <w:proofErr w:type="gramEnd"/>
      <w:r w:rsidRPr="006A3FEF">
        <w:rPr>
          <w:rFonts w:ascii="Consolas" w:eastAsia="Times New Roman" w:hAnsi="Consolas"/>
          <w:kern w:val="0"/>
          <w:sz w:val="20"/>
          <w:szCs w:val="20"/>
          <w:lang w:eastAsia="en-US"/>
        </w:rPr>
        <w:t>waypoint_route_index</w:t>
      </w:r>
      <w:proofErr w:type="spellEnd"/>
      <w:r w:rsidRPr="006A3FEF">
        <w:rPr>
          <w:rFonts w:ascii="Consolas" w:eastAsia="Times New Roman" w:hAnsi="Consolas"/>
          <w:kern w:val="0"/>
          <w:sz w:val="20"/>
          <w:szCs w:val="20"/>
          <w:lang w:eastAsia="en-US"/>
        </w:rPr>
        <w:t xml:space="preserve"> + 1) = </w:t>
      </w:r>
      <w:proofErr w:type="spellStart"/>
      <w:r w:rsidRPr="006A3FEF">
        <w:rPr>
          <w:rFonts w:ascii="Consolas" w:eastAsia="Times New Roman" w:hAnsi="Consolas"/>
          <w:kern w:val="0"/>
          <w:sz w:val="20"/>
          <w:szCs w:val="20"/>
          <w:lang w:eastAsia="en-US"/>
        </w:rPr>
        <w:t>waypoint_prio_id</w:t>
      </w:r>
      <w:proofErr w:type="spellEnd"/>
      <w:r w:rsidRPr="006A3FEF">
        <w:rPr>
          <w:rFonts w:ascii="Consolas" w:eastAsia="Times New Roman" w:hAnsi="Consolas"/>
          <w:kern w:val="0"/>
          <w:sz w:val="20"/>
          <w:szCs w:val="20"/>
          <w:lang w:eastAsia="en-US"/>
        </w:rPr>
        <w:t>;</w:t>
      </w:r>
    </w:p>
    <w:p w14:paraId="19DCF17C" w14:textId="77777777" w:rsidR="006A3FEF" w:rsidRPr="006A3FEF" w:rsidRDefault="006A3FEF" w:rsidP="006A3FEF">
      <w:pPr>
        <w:widowControl/>
        <w:rPr>
          <w:rFonts w:ascii="Consolas" w:eastAsia="Times New Roman" w:hAnsi="Consolas"/>
          <w:kern w:val="0"/>
          <w:sz w:val="20"/>
          <w:szCs w:val="20"/>
          <w:lang w:eastAsia="en-US"/>
        </w:rPr>
      </w:pPr>
    </w:p>
    <w:p w14:paraId="4C28DA9E"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Re-calculate Route-To-Travel (we must first map the ids back to</w:t>
      </w:r>
    </w:p>
    <w:p w14:paraId="5657BE8E"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xml:space="preserve">% </w:t>
      </w:r>
      <w:proofErr w:type="gramStart"/>
      <w:r w:rsidRPr="006A3FEF">
        <w:rPr>
          <w:rFonts w:ascii="Consolas" w:eastAsia="Times New Roman" w:hAnsi="Consolas"/>
          <w:color w:val="008013"/>
          <w:kern w:val="0"/>
          <w:sz w:val="20"/>
          <w:szCs w:val="20"/>
          <w:lang w:eastAsia="en-US"/>
        </w:rPr>
        <w:t>their</w:t>
      </w:r>
      <w:proofErr w:type="gramEnd"/>
      <w:r w:rsidRPr="006A3FEF">
        <w:rPr>
          <w:rFonts w:ascii="Consolas" w:eastAsia="Times New Roman" w:hAnsi="Consolas"/>
          <w:color w:val="008013"/>
          <w:kern w:val="0"/>
          <w:sz w:val="20"/>
          <w:szCs w:val="20"/>
          <w:lang w:eastAsia="en-US"/>
        </w:rPr>
        <w:t xml:space="preserve"> actual waypoints)</w:t>
      </w:r>
    </w:p>
    <w:p w14:paraId="7F3641A5"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neededWaypoints</w:t>
      </w:r>
      <w:proofErr w:type="spellEnd"/>
      <w:r w:rsidRPr="006A3FEF">
        <w:rPr>
          <w:rFonts w:ascii="Consolas" w:eastAsia="Times New Roman" w:hAnsi="Consolas"/>
          <w:kern w:val="0"/>
          <w:sz w:val="20"/>
          <w:szCs w:val="20"/>
          <w:lang w:eastAsia="en-US"/>
        </w:rPr>
        <w:t xml:space="preserve"> = </w:t>
      </w:r>
      <w:proofErr w:type="spellStart"/>
      <w:proofErr w:type="gramStart"/>
      <w:r w:rsidRPr="006A3FEF">
        <w:rPr>
          <w:rFonts w:ascii="Consolas" w:eastAsia="Times New Roman" w:hAnsi="Consolas"/>
          <w:kern w:val="0"/>
          <w:sz w:val="20"/>
          <w:szCs w:val="20"/>
          <w:lang w:eastAsia="en-US"/>
        </w:rPr>
        <w:t>mapWaypoints</w:t>
      </w:r>
      <w:proofErr w:type="spellEnd"/>
      <w:r w:rsidRPr="006A3FEF">
        <w:rPr>
          <w:rFonts w:ascii="Consolas" w:eastAsia="Times New Roman" w:hAnsi="Consolas"/>
          <w:kern w:val="0"/>
          <w:sz w:val="20"/>
          <w:szCs w:val="20"/>
          <w:lang w:eastAsia="en-US"/>
        </w:rPr>
        <w:t>(</w:t>
      </w:r>
      <w:proofErr w:type="spellStart"/>
      <w:proofErr w:type="gramEnd"/>
      <w:r w:rsidRPr="006A3FEF">
        <w:rPr>
          <w:rFonts w:ascii="Consolas" w:eastAsia="Times New Roman" w:hAnsi="Consolas"/>
          <w:kern w:val="0"/>
          <w:sz w:val="20"/>
          <w:szCs w:val="20"/>
          <w:lang w:eastAsia="en-US"/>
        </w:rPr>
        <w:t>route_to_travel</w:t>
      </w:r>
      <w:proofErr w:type="spellEnd"/>
      <w:r w:rsidRPr="006A3FEF">
        <w:rPr>
          <w:rFonts w:ascii="Consolas" w:eastAsia="Times New Roman" w:hAnsi="Consolas"/>
          <w:kern w:val="0"/>
          <w:sz w:val="20"/>
          <w:szCs w:val="20"/>
          <w:lang w:eastAsia="en-US"/>
        </w:rPr>
        <w:t>, :);</w:t>
      </w:r>
    </w:p>
    <w:p w14:paraId="5F816501"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proofErr w:type="gramStart"/>
      <w:r w:rsidRPr="006A3FEF">
        <w:rPr>
          <w:rFonts w:ascii="Consolas" w:eastAsia="Times New Roman" w:hAnsi="Consolas"/>
          <w:kern w:val="0"/>
          <w:sz w:val="20"/>
          <w:szCs w:val="20"/>
          <w:lang w:eastAsia="en-US"/>
        </w:rPr>
        <w:t>neededWaypoints</w:t>
      </w:r>
      <w:proofErr w:type="spellEnd"/>
      <w:r w:rsidRPr="006A3FEF">
        <w:rPr>
          <w:rFonts w:ascii="Consolas" w:eastAsia="Times New Roman" w:hAnsi="Consolas"/>
          <w:kern w:val="0"/>
          <w:sz w:val="20"/>
          <w:szCs w:val="20"/>
          <w:lang w:eastAsia="en-US"/>
        </w:rPr>
        <w:t>(</w:t>
      </w:r>
      <w:proofErr w:type="gramEnd"/>
      <w:r w:rsidRPr="006A3FEF">
        <w:rPr>
          <w:rFonts w:ascii="Consolas" w:eastAsia="Times New Roman" w:hAnsi="Consolas"/>
          <w:kern w:val="0"/>
          <w:sz w:val="20"/>
          <w:szCs w:val="20"/>
          <w:lang w:eastAsia="en-US"/>
        </w:rPr>
        <w:t>end, :) = [];</w:t>
      </w:r>
    </w:p>
    <w:p w14:paraId="020CC031" w14:textId="77777777" w:rsidR="006A3FEF" w:rsidRPr="006A3FEF" w:rsidRDefault="006A3FEF" w:rsidP="006A3FEF">
      <w:pPr>
        <w:widowControl/>
        <w:rPr>
          <w:rFonts w:ascii="Consolas" w:eastAsia="Times New Roman" w:hAnsi="Consolas"/>
          <w:kern w:val="0"/>
          <w:sz w:val="20"/>
          <w:szCs w:val="20"/>
          <w:lang w:eastAsia="en-US"/>
        </w:rPr>
      </w:pPr>
    </w:p>
    <w:p w14:paraId="3E35CFB3"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We now have the order in which they should appear</w:t>
      </w:r>
    </w:p>
    <w:p w14:paraId="316DCCD7"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 </w:t>
      </w:r>
      <w:proofErr w:type="spellStart"/>
      <w:r w:rsidRPr="006A3FEF">
        <w:rPr>
          <w:rFonts w:ascii="Consolas" w:eastAsia="Times New Roman" w:hAnsi="Consolas"/>
          <w:kern w:val="0"/>
          <w:sz w:val="20"/>
          <w:szCs w:val="20"/>
          <w:lang w:eastAsia="en-US"/>
        </w:rPr>
        <w:t>priority_optimalRoute</w:t>
      </w:r>
      <w:proofErr w:type="spellEnd"/>
      <w:r w:rsidRPr="006A3FEF">
        <w:rPr>
          <w:rFonts w:ascii="Consolas" w:eastAsia="Times New Roman" w:hAnsi="Consolas"/>
          <w:kern w:val="0"/>
          <w:sz w:val="20"/>
          <w:szCs w:val="20"/>
          <w:lang w:eastAsia="en-US"/>
        </w:rPr>
        <w:t xml:space="preserve">, ~] = </w:t>
      </w:r>
      <w:proofErr w:type="spellStart"/>
      <w:r w:rsidRPr="006A3FEF">
        <w:rPr>
          <w:rFonts w:ascii="Consolas" w:eastAsia="Times New Roman" w:hAnsi="Consolas"/>
          <w:kern w:val="0"/>
          <w:sz w:val="20"/>
          <w:szCs w:val="20"/>
          <w:lang w:eastAsia="en-US"/>
        </w:rPr>
        <w:t>self_organizing_</w:t>
      </w:r>
      <w:proofErr w:type="gramStart"/>
      <w:r w:rsidRPr="006A3FEF">
        <w:rPr>
          <w:rFonts w:ascii="Consolas" w:eastAsia="Times New Roman" w:hAnsi="Consolas"/>
          <w:kern w:val="0"/>
          <w:sz w:val="20"/>
          <w:szCs w:val="20"/>
          <w:lang w:eastAsia="en-US"/>
        </w:rPr>
        <w:t>map</w:t>
      </w:r>
      <w:proofErr w:type="spellEnd"/>
      <w:r w:rsidRPr="006A3FEF">
        <w:rPr>
          <w:rFonts w:ascii="Consolas" w:eastAsia="Times New Roman" w:hAnsi="Consolas"/>
          <w:kern w:val="0"/>
          <w:sz w:val="20"/>
          <w:szCs w:val="20"/>
          <w:lang w:eastAsia="en-US"/>
        </w:rPr>
        <w:t>(</w:t>
      </w:r>
      <w:proofErr w:type="spellStart"/>
      <w:proofErr w:type="gramEnd"/>
      <w:r w:rsidRPr="006A3FEF">
        <w:rPr>
          <w:rFonts w:ascii="Consolas" w:eastAsia="Times New Roman" w:hAnsi="Consolas"/>
          <w:kern w:val="0"/>
          <w:sz w:val="20"/>
          <w:szCs w:val="20"/>
          <w:lang w:eastAsia="en-US"/>
        </w:rPr>
        <w:t>neededWaypoints</w:t>
      </w:r>
      <w:proofErr w:type="spellEnd"/>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mapSize</w:t>
      </w:r>
      <w:proofErr w:type="spellEnd"/>
      <w:r w:rsidRPr="006A3FEF">
        <w:rPr>
          <w:rFonts w:ascii="Consolas" w:eastAsia="Times New Roman" w:hAnsi="Consolas"/>
          <w:kern w:val="0"/>
          <w:sz w:val="20"/>
          <w:szCs w:val="20"/>
          <w:lang w:eastAsia="en-US"/>
        </w:rPr>
        <w:t>, 100000, 0.8);</w:t>
      </w:r>
    </w:p>
    <w:p w14:paraId="5C58112C" w14:textId="77777777" w:rsidR="006A3FEF" w:rsidRPr="006A3FEF" w:rsidRDefault="006A3FEF" w:rsidP="006A3FEF">
      <w:pPr>
        <w:widowControl/>
        <w:rPr>
          <w:rFonts w:ascii="Consolas" w:eastAsia="Times New Roman" w:hAnsi="Consolas"/>
          <w:kern w:val="0"/>
          <w:sz w:val="20"/>
          <w:szCs w:val="20"/>
          <w:lang w:eastAsia="en-US"/>
        </w:rPr>
      </w:pPr>
    </w:p>
    <w:p w14:paraId="3997A03F"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xml:space="preserve">% Re-map </w:t>
      </w:r>
      <w:proofErr w:type="spellStart"/>
      <w:r w:rsidRPr="006A3FEF">
        <w:rPr>
          <w:rFonts w:ascii="Consolas" w:eastAsia="Times New Roman" w:hAnsi="Consolas"/>
          <w:color w:val="008013"/>
          <w:kern w:val="0"/>
          <w:sz w:val="20"/>
          <w:szCs w:val="20"/>
          <w:lang w:eastAsia="en-US"/>
        </w:rPr>
        <w:t>priority_optimalRoute</w:t>
      </w:r>
      <w:proofErr w:type="spellEnd"/>
      <w:r w:rsidRPr="006A3FEF">
        <w:rPr>
          <w:rFonts w:ascii="Consolas" w:eastAsia="Times New Roman" w:hAnsi="Consolas"/>
          <w:color w:val="008013"/>
          <w:kern w:val="0"/>
          <w:sz w:val="20"/>
          <w:szCs w:val="20"/>
          <w:lang w:eastAsia="en-US"/>
        </w:rPr>
        <w:t xml:space="preserve"> back to </w:t>
      </w:r>
      <w:proofErr w:type="spellStart"/>
      <w:r w:rsidRPr="006A3FEF">
        <w:rPr>
          <w:rFonts w:ascii="Consolas" w:eastAsia="Times New Roman" w:hAnsi="Consolas"/>
          <w:color w:val="008013"/>
          <w:kern w:val="0"/>
          <w:sz w:val="20"/>
          <w:szCs w:val="20"/>
          <w:lang w:eastAsia="en-US"/>
        </w:rPr>
        <w:t>neededWaypoints</w:t>
      </w:r>
      <w:proofErr w:type="spellEnd"/>
    </w:p>
    <w:p w14:paraId="08EB73DF"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neededWaypointsOrdered</w:t>
      </w:r>
      <w:proofErr w:type="spellEnd"/>
      <w:r w:rsidRPr="006A3FEF">
        <w:rPr>
          <w:rFonts w:ascii="Consolas" w:eastAsia="Times New Roman" w:hAnsi="Consolas"/>
          <w:kern w:val="0"/>
          <w:sz w:val="20"/>
          <w:szCs w:val="20"/>
          <w:lang w:eastAsia="en-US"/>
        </w:rPr>
        <w:t xml:space="preserve"> = </w:t>
      </w:r>
      <w:proofErr w:type="spellStart"/>
      <w:proofErr w:type="gramStart"/>
      <w:r w:rsidRPr="006A3FEF">
        <w:rPr>
          <w:rFonts w:ascii="Consolas" w:eastAsia="Times New Roman" w:hAnsi="Consolas"/>
          <w:kern w:val="0"/>
          <w:sz w:val="20"/>
          <w:szCs w:val="20"/>
          <w:lang w:eastAsia="en-US"/>
        </w:rPr>
        <w:t>neededWaypoints</w:t>
      </w:r>
      <w:proofErr w:type="spellEnd"/>
      <w:r w:rsidRPr="006A3FEF">
        <w:rPr>
          <w:rFonts w:ascii="Consolas" w:eastAsia="Times New Roman" w:hAnsi="Consolas"/>
          <w:kern w:val="0"/>
          <w:sz w:val="20"/>
          <w:szCs w:val="20"/>
          <w:lang w:eastAsia="en-US"/>
        </w:rPr>
        <w:t>(</w:t>
      </w:r>
      <w:proofErr w:type="spellStart"/>
      <w:proofErr w:type="gramEnd"/>
      <w:r w:rsidRPr="006A3FEF">
        <w:rPr>
          <w:rFonts w:ascii="Consolas" w:eastAsia="Times New Roman" w:hAnsi="Consolas"/>
          <w:kern w:val="0"/>
          <w:sz w:val="20"/>
          <w:szCs w:val="20"/>
          <w:lang w:eastAsia="en-US"/>
        </w:rPr>
        <w:t>priority_optimalRoute</w:t>
      </w:r>
      <w:proofErr w:type="spellEnd"/>
      <w:r w:rsidRPr="006A3FEF">
        <w:rPr>
          <w:rFonts w:ascii="Consolas" w:eastAsia="Times New Roman" w:hAnsi="Consolas"/>
          <w:kern w:val="0"/>
          <w:sz w:val="20"/>
          <w:szCs w:val="20"/>
          <w:lang w:eastAsia="en-US"/>
        </w:rPr>
        <w:t>, :);</w:t>
      </w:r>
    </w:p>
    <w:p w14:paraId="4BC8E377" w14:textId="77777777" w:rsidR="006A3FEF" w:rsidRPr="006A3FEF" w:rsidRDefault="006A3FEF" w:rsidP="006A3FEF">
      <w:pPr>
        <w:widowControl/>
        <w:rPr>
          <w:rFonts w:ascii="Consolas" w:eastAsia="Times New Roman" w:hAnsi="Consolas"/>
          <w:kern w:val="0"/>
          <w:sz w:val="20"/>
          <w:szCs w:val="20"/>
          <w:lang w:eastAsia="en-US"/>
        </w:rPr>
      </w:pPr>
    </w:p>
    <w:p w14:paraId="74CB2192"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neededWaypointsOriginalReferences</w:t>
      </w:r>
      <w:proofErr w:type="spellEnd"/>
      <w:r w:rsidRPr="006A3FEF">
        <w:rPr>
          <w:rFonts w:ascii="Consolas" w:eastAsia="Times New Roman" w:hAnsi="Consolas"/>
          <w:kern w:val="0"/>
          <w:sz w:val="20"/>
          <w:szCs w:val="20"/>
          <w:lang w:eastAsia="en-US"/>
        </w:rPr>
        <w:t xml:space="preserve"> = zeros(height(</w:t>
      </w:r>
      <w:proofErr w:type="spellStart"/>
      <w:r w:rsidRPr="006A3FEF">
        <w:rPr>
          <w:rFonts w:ascii="Consolas" w:eastAsia="Times New Roman" w:hAnsi="Consolas"/>
          <w:kern w:val="0"/>
          <w:sz w:val="20"/>
          <w:szCs w:val="20"/>
          <w:lang w:eastAsia="en-US"/>
        </w:rPr>
        <w:t>neededWaypointsOrdered</w:t>
      </w:r>
      <w:proofErr w:type="spellEnd"/>
      <w:r w:rsidRPr="006A3FEF">
        <w:rPr>
          <w:rFonts w:ascii="Consolas" w:eastAsia="Times New Roman" w:hAnsi="Consolas"/>
          <w:kern w:val="0"/>
          <w:sz w:val="20"/>
          <w:szCs w:val="20"/>
          <w:lang w:eastAsia="en-US"/>
        </w:rPr>
        <w:t>), 1</w:t>
      </w:r>
      <w:proofErr w:type="gramStart"/>
      <w:r w:rsidRPr="006A3FEF">
        <w:rPr>
          <w:rFonts w:ascii="Consolas" w:eastAsia="Times New Roman" w:hAnsi="Consolas"/>
          <w:kern w:val="0"/>
          <w:sz w:val="20"/>
          <w:szCs w:val="20"/>
          <w:lang w:eastAsia="en-US"/>
        </w:rPr>
        <w:t>);</w:t>
      </w:r>
      <w:proofErr w:type="gramEnd"/>
    </w:p>
    <w:p w14:paraId="2FD3D9F9"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 xml:space="preserve">for </w:t>
      </w:r>
      <w:proofErr w:type="spellStart"/>
      <w:r w:rsidRPr="006A3FEF">
        <w:rPr>
          <w:rFonts w:ascii="Consolas" w:eastAsia="Times New Roman" w:hAnsi="Consolas"/>
          <w:kern w:val="0"/>
          <w:sz w:val="20"/>
          <w:szCs w:val="20"/>
          <w:lang w:eastAsia="en-US"/>
        </w:rPr>
        <w:t>i</w:t>
      </w:r>
      <w:proofErr w:type="spellEnd"/>
      <w:r w:rsidRPr="006A3FEF">
        <w:rPr>
          <w:rFonts w:ascii="Consolas" w:eastAsia="Times New Roman" w:hAnsi="Consolas"/>
          <w:kern w:val="0"/>
          <w:sz w:val="20"/>
          <w:szCs w:val="20"/>
          <w:lang w:eastAsia="en-US"/>
        </w:rPr>
        <w:t>=</w:t>
      </w:r>
      <w:proofErr w:type="gramStart"/>
      <w:r w:rsidRPr="006A3FEF">
        <w:rPr>
          <w:rFonts w:ascii="Consolas" w:eastAsia="Times New Roman" w:hAnsi="Consolas"/>
          <w:kern w:val="0"/>
          <w:sz w:val="20"/>
          <w:szCs w:val="20"/>
          <w:lang w:eastAsia="en-US"/>
        </w:rPr>
        <w:t>1:height</w:t>
      </w:r>
      <w:proofErr w:type="gramEnd"/>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neededWaypointsOrdered</w:t>
      </w:r>
      <w:proofErr w:type="spellEnd"/>
      <w:r w:rsidRPr="006A3FEF">
        <w:rPr>
          <w:rFonts w:ascii="Consolas" w:eastAsia="Times New Roman" w:hAnsi="Consolas"/>
          <w:kern w:val="0"/>
          <w:sz w:val="20"/>
          <w:szCs w:val="20"/>
          <w:lang w:eastAsia="en-US"/>
        </w:rPr>
        <w:t>)</w:t>
      </w:r>
    </w:p>
    <w:p w14:paraId="6D5DE9B7"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 xml:space="preserve">for </w:t>
      </w:r>
      <w:r w:rsidRPr="006A3FEF">
        <w:rPr>
          <w:rFonts w:ascii="Consolas" w:eastAsia="Times New Roman" w:hAnsi="Consolas"/>
          <w:kern w:val="0"/>
          <w:sz w:val="20"/>
          <w:szCs w:val="20"/>
          <w:lang w:eastAsia="en-US"/>
        </w:rPr>
        <w:t>j=</w:t>
      </w:r>
      <w:proofErr w:type="gramStart"/>
      <w:r w:rsidRPr="006A3FEF">
        <w:rPr>
          <w:rFonts w:ascii="Consolas" w:eastAsia="Times New Roman" w:hAnsi="Consolas"/>
          <w:kern w:val="0"/>
          <w:sz w:val="20"/>
          <w:szCs w:val="20"/>
          <w:lang w:eastAsia="en-US"/>
        </w:rPr>
        <w:t>1:height</w:t>
      </w:r>
      <w:proofErr w:type="gramEnd"/>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mapWaypoints</w:t>
      </w:r>
      <w:proofErr w:type="spellEnd"/>
      <w:r w:rsidRPr="006A3FEF">
        <w:rPr>
          <w:rFonts w:ascii="Consolas" w:eastAsia="Times New Roman" w:hAnsi="Consolas"/>
          <w:kern w:val="0"/>
          <w:sz w:val="20"/>
          <w:szCs w:val="20"/>
          <w:lang w:eastAsia="en-US"/>
        </w:rPr>
        <w:t>)</w:t>
      </w:r>
    </w:p>
    <w:p w14:paraId="46DBFD87"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 xml:space="preserve">if </w:t>
      </w:r>
      <w:r w:rsidRPr="006A3FEF">
        <w:rPr>
          <w:rFonts w:ascii="Consolas" w:eastAsia="Times New Roman" w:hAnsi="Consolas"/>
          <w:kern w:val="0"/>
          <w:sz w:val="20"/>
          <w:szCs w:val="20"/>
          <w:lang w:eastAsia="en-US"/>
        </w:rPr>
        <w:t>(</w:t>
      </w:r>
      <w:proofErr w:type="spellStart"/>
      <w:proofErr w:type="gramStart"/>
      <w:r w:rsidRPr="006A3FEF">
        <w:rPr>
          <w:rFonts w:ascii="Consolas" w:eastAsia="Times New Roman" w:hAnsi="Consolas"/>
          <w:kern w:val="0"/>
          <w:sz w:val="20"/>
          <w:szCs w:val="20"/>
          <w:lang w:eastAsia="en-US"/>
        </w:rPr>
        <w:t>mapWaypoints</w:t>
      </w:r>
      <w:proofErr w:type="spellEnd"/>
      <w:r w:rsidRPr="006A3FEF">
        <w:rPr>
          <w:rFonts w:ascii="Consolas" w:eastAsia="Times New Roman" w:hAnsi="Consolas"/>
          <w:kern w:val="0"/>
          <w:sz w:val="20"/>
          <w:szCs w:val="20"/>
          <w:lang w:eastAsia="en-US"/>
        </w:rPr>
        <w:t>(</w:t>
      </w:r>
      <w:proofErr w:type="gramEnd"/>
      <w:r w:rsidRPr="006A3FEF">
        <w:rPr>
          <w:rFonts w:ascii="Consolas" w:eastAsia="Times New Roman" w:hAnsi="Consolas"/>
          <w:kern w:val="0"/>
          <w:sz w:val="20"/>
          <w:szCs w:val="20"/>
          <w:lang w:eastAsia="en-US"/>
        </w:rPr>
        <w:t xml:space="preserve">j, :) == </w:t>
      </w:r>
      <w:proofErr w:type="spellStart"/>
      <w:r w:rsidRPr="006A3FEF">
        <w:rPr>
          <w:rFonts w:ascii="Consolas" w:eastAsia="Times New Roman" w:hAnsi="Consolas"/>
          <w:kern w:val="0"/>
          <w:sz w:val="20"/>
          <w:szCs w:val="20"/>
          <w:lang w:eastAsia="en-US"/>
        </w:rPr>
        <w:t>neededWaypointsOrdered</w:t>
      </w:r>
      <w:proofErr w:type="spellEnd"/>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i</w:t>
      </w:r>
      <w:proofErr w:type="spellEnd"/>
      <w:r w:rsidRPr="006A3FEF">
        <w:rPr>
          <w:rFonts w:ascii="Consolas" w:eastAsia="Times New Roman" w:hAnsi="Consolas"/>
          <w:kern w:val="0"/>
          <w:sz w:val="20"/>
          <w:szCs w:val="20"/>
          <w:lang w:eastAsia="en-US"/>
        </w:rPr>
        <w:t>, :))</w:t>
      </w:r>
    </w:p>
    <w:p w14:paraId="0099FB30"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neededWaypointsOriginalReferences</w:t>
      </w:r>
      <w:proofErr w:type="spellEnd"/>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i</w:t>
      </w:r>
      <w:proofErr w:type="spellEnd"/>
      <w:r w:rsidRPr="006A3FEF">
        <w:rPr>
          <w:rFonts w:ascii="Consolas" w:eastAsia="Times New Roman" w:hAnsi="Consolas"/>
          <w:kern w:val="0"/>
          <w:sz w:val="20"/>
          <w:szCs w:val="20"/>
          <w:lang w:eastAsia="en-US"/>
        </w:rPr>
        <w:t xml:space="preserve">) = </w:t>
      </w:r>
      <w:proofErr w:type="gramStart"/>
      <w:r w:rsidRPr="006A3FEF">
        <w:rPr>
          <w:rFonts w:ascii="Consolas" w:eastAsia="Times New Roman" w:hAnsi="Consolas"/>
          <w:kern w:val="0"/>
          <w:sz w:val="20"/>
          <w:szCs w:val="20"/>
          <w:lang w:eastAsia="en-US"/>
        </w:rPr>
        <w:t>j;</w:t>
      </w:r>
      <w:proofErr w:type="gramEnd"/>
    </w:p>
    <w:p w14:paraId="2E461D6E"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gramStart"/>
      <w:r w:rsidRPr="006A3FEF">
        <w:rPr>
          <w:rFonts w:ascii="Consolas" w:eastAsia="Times New Roman" w:hAnsi="Consolas"/>
          <w:color w:val="0E00FF"/>
          <w:kern w:val="0"/>
          <w:sz w:val="20"/>
          <w:szCs w:val="20"/>
          <w:lang w:eastAsia="en-US"/>
        </w:rPr>
        <w:t>break</w:t>
      </w:r>
      <w:r w:rsidRPr="006A3FEF">
        <w:rPr>
          <w:rFonts w:ascii="Consolas" w:eastAsia="Times New Roman" w:hAnsi="Consolas"/>
          <w:kern w:val="0"/>
          <w:sz w:val="20"/>
          <w:szCs w:val="20"/>
          <w:lang w:eastAsia="en-US"/>
        </w:rPr>
        <w:t>;</w:t>
      </w:r>
      <w:proofErr w:type="gramEnd"/>
    </w:p>
    <w:p w14:paraId="52E3D941"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end</w:t>
      </w:r>
    </w:p>
    <w:p w14:paraId="0A128538"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end</w:t>
      </w:r>
    </w:p>
    <w:p w14:paraId="038D7509"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end</w:t>
      </w:r>
    </w:p>
    <w:p w14:paraId="64CF9CE1" w14:textId="77777777" w:rsidR="006A3FEF" w:rsidRPr="006A3FEF" w:rsidRDefault="006A3FEF" w:rsidP="006A3FEF">
      <w:pPr>
        <w:widowControl/>
        <w:rPr>
          <w:rFonts w:ascii="Consolas" w:eastAsia="Times New Roman" w:hAnsi="Consolas"/>
          <w:kern w:val="0"/>
          <w:sz w:val="20"/>
          <w:szCs w:val="20"/>
          <w:lang w:eastAsia="en-US"/>
        </w:rPr>
      </w:pPr>
    </w:p>
    <w:p w14:paraId="0BC24FF0"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We circular shift the waypoints such that they appear in the correct</w:t>
      </w:r>
    </w:p>
    <w:p w14:paraId="388168C1"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08013"/>
          <w:kern w:val="0"/>
          <w:sz w:val="20"/>
          <w:szCs w:val="20"/>
          <w:lang w:eastAsia="en-US"/>
        </w:rPr>
        <w:t>% order</w:t>
      </w:r>
    </w:p>
    <w:p w14:paraId="579C814A"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shiftAmount</w:t>
      </w:r>
      <w:proofErr w:type="spellEnd"/>
      <w:r w:rsidRPr="006A3FEF">
        <w:rPr>
          <w:rFonts w:ascii="Consolas" w:eastAsia="Times New Roman" w:hAnsi="Consolas"/>
          <w:kern w:val="0"/>
          <w:sz w:val="20"/>
          <w:szCs w:val="20"/>
          <w:lang w:eastAsia="en-US"/>
        </w:rPr>
        <w:t xml:space="preserve"> = </w:t>
      </w:r>
      <w:proofErr w:type="gramStart"/>
      <w:r w:rsidRPr="006A3FEF">
        <w:rPr>
          <w:rFonts w:ascii="Consolas" w:eastAsia="Times New Roman" w:hAnsi="Consolas"/>
          <w:kern w:val="0"/>
          <w:sz w:val="20"/>
          <w:szCs w:val="20"/>
          <w:lang w:eastAsia="en-US"/>
        </w:rPr>
        <w:t>find(</w:t>
      </w:r>
      <w:proofErr w:type="spellStart"/>
      <w:proofErr w:type="gramEnd"/>
      <w:r w:rsidRPr="006A3FEF">
        <w:rPr>
          <w:rFonts w:ascii="Consolas" w:eastAsia="Times New Roman" w:hAnsi="Consolas"/>
          <w:kern w:val="0"/>
          <w:sz w:val="20"/>
          <w:szCs w:val="20"/>
          <w:lang w:eastAsia="en-US"/>
        </w:rPr>
        <w:t>neededWaypointsOriginalReferences</w:t>
      </w:r>
      <w:proofErr w:type="spellEnd"/>
      <w:r w:rsidRPr="006A3FEF">
        <w:rPr>
          <w:rFonts w:ascii="Consolas" w:eastAsia="Times New Roman" w:hAnsi="Consolas"/>
          <w:kern w:val="0"/>
          <w:sz w:val="20"/>
          <w:szCs w:val="20"/>
          <w:lang w:eastAsia="en-US"/>
        </w:rPr>
        <w:t xml:space="preserve"> == </w:t>
      </w:r>
      <w:proofErr w:type="spellStart"/>
      <w:r w:rsidRPr="006A3FEF">
        <w:rPr>
          <w:rFonts w:ascii="Consolas" w:eastAsia="Times New Roman" w:hAnsi="Consolas"/>
          <w:kern w:val="0"/>
          <w:sz w:val="20"/>
          <w:szCs w:val="20"/>
          <w:lang w:eastAsia="en-US"/>
        </w:rPr>
        <w:t>waypoint_prio_id</w:t>
      </w:r>
      <w:proofErr w:type="spellEnd"/>
      <w:r w:rsidRPr="006A3FEF">
        <w:rPr>
          <w:rFonts w:ascii="Consolas" w:eastAsia="Times New Roman" w:hAnsi="Consolas"/>
          <w:kern w:val="0"/>
          <w:sz w:val="20"/>
          <w:szCs w:val="20"/>
          <w:lang w:eastAsia="en-US"/>
        </w:rPr>
        <w:t>);</w:t>
      </w:r>
    </w:p>
    <w:p w14:paraId="2A18D12C"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 xml:space="preserve">if </w:t>
      </w:r>
      <w:r w:rsidRPr="006A3FEF">
        <w:rPr>
          <w:rFonts w:ascii="Consolas" w:eastAsia="Times New Roman" w:hAnsi="Consolas"/>
          <w:kern w:val="0"/>
          <w:sz w:val="20"/>
          <w:szCs w:val="20"/>
          <w:lang w:eastAsia="en-US"/>
        </w:rPr>
        <w:t>(</w:t>
      </w:r>
      <w:proofErr w:type="spellStart"/>
      <w:r w:rsidRPr="006A3FEF">
        <w:rPr>
          <w:rFonts w:ascii="Consolas" w:eastAsia="Times New Roman" w:hAnsi="Consolas"/>
          <w:kern w:val="0"/>
          <w:sz w:val="20"/>
          <w:szCs w:val="20"/>
          <w:lang w:eastAsia="en-US"/>
        </w:rPr>
        <w:t>shiftAmount</w:t>
      </w:r>
      <w:proofErr w:type="spellEnd"/>
      <w:r w:rsidRPr="006A3FEF">
        <w:rPr>
          <w:rFonts w:ascii="Consolas" w:eastAsia="Times New Roman" w:hAnsi="Consolas"/>
          <w:kern w:val="0"/>
          <w:sz w:val="20"/>
          <w:szCs w:val="20"/>
          <w:lang w:eastAsia="en-US"/>
        </w:rPr>
        <w:t xml:space="preserve"> ~= 1)</w:t>
      </w:r>
    </w:p>
    <w:p w14:paraId="151D3DEF"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neededWaypointsOriginalReferences</w:t>
      </w:r>
      <w:proofErr w:type="spellEnd"/>
      <w:r w:rsidRPr="006A3FEF">
        <w:rPr>
          <w:rFonts w:ascii="Consolas" w:eastAsia="Times New Roman" w:hAnsi="Consolas"/>
          <w:kern w:val="0"/>
          <w:sz w:val="20"/>
          <w:szCs w:val="20"/>
          <w:lang w:eastAsia="en-US"/>
        </w:rPr>
        <w:t xml:space="preserve"> = </w:t>
      </w:r>
      <w:proofErr w:type="spellStart"/>
      <w:proofErr w:type="gramStart"/>
      <w:r w:rsidRPr="006A3FEF">
        <w:rPr>
          <w:rFonts w:ascii="Consolas" w:eastAsia="Times New Roman" w:hAnsi="Consolas"/>
          <w:kern w:val="0"/>
          <w:sz w:val="20"/>
          <w:szCs w:val="20"/>
          <w:lang w:eastAsia="en-US"/>
        </w:rPr>
        <w:t>circshift</w:t>
      </w:r>
      <w:proofErr w:type="spellEnd"/>
      <w:r w:rsidRPr="006A3FEF">
        <w:rPr>
          <w:rFonts w:ascii="Consolas" w:eastAsia="Times New Roman" w:hAnsi="Consolas"/>
          <w:kern w:val="0"/>
          <w:sz w:val="20"/>
          <w:szCs w:val="20"/>
          <w:lang w:eastAsia="en-US"/>
        </w:rPr>
        <w:t>(</w:t>
      </w:r>
      <w:proofErr w:type="spellStart"/>
      <w:proofErr w:type="gramEnd"/>
      <w:r w:rsidRPr="006A3FEF">
        <w:rPr>
          <w:rFonts w:ascii="Consolas" w:eastAsia="Times New Roman" w:hAnsi="Consolas"/>
          <w:kern w:val="0"/>
          <w:sz w:val="20"/>
          <w:szCs w:val="20"/>
          <w:lang w:eastAsia="en-US"/>
        </w:rPr>
        <w:t>neededWaypointsOriginalReferences</w:t>
      </w:r>
      <w:proofErr w:type="spellEnd"/>
      <w:r w:rsidRPr="006A3FEF">
        <w:rPr>
          <w:rFonts w:ascii="Consolas" w:eastAsia="Times New Roman" w:hAnsi="Consolas"/>
          <w:kern w:val="0"/>
          <w:sz w:val="20"/>
          <w:szCs w:val="20"/>
          <w:lang w:eastAsia="en-US"/>
        </w:rPr>
        <w:t>, 1-shiftAmount);</w:t>
      </w:r>
    </w:p>
    <w:p w14:paraId="1DDDAF1A"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r w:rsidRPr="006A3FEF">
        <w:rPr>
          <w:rFonts w:ascii="Consolas" w:eastAsia="Times New Roman" w:hAnsi="Consolas"/>
          <w:color w:val="0E00FF"/>
          <w:kern w:val="0"/>
          <w:sz w:val="20"/>
          <w:szCs w:val="20"/>
          <w:lang w:eastAsia="en-US"/>
        </w:rPr>
        <w:t>end</w:t>
      </w:r>
    </w:p>
    <w:p w14:paraId="5C93318A" w14:textId="77777777" w:rsidR="006A3FEF" w:rsidRPr="006A3FEF" w:rsidRDefault="006A3FEF" w:rsidP="006A3FEF">
      <w:pPr>
        <w:widowControl/>
        <w:rPr>
          <w:rFonts w:ascii="Consolas" w:eastAsia="Times New Roman" w:hAnsi="Consolas"/>
          <w:kern w:val="0"/>
          <w:sz w:val="20"/>
          <w:szCs w:val="20"/>
          <w:lang w:eastAsia="en-US"/>
        </w:rPr>
      </w:pPr>
    </w:p>
    <w:p w14:paraId="15E064B6"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lastRenderedPageBreak/>
        <w:t xml:space="preserve">    </w:t>
      </w:r>
      <w:r w:rsidRPr="006A3FEF">
        <w:rPr>
          <w:rFonts w:ascii="Consolas" w:eastAsia="Times New Roman" w:hAnsi="Consolas"/>
          <w:color w:val="008013"/>
          <w:kern w:val="0"/>
          <w:sz w:val="20"/>
          <w:szCs w:val="20"/>
          <w:lang w:eastAsia="en-US"/>
        </w:rPr>
        <w:t>% The route should always loop back to the beginning</w:t>
      </w:r>
    </w:p>
    <w:p w14:paraId="5C844AF8"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r w:rsidRPr="006A3FEF">
        <w:rPr>
          <w:rFonts w:ascii="Consolas" w:eastAsia="Times New Roman" w:hAnsi="Consolas"/>
          <w:kern w:val="0"/>
          <w:sz w:val="20"/>
          <w:szCs w:val="20"/>
          <w:lang w:eastAsia="en-US"/>
        </w:rPr>
        <w:t>newRoute</w:t>
      </w:r>
      <w:proofErr w:type="spellEnd"/>
      <w:r w:rsidRPr="006A3FEF">
        <w:rPr>
          <w:rFonts w:ascii="Consolas" w:eastAsia="Times New Roman" w:hAnsi="Consolas"/>
          <w:kern w:val="0"/>
          <w:sz w:val="20"/>
          <w:szCs w:val="20"/>
          <w:lang w:eastAsia="en-US"/>
        </w:rPr>
        <w:t>(waypoint_route_index+</w:t>
      </w:r>
      <w:proofErr w:type="gramStart"/>
      <w:r w:rsidRPr="006A3FEF">
        <w:rPr>
          <w:rFonts w:ascii="Consolas" w:eastAsia="Times New Roman" w:hAnsi="Consolas"/>
          <w:kern w:val="0"/>
          <w:sz w:val="20"/>
          <w:szCs w:val="20"/>
          <w:lang w:eastAsia="en-US"/>
        </w:rPr>
        <w:t>1:end</w:t>
      </w:r>
      <w:proofErr w:type="gramEnd"/>
      <w:r w:rsidRPr="006A3FEF">
        <w:rPr>
          <w:rFonts w:ascii="Consolas" w:eastAsia="Times New Roman" w:hAnsi="Consolas"/>
          <w:kern w:val="0"/>
          <w:sz w:val="20"/>
          <w:szCs w:val="20"/>
          <w:lang w:eastAsia="en-US"/>
        </w:rPr>
        <w:t xml:space="preserve">-1) = </w:t>
      </w:r>
      <w:proofErr w:type="spellStart"/>
      <w:r w:rsidRPr="006A3FEF">
        <w:rPr>
          <w:rFonts w:ascii="Consolas" w:eastAsia="Times New Roman" w:hAnsi="Consolas"/>
          <w:kern w:val="0"/>
          <w:sz w:val="20"/>
          <w:szCs w:val="20"/>
          <w:lang w:eastAsia="en-US"/>
        </w:rPr>
        <w:t>neededWaypointsOriginalReferences</w:t>
      </w:r>
      <w:proofErr w:type="spellEnd"/>
      <w:r w:rsidRPr="006A3FEF">
        <w:rPr>
          <w:rFonts w:ascii="Consolas" w:eastAsia="Times New Roman" w:hAnsi="Consolas"/>
          <w:kern w:val="0"/>
          <w:sz w:val="20"/>
          <w:szCs w:val="20"/>
          <w:lang w:eastAsia="en-US"/>
        </w:rPr>
        <w:t>(1:end);</w:t>
      </w:r>
    </w:p>
    <w:p w14:paraId="5A3CF66A" w14:textId="77777777" w:rsidR="006A3FEF" w:rsidRPr="006A3FEF" w:rsidRDefault="006A3FEF" w:rsidP="006A3FEF">
      <w:pPr>
        <w:widowControl/>
        <w:rPr>
          <w:rFonts w:ascii="Consolas" w:eastAsia="Times New Roman" w:hAnsi="Consolas"/>
          <w:kern w:val="0"/>
          <w:sz w:val="20"/>
          <w:szCs w:val="20"/>
          <w:lang w:eastAsia="en-US"/>
        </w:rPr>
      </w:pPr>
      <w:r w:rsidRPr="006A3FEF">
        <w:rPr>
          <w:rFonts w:ascii="Consolas" w:eastAsia="Times New Roman" w:hAnsi="Consolas"/>
          <w:kern w:val="0"/>
          <w:sz w:val="20"/>
          <w:szCs w:val="20"/>
          <w:lang w:eastAsia="en-US"/>
        </w:rPr>
        <w:t xml:space="preserve">    </w:t>
      </w:r>
      <w:proofErr w:type="spellStart"/>
      <w:proofErr w:type="gramStart"/>
      <w:r w:rsidRPr="006A3FEF">
        <w:rPr>
          <w:rFonts w:ascii="Consolas" w:eastAsia="Times New Roman" w:hAnsi="Consolas"/>
          <w:kern w:val="0"/>
          <w:sz w:val="20"/>
          <w:szCs w:val="20"/>
          <w:lang w:eastAsia="en-US"/>
        </w:rPr>
        <w:t>newRoute</w:t>
      </w:r>
      <w:proofErr w:type="spellEnd"/>
      <w:r w:rsidRPr="006A3FEF">
        <w:rPr>
          <w:rFonts w:ascii="Consolas" w:eastAsia="Times New Roman" w:hAnsi="Consolas"/>
          <w:kern w:val="0"/>
          <w:sz w:val="20"/>
          <w:szCs w:val="20"/>
          <w:lang w:eastAsia="en-US"/>
        </w:rPr>
        <w:t>(</w:t>
      </w:r>
      <w:proofErr w:type="gramEnd"/>
      <w:r w:rsidRPr="006A3FEF">
        <w:rPr>
          <w:rFonts w:ascii="Consolas" w:eastAsia="Times New Roman" w:hAnsi="Consolas"/>
          <w:kern w:val="0"/>
          <w:sz w:val="20"/>
          <w:szCs w:val="20"/>
          <w:lang w:eastAsia="en-US"/>
        </w:rPr>
        <w:t xml:space="preserve">end, :) = </w:t>
      </w:r>
      <w:proofErr w:type="spellStart"/>
      <w:r w:rsidRPr="006A3FEF">
        <w:rPr>
          <w:rFonts w:ascii="Consolas" w:eastAsia="Times New Roman" w:hAnsi="Consolas"/>
          <w:kern w:val="0"/>
          <w:sz w:val="20"/>
          <w:szCs w:val="20"/>
          <w:lang w:eastAsia="en-US"/>
        </w:rPr>
        <w:t>newRoute</w:t>
      </w:r>
      <w:proofErr w:type="spellEnd"/>
      <w:r w:rsidRPr="006A3FEF">
        <w:rPr>
          <w:rFonts w:ascii="Consolas" w:eastAsia="Times New Roman" w:hAnsi="Consolas"/>
          <w:kern w:val="0"/>
          <w:sz w:val="20"/>
          <w:szCs w:val="20"/>
          <w:lang w:eastAsia="en-US"/>
        </w:rPr>
        <w:t>(1, :);</w:t>
      </w:r>
    </w:p>
    <w:p w14:paraId="7AF61A3F" w14:textId="2BD39788" w:rsidR="006A3FEF" w:rsidRDefault="006A3FEF" w:rsidP="00C34405">
      <w:pPr>
        <w:widowControl/>
        <w:rPr>
          <w:rFonts w:ascii="Consolas" w:eastAsia="Times New Roman" w:hAnsi="Consolas"/>
          <w:kern w:val="0"/>
          <w:sz w:val="20"/>
          <w:szCs w:val="20"/>
          <w:lang w:eastAsia="en-US"/>
        </w:rPr>
      </w:pPr>
      <w:r w:rsidRPr="006A3FEF">
        <w:rPr>
          <w:rFonts w:ascii="Consolas" w:eastAsia="Times New Roman" w:hAnsi="Consolas"/>
          <w:color w:val="0E00FF"/>
          <w:kern w:val="0"/>
          <w:sz w:val="20"/>
          <w:szCs w:val="20"/>
          <w:lang w:eastAsia="en-US"/>
        </w:rPr>
        <w:t>end</w:t>
      </w:r>
    </w:p>
    <w:p w14:paraId="2BA73628" w14:textId="48D573AC" w:rsidR="00C34405" w:rsidRDefault="00C34405">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3FC370D7" w14:textId="7C71DC84" w:rsidR="00C34405" w:rsidRDefault="00C34405" w:rsidP="00C34405">
      <w:pPr>
        <w:pStyle w:val="Heading2"/>
        <w:rPr>
          <w:rFonts w:eastAsia="Times New Roman"/>
          <w:lang w:eastAsia="en-US"/>
        </w:rPr>
      </w:pPr>
      <w:bookmarkStart w:id="35" w:name="_Toc134584526"/>
      <w:r>
        <w:rPr>
          <w:rFonts w:eastAsia="Times New Roman"/>
          <w:lang w:eastAsia="en-US"/>
        </w:rPr>
        <w:lastRenderedPageBreak/>
        <w:t>Appendix 13 – Self Organizing Map Code</w:t>
      </w:r>
      <w:bookmarkEnd w:id="35"/>
    </w:p>
    <w:p w14:paraId="0BE3492A"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 xml:space="preserve">function </w:t>
      </w:r>
      <w:r w:rsidRPr="00C34405">
        <w:rPr>
          <w:rFonts w:ascii="Consolas" w:eastAsia="Times New Roman" w:hAnsi="Consolas"/>
          <w:kern w:val="0"/>
          <w:sz w:val="20"/>
          <w:szCs w:val="20"/>
          <w:lang w:eastAsia="en-US"/>
        </w:rPr>
        <w:t xml:space="preserve">[network, </w:t>
      </w: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routeDistance</w:t>
      </w:r>
      <w:proofErr w:type="spellEnd"/>
      <w:r w:rsidRPr="00C34405">
        <w:rPr>
          <w:rFonts w:ascii="Consolas" w:eastAsia="Times New Roman" w:hAnsi="Consolas"/>
          <w:kern w:val="0"/>
          <w:sz w:val="20"/>
          <w:szCs w:val="20"/>
          <w:lang w:eastAsia="en-US"/>
        </w:rPr>
        <w:t xml:space="preserve">] = </w:t>
      </w:r>
      <w:proofErr w:type="spellStart"/>
      <w:r w:rsidRPr="00C34405">
        <w:rPr>
          <w:rFonts w:ascii="Consolas" w:eastAsia="Times New Roman" w:hAnsi="Consolas"/>
          <w:kern w:val="0"/>
          <w:sz w:val="20"/>
          <w:szCs w:val="20"/>
          <w:lang w:eastAsia="en-US"/>
        </w:rPr>
        <w:t>self_organizing_</w:t>
      </w:r>
      <w:proofErr w:type="gramStart"/>
      <w:r w:rsidRPr="00C34405">
        <w:rPr>
          <w:rFonts w:ascii="Consolas" w:eastAsia="Times New Roman" w:hAnsi="Consolas"/>
          <w:kern w:val="0"/>
          <w:sz w:val="20"/>
          <w:szCs w:val="20"/>
          <w:lang w:eastAsia="en-US"/>
        </w:rPr>
        <w:t>map</w:t>
      </w:r>
      <w:proofErr w:type="spellEnd"/>
      <w:r w:rsidRPr="00C34405">
        <w:rPr>
          <w:rFonts w:ascii="Consolas" w:eastAsia="Times New Roman" w:hAnsi="Consolas"/>
          <w:kern w:val="0"/>
          <w:sz w:val="20"/>
          <w:szCs w:val="20"/>
          <w:lang w:eastAsia="en-US"/>
        </w:rPr>
        <w:t>(</w:t>
      </w:r>
      <w:proofErr w:type="spellStart"/>
      <w:proofErr w:type="gramEnd"/>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map_size</w:t>
      </w:r>
      <w:proofErr w:type="spellEnd"/>
      <w:r w:rsidRPr="00C34405">
        <w:rPr>
          <w:rFonts w:ascii="Consolas" w:eastAsia="Times New Roman" w:hAnsi="Consolas"/>
          <w:kern w:val="0"/>
          <w:sz w:val="20"/>
          <w:szCs w:val="20"/>
          <w:lang w:eastAsia="en-US"/>
        </w:rPr>
        <w:t xml:space="preserve">, iterations, </w:t>
      </w:r>
      <w:proofErr w:type="spellStart"/>
      <w:r w:rsidRPr="00C34405">
        <w:rPr>
          <w:rFonts w:ascii="Consolas" w:eastAsia="Times New Roman" w:hAnsi="Consolas"/>
          <w:kern w:val="0"/>
          <w:sz w:val="20"/>
          <w:szCs w:val="20"/>
          <w:lang w:eastAsia="en-US"/>
        </w:rPr>
        <w:t>learning_rate</w:t>
      </w:r>
      <w:proofErr w:type="spellEnd"/>
      <w:r w:rsidRPr="00C34405">
        <w:rPr>
          <w:rFonts w:ascii="Consolas" w:eastAsia="Times New Roman" w:hAnsi="Consolas"/>
          <w:kern w:val="0"/>
          <w:sz w:val="20"/>
          <w:szCs w:val="20"/>
          <w:lang w:eastAsia="en-US"/>
        </w:rPr>
        <w:t>)</w:t>
      </w:r>
    </w:p>
    <w:p w14:paraId="297A835C"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Stage 1: Generate the Initial Network&lt;/h2&gt;</w:t>
      </w:r>
    </w:p>
    <w:p w14:paraId="5C0E359D" w14:textId="77777777" w:rsidR="00C34405" w:rsidRPr="00C34405" w:rsidRDefault="00C34405" w:rsidP="00C34405">
      <w:pPr>
        <w:widowControl/>
        <w:rPr>
          <w:rFonts w:ascii="Consolas" w:eastAsia="Times New Roman" w:hAnsi="Consolas"/>
          <w:kern w:val="0"/>
          <w:sz w:val="20"/>
          <w:szCs w:val="20"/>
          <w:lang w:eastAsia="en-US"/>
        </w:rPr>
      </w:pPr>
    </w:p>
    <w:p w14:paraId="282BB608"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Neurons are dynamically scaled with the number of waypoints present on the</w:t>
      </w:r>
    </w:p>
    <w:p w14:paraId="2FF31D42"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map. The constant multiplier can be adjusted to fine-tune the network.</w:t>
      </w:r>
    </w:p>
    <w:p w14:paraId="1CB64A57" w14:textId="77777777" w:rsidR="00C34405" w:rsidRPr="00C34405" w:rsidRDefault="00C34405" w:rsidP="00C34405">
      <w:pPr>
        <w:widowControl/>
        <w:rPr>
          <w:rFonts w:ascii="Consolas" w:eastAsia="Times New Roman" w:hAnsi="Consolas"/>
          <w:kern w:val="0"/>
          <w:sz w:val="20"/>
          <w:szCs w:val="20"/>
          <w:lang w:eastAsia="en-US"/>
        </w:rPr>
      </w:pPr>
      <w:proofErr w:type="spellStart"/>
      <w:r w:rsidRPr="00C34405">
        <w:rPr>
          <w:rFonts w:ascii="Consolas" w:eastAsia="Times New Roman" w:hAnsi="Consolas"/>
          <w:kern w:val="0"/>
          <w:sz w:val="20"/>
          <w:szCs w:val="20"/>
          <w:lang w:eastAsia="en-US"/>
        </w:rPr>
        <w:t>activeNeurons</w:t>
      </w:r>
      <w:proofErr w:type="spellEnd"/>
      <w:r w:rsidRPr="00C34405">
        <w:rPr>
          <w:rFonts w:ascii="Consolas" w:eastAsia="Times New Roman" w:hAnsi="Consolas"/>
          <w:kern w:val="0"/>
          <w:sz w:val="20"/>
          <w:szCs w:val="20"/>
          <w:lang w:eastAsia="en-US"/>
        </w:rPr>
        <w:t xml:space="preserve"> = height(</w:t>
      </w:r>
      <w:proofErr w:type="spellStart"/>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8;</w:t>
      </w:r>
      <w:proofErr w:type="gramEnd"/>
    </w:p>
    <w:p w14:paraId="184EAB86" w14:textId="77777777" w:rsidR="00C34405" w:rsidRPr="00C34405" w:rsidRDefault="00C34405" w:rsidP="00C34405">
      <w:pPr>
        <w:widowControl/>
        <w:rPr>
          <w:rFonts w:ascii="Consolas" w:eastAsia="Times New Roman" w:hAnsi="Consolas"/>
          <w:kern w:val="0"/>
          <w:sz w:val="20"/>
          <w:szCs w:val="20"/>
          <w:lang w:eastAsia="en-US"/>
        </w:rPr>
      </w:pP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rand(</w:t>
      </w:r>
      <w:proofErr w:type="spellStart"/>
      <w:proofErr w:type="gramEnd"/>
      <w:r w:rsidRPr="00C34405">
        <w:rPr>
          <w:rFonts w:ascii="Consolas" w:eastAsia="Times New Roman" w:hAnsi="Consolas"/>
          <w:kern w:val="0"/>
          <w:sz w:val="20"/>
          <w:szCs w:val="20"/>
          <w:lang w:eastAsia="en-US"/>
        </w:rPr>
        <w:t>activeNeurons</w:t>
      </w:r>
      <w:proofErr w:type="spellEnd"/>
      <w:r w:rsidRPr="00C34405">
        <w:rPr>
          <w:rFonts w:ascii="Consolas" w:eastAsia="Times New Roman" w:hAnsi="Consolas"/>
          <w:kern w:val="0"/>
          <w:sz w:val="20"/>
          <w:szCs w:val="20"/>
          <w:lang w:eastAsia="en-US"/>
        </w:rPr>
        <w:t>, 2);</w:t>
      </w:r>
    </w:p>
    <w:p w14:paraId="1D16E4D6" w14:textId="77777777" w:rsidR="00C34405" w:rsidRPr="00C34405" w:rsidRDefault="00C34405" w:rsidP="00C34405">
      <w:pPr>
        <w:widowControl/>
        <w:rPr>
          <w:rFonts w:ascii="Consolas" w:eastAsia="Times New Roman" w:hAnsi="Consolas"/>
          <w:kern w:val="0"/>
          <w:sz w:val="20"/>
          <w:szCs w:val="20"/>
          <w:lang w:eastAsia="en-US"/>
        </w:rPr>
      </w:pPr>
    </w:p>
    <w:p w14:paraId="12559F3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xml:space="preserve">% In order to early terminate for dwindling improvements, a relationship must be </w:t>
      </w:r>
    </w:p>
    <w:p w14:paraId="79C9C0AB"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made between the closest neuron to a waypoint and its distance. This in</w:t>
      </w:r>
    </w:p>
    <w:p w14:paraId="4BF14918"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effect should cause the program to terminate when the rate of improvement</w:t>
      </w:r>
    </w:p>
    <w:p w14:paraId="028E09FF"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begins to dwindle.</w:t>
      </w:r>
    </w:p>
    <w:p w14:paraId="1E221ACF" w14:textId="77777777" w:rsidR="00C34405" w:rsidRPr="00C34405" w:rsidRDefault="00C34405" w:rsidP="00C34405">
      <w:pPr>
        <w:widowControl/>
        <w:rPr>
          <w:rFonts w:ascii="Consolas" w:eastAsia="Times New Roman" w:hAnsi="Consolas"/>
          <w:kern w:val="0"/>
          <w:sz w:val="20"/>
          <w:szCs w:val="20"/>
          <w:lang w:eastAsia="en-US"/>
        </w:rPr>
      </w:pPr>
      <w:proofErr w:type="spellStart"/>
      <w:r w:rsidRPr="00C34405">
        <w:rPr>
          <w:rFonts w:ascii="Consolas" w:eastAsia="Times New Roman" w:hAnsi="Consolas"/>
          <w:kern w:val="0"/>
          <w:sz w:val="20"/>
          <w:szCs w:val="20"/>
          <w:lang w:eastAsia="en-US"/>
        </w:rPr>
        <w:t>error_array</w:t>
      </w:r>
      <w:proofErr w:type="spellEnd"/>
      <w:r w:rsidRPr="00C34405">
        <w:rPr>
          <w:rFonts w:ascii="Consolas" w:eastAsia="Times New Roman" w:hAnsi="Consolas"/>
          <w:kern w:val="0"/>
          <w:sz w:val="20"/>
          <w:szCs w:val="20"/>
          <w:lang w:eastAsia="en-US"/>
        </w:rPr>
        <w:t xml:space="preserve"> = zeros(height(</w:t>
      </w:r>
      <w:proofErr w:type="spellStart"/>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 2</w:t>
      </w:r>
      <w:proofErr w:type="gramStart"/>
      <w:r w:rsidRPr="00C34405">
        <w:rPr>
          <w:rFonts w:ascii="Consolas" w:eastAsia="Times New Roman" w:hAnsi="Consolas"/>
          <w:kern w:val="0"/>
          <w:sz w:val="20"/>
          <w:szCs w:val="20"/>
          <w:lang w:eastAsia="en-US"/>
        </w:rPr>
        <w:t>);</w:t>
      </w:r>
      <w:proofErr w:type="gramEnd"/>
    </w:p>
    <w:p w14:paraId="1D6B4042" w14:textId="77777777" w:rsidR="00C34405" w:rsidRPr="00C34405" w:rsidRDefault="00C34405" w:rsidP="00C34405">
      <w:pPr>
        <w:widowControl/>
        <w:rPr>
          <w:rFonts w:ascii="Consolas" w:eastAsia="Times New Roman" w:hAnsi="Consolas"/>
          <w:kern w:val="0"/>
          <w:sz w:val="20"/>
          <w:szCs w:val="20"/>
          <w:lang w:eastAsia="en-US"/>
        </w:rPr>
      </w:pPr>
      <w:proofErr w:type="spellStart"/>
      <w:r w:rsidRPr="00C34405">
        <w:rPr>
          <w:rFonts w:ascii="Consolas" w:eastAsia="Times New Roman" w:hAnsi="Consolas"/>
          <w:kern w:val="0"/>
          <w:sz w:val="20"/>
          <w:szCs w:val="20"/>
          <w:lang w:eastAsia="en-US"/>
        </w:rPr>
        <w:t>error_array</w:t>
      </w:r>
      <w:proofErr w:type="spellEnd"/>
      <w:proofErr w:type="gramStart"/>
      <w:r w:rsidRPr="00C34405">
        <w:rPr>
          <w:rFonts w:ascii="Consolas" w:eastAsia="Times New Roman" w:hAnsi="Consolas"/>
          <w:kern w:val="0"/>
          <w:sz w:val="20"/>
          <w:szCs w:val="20"/>
          <w:lang w:eastAsia="en-US"/>
        </w:rPr>
        <w:t>(:,</w:t>
      </w:r>
      <w:proofErr w:type="gramEnd"/>
      <w:r w:rsidRPr="00C34405">
        <w:rPr>
          <w:rFonts w:ascii="Consolas" w:eastAsia="Times New Roman" w:hAnsi="Consolas"/>
          <w:kern w:val="0"/>
          <w:sz w:val="20"/>
          <w:szCs w:val="20"/>
          <w:lang w:eastAsia="en-US"/>
        </w:rPr>
        <w:t xml:space="preserve"> 2) = </w:t>
      </w:r>
      <w:proofErr w:type="spellStart"/>
      <w:r w:rsidRPr="00C34405">
        <w:rPr>
          <w:rFonts w:ascii="Consolas" w:eastAsia="Times New Roman" w:hAnsi="Consolas"/>
          <w:kern w:val="0"/>
          <w:sz w:val="20"/>
          <w:szCs w:val="20"/>
          <w:lang w:eastAsia="en-US"/>
        </w:rPr>
        <w:t>map_size</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map_size</w:t>
      </w:r>
      <w:proofErr w:type="spellEnd"/>
      <w:r w:rsidRPr="00C34405">
        <w:rPr>
          <w:rFonts w:ascii="Consolas" w:eastAsia="Times New Roman" w:hAnsi="Consolas"/>
          <w:kern w:val="0"/>
          <w:sz w:val="20"/>
          <w:szCs w:val="20"/>
          <w:lang w:eastAsia="en-US"/>
        </w:rPr>
        <w:t>;</w:t>
      </w:r>
    </w:p>
    <w:p w14:paraId="368CF24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Stage 2: Train the Network</w:t>
      </w:r>
    </w:p>
    <w:p w14:paraId="58376083"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 xml:space="preserve">for </w:t>
      </w:r>
      <w:proofErr w:type="spellStart"/>
      <w:r w:rsidRPr="00C34405">
        <w:rPr>
          <w:rFonts w:ascii="Consolas" w:eastAsia="Times New Roman" w:hAnsi="Consolas"/>
          <w:kern w:val="0"/>
          <w:sz w:val="20"/>
          <w:szCs w:val="20"/>
          <w:lang w:eastAsia="en-US"/>
        </w:rPr>
        <w:t>i</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1:iterations</w:t>
      </w:r>
      <w:proofErr w:type="gramEnd"/>
    </w:p>
    <w:p w14:paraId="5F7E6FCF"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error_array</w:t>
      </w:r>
      <w:proofErr w:type="spellEnd"/>
      <w:proofErr w:type="gramStart"/>
      <w:r w:rsidRPr="00C34405">
        <w:rPr>
          <w:rFonts w:ascii="Consolas" w:eastAsia="Times New Roman" w:hAnsi="Consolas"/>
          <w:kern w:val="0"/>
          <w:sz w:val="20"/>
          <w:szCs w:val="20"/>
          <w:lang w:eastAsia="en-US"/>
        </w:rPr>
        <w:t>(:,</w:t>
      </w:r>
      <w:proofErr w:type="gramEnd"/>
      <w:r w:rsidRPr="00C34405">
        <w:rPr>
          <w:rFonts w:ascii="Consolas" w:eastAsia="Times New Roman" w:hAnsi="Consolas"/>
          <w:kern w:val="0"/>
          <w:sz w:val="20"/>
          <w:szCs w:val="20"/>
          <w:lang w:eastAsia="en-US"/>
        </w:rPr>
        <w:t xml:space="preserve"> 1) = </w:t>
      </w:r>
      <w:proofErr w:type="spellStart"/>
      <w:r w:rsidRPr="00C34405">
        <w:rPr>
          <w:rFonts w:ascii="Consolas" w:eastAsia="Times New Roman" w:hAnsi="Consolas"/>
          <w:kern w:val="0"/>
          <w:sz w:val="20"/>
          <w:szCs w:val="20"/>
          <w:lang w:eastAsia="en-US"/>
        </w:rPr>
        <w:t>error_array</w:t>
      </w:r>
      <w:proofErr w:type="spellEnd"/>
      <w:r w:rsidRPr="00C34405">
        <w:rPr>
          <w:rFonts w:ascii="Consolas" w:eastAsia="Times New Roman" w:hAnsi="Consolas"/>
          <w:kern w:val="0"/>
          <w:sz w:val="20"/>
          <w:szCs w:val="20"/>
          <w:lang w:eastAsia="en-US"/>
        </w:rPr>
        <w:t>(:, 2);</w:t>
      </w:r>
    </w:p>
    <w:p w14:paraId="10943976" w14:textId="77777777" w:rsidR="00C34405" w:rsidRPr="00C34405" w:rsidRDefault="00C34405" w:rsidP="00C34405">
      <w:pPr>
        <w:widowControl/>
        <w:rPr>
          <w:rFonts w:ascii="Consolas" w:eastAsia="Times New Roman" w:hAnsi="Consolas"/>
          <w:kern w:val="0"/>
          <w:sz w:val="20"/>
          <w:szCs w:val="20"/>
          <w:lang w:eastAsia="en-US"/>
        </w:rPr>
      </w:pPr>
    </w:p>
    <w:p w14:paraId="216D0E81"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Stage 2a: Sample </w:t>
      </w:r>
      <w:proofErr w:type="gramStart"/>
      <w:r w:rsidRPr="00C34405">
        <w:rPr>
          <w:rFonts w:ascii="Consolas" w:eastAsia="Times New Roman" w:hAnsi="Consolas"/>
          <w:color w:val="008013"/>
          <w:kern w:val="0"/>
          <w:sz w:val="20"/>
          <w:szCs w:val="20"/>
          <w:lang w:eastAsia="en-US"/>
        </w:rPr>
        <w:t>In</w:t>
      </w:r>
      <w:proofErr w:type="gramEnd"/>
      <w:r w:rsidRPr="00C34405">
        <w:rPr>
          <w:rFonts w:ascii="Consolas" w:eastAsia="Times New Roman" w:hAnsi="Consolas"/>
          <w:color w:val="008013"/>
          <w:kern w:val="0"/>
          <w:sz w:val="20"/>
          <w:szCs w:val="20"/>
          <w:lang w:eastAsia="en-US"/>
        </w:rPr>
        <w:t xml:space="preserve"> Waypoint Order</w:t>
      </w:r>
    </w:p>
    <w:p w14:paraId="6FD22BE6"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waypoint_index</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mod(</w:t>
      </w:r>
      <w:proofErr w:type="gramEnd"/>
      <w:r w:rsidRPr="00C34405">
        <w:rPr>
          <w:rFonts w:ascii="Consolas" w:eastAsia="Times New Roman" w:hAnsi="Consolas"/>
          <w:kern w:val="0"/>
          <w:sz w:val="20"/>
          <w:szCs w:val="20"/>
          <w:lang w:eastAsia="en-US"/>
        </w:rPr>
        <w:t>i-1, height(</w:t>
      </w:r>
      <w:proofErr w:type="spellStart"/>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 + 1;</w:t>
      </w:r>
    </w:p>
    <w:p w14:paraId="6CEB09DE"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waypoint = </w:t>
      </w:r>
      <w:proofErr w:type="spellStart"/>
      <w:r w:rsidRPr="00C34405">
        <w:rPr>
          <w:rFonts w:ascii="Consolas" w:eastAsia="Times New Roman" w:hAnsi="Consolas"/>
          <w:kern w:val="0"/>
          <w:sz w:val="20"/>
          <w:szCs w:val="20"/>
          <w:lang w:eastAsia="en-US"/>
        </w:rPr>
        <w:t>map_</w:t>
      </w:r>
      <w:proofErr w:type="gramStart"/>
      <w:r w:rsidRPr="00C34405">
        <w:rPr>
          <w:rFonts w:ascii="Consolas" w:eastAsia="Times New Roman" w:hAnsi="Consolas"/>
          <w:kern w:val="0"/>
          <w:sz w:val="20"/>
          <w:szCs w:val="20"/>
          <w:lang w:eastAsia="en-US"/>
        </w:rPr>
        <w:t>waypoints</w:t>
      </w:r>
      <w:proofErr w:type="spellEnd"/>
      <w:r w:rsidRPr="00C34405">
        <w:rPr>
          <w:rFonts w:ascii="Consolas" w:eastAsia="Times New Roman" w:hAnsi="Consolas"/>
          <w:kern w:val="0"/>
          <w:sz w:val="20"/>
          <w:szCs w:val="20"/>
          <w:lang w:eastAsia="en-US"/>
        </w:rPr>
        <w:t>(</w:t>
      </w:r>
      <w:proofErr w:type="spellStart"/>
      <w:proofErr w:type="gramEnd"/>
      <w:r w:rsidRPr="00C34405">
        <w:rPr>
          <w:rFonts w:ascii="Consolas" w:eastAsia="Times New Roman" w:hAnsi="Consolas"/>
          <w:kern w:val="0"/>
          <w:sz w:val="20"/>
          <w:szCs w:val="20"/>
          <w:lang w:eastAsia="en-US"/>
        </w:rPr>
        <w:t>waypoint_index</w:t>
      </w:r>
      <w:proofErr w:type="spellEnd"/>
      <w:r w:rsidRPr="00C34405">
        <w:rPr>
          <w:rFonts w:ascii="Consolas" w:eastAsia="Times New Roman" w:hAnsi="Consolas"/>
          <w:kern w:val="0"/>
          <w:sz w:val="20"/>
          <w:szCs w:val="20"/>
          <w:lang w:eastAsia="en-US"/>
        </w:rPr>
        <w:t>, :);</w:t>
      </w:r>
    </w:p>
    <w:p w14:paraId="0FE67878" w14:textId="77777777" w:rsidR="00C34405" w:rsidRPr="00C34405" w:rsidRDefault="00C34405" w:rsidP="00C34405">
      <w:pPr>
        <w:widowControl/>
        <w:rPr>
          <w:rFonts w:ascii="Consolas" w:eastAsia="Times New Roman" w:hAnsi="Consolas"/>
          <w:kern w:val="0"/>
          <w:sz w:val="20"/>
          <w:szCs w:val="20"/>
          <w:lang w:eastAsia="en-US"/>
        </w:rPr>
      </w:pPr>
    </w:p>
    <w:p w14:paraId="17A85FF3"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Stage 2b: Find Closest ("Winning") Neuron</w:t>
      </w:r>
    </w:p>
    <w:p w14:paraId="3175A44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Its index and value are saved to be used in the gaussian calculation,</w:t>
      </w:r>
    </w:p>
    <w:p w14:paraId="092BF7B6"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w:t>
      </w:r>
      <w:proofErr w:type="gramStart"/>
      <w:r w:rsidRPr="00C34405">
        <w:rPr>
          <w:rFonts w:ascii="Consolas" w:eastAsia="Times New Roman" w:hAnsi="Consolas"/>
          <w:color w:val="008013"/>
          <w:kern w:val="0"/>
          <w:sz w:val="20"/>
          <w:szCs w:val="20"/>
          <w:lang w:eastAsia="en-US"/>
        </w:rPr>
        <w:t>the</w:t>
      </w:r>
      <w:proofErr w:type="gramEnd"/>
      <w:r w:rsidRPr="00C34405">
        <w:rPr>
          <w:rFonts w:ascii="Consolas" w:eastAsia="Times New Roman" w:hAnsi="Consolas"/>
          <w:color w:val="008013"/>
          <w:kern w:val="0"/>
          <w:sz w:val="20"/>
          <w:szCs w:val="20"/>
          <w:lang w:eastAsia="en-US"/>
        </w:rPr>
        <w:t xml:space="preserve"> winning neuron defaults to being the first element in the</w:t>
      </w:r>
    </w:p>
    <w:p w14:paraId="76CAB244"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generated network (</w:t>
      </w:r>
      <w:proofErr w:type="spellStart"/>
      <w:r w:rsidRPr="00C34405">
        <w:rPr>
          <w:rFonts w:ascii="Consolas" w:eastAsia="Times New Roman" w:hAnsi="Consolas"/>
          <w:color w:val="008013"/>
          <w:kern w:val="0"/>
          <w:sz w:val="20"/>
          <w:szCs w:val="20"/>
          <w:lang w:eastAsia="en-US"/>
        </w:rPr>
        <w:t>networkNeurons</w:t>
      </w:r>
      <w:proofErr w:type="spellEnd"/>
      <w:r w:rsidRPr="00C34405">
        <w:rPr>
          <w:rFonts w:ascii="Consolas" w:eastAsia="Times New Roman" w:hAnsi="Consolas"/>
          <w:color w:val="008013"/>
          <w:kern w:val="0"/>
          <w:sz w:val="20"/>
          <w:szCs w:val="20"/>
          <w:lang w:eastAsia="en-US"/>
        </w:rPr>
        <w:t xml:space="preserve">). This can potentially </w:t>
      </w:r>
      <w:proofErr w:type="gramStart"/>
      <w:r w:rsidRPr="00C34405">
        <w:rPr>
          <w:rFonts w:ascii="Consolas" w:eastAsia="Times New Roman" w:hAnsi="Consolas"/>
          <w:color w:val="008013"/>
          <w:kern w:val="0"/>
          <w:sz w:val="20"/>
          <w:szCs w:val="20"/>
          <w:lang w:eastAsia="en-US"/>
        </w:rPr>
        <w:t>be</w:t>
      </w:r>
      <w:proofErr w:type="gramEnd"/>
    </w:p>
    <w:p w14:paraId="5925E0E6"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functionalized/optimized by moving it to a function and finding a way</w:t>
      </w:r>
    </w:p>
    <w:p w14:paraId="1D31BDAF"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to apply </w:t>
      </w:r>
      <w:proofErr w:type="spellStart"/>
      <w:r w:rsidRPr="00C34405">
        <w:rPr>
          <w:rFonts w:ascii="Consolas" w:eastAsia="Times New Roman" w:hAnsi="Consolas"/>
          <w:color w:val="008013"/>
          <w:kern w:val="0"/>
          <w:sz w:val="20"/>
          <w:szCs w:val="20"/>
          <w:lang w:eastAsia="en-US"/>
        </w:rPr>
        <w:t>pdist</w:t>
      </w:r>
      <w:proofErr w:type="spellEnd"/>
      <w:r w:rsidRPr="00C34405">
        <w:rPr>
          <w:rFonts w:ascii="Consolas" w:eastAsia="Times New Roman" w:hAnsi="Consolas"/>
          <w:color w:val="008013"/>
          <w:kern w:val="0"/>
          <w:sz w:val="20"/>
          <w:szCs w:val="20"/>
          <w:lang w:eastAsia="en-US"/>
        </w:rPr>
        <w:t xml:space="preserve"> to two arrays.</w:t>
      </w:r>
    </w:p>
    <w:p w14:paraId="1846AC28" w14:textId="77777777" w:rsidR="00C34405" w:rsidRPr="00C34405" w:rsidRDefault="00C34405" w:rsidP="00C34405">
      <w:pPr>
        <w:widowControl/>
        <w:rPr>
          <w:rFonts w:ascii="Consolas" w:eastAsia="Times New Roman" w:hAnsi="Consolas"/>
          <w:kern w:val="0"/>
          <w:sz w:val="20"/>
          <w:szCs w:val="20"/>
          <w:lang w:eastAsia="en-US"/>
        </w:rPr>
      </w:pPr>
    </w:p>
    <w:p w14:paraId="6A473C3E"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closestNeuron_Index</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1;</w:t>
      </w:r>
      <w:proofErr w:type="gramEnd"/>
    </w:p>
    <w:p w14:paraId="49DEFBD4"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closestNeuron_Distance</w:t>
      </w:r>
      <w:proofErr w:type="spellEnd"/>
      <w:r w:rsidRPr="00C34405">
        <w:rPr>
          <w:rFonts w:ascii="Consolas" w:eastAsia="Times New Roman" w:hAnsi="Consolas"/>
          <w:kern w:val="0"/>
          <w:sz w:val="20"/>
          <w:szCs w:val="20"/>
          <w:lang w:eastAsia="en-US"/>
        </w:rPr>
        <w:t xml:space="preserve"> = </w:t>
      </w:r>
      <w:proofErr w:type="spellStart"/>
      <w:proofErr w:type="gramStart"/>
      <w:r w:rsidRPr="00C34405">
        <w:rPr>
          <w:rFonts w:ascii="Consolas" w:eastAsia="Times New Roman" w:hAnsi="Consolas"/>
          <w:kern w:val="0"/>
          <w:sz w:val="20"/>
          <w:szCs w:val="20"/>
          <w:lang w:eastAsia="en-US"/>
        </w:rPr>
        <w:t>pdist</w:t>
      </w:r>
      <w:proofErr w:type="spellEnd"/>
      <w:r w:rsidRPr="00C34405">
        <w:rPr>
          <w:rFonts w:ascii="Consolas" w:eastAsia="Times New Roman" w:hAnsi="Consolas"/>
          <w:kern w:val="0"/>
          <w:sz w:val="20"/>
          <w:szCs w:val="20"/>
          <w:lang w:eastAsia="en-US"/>
        </w:rPr>
        <w:t>(</w:t>
      </w:r>
      <w:proofErr w:type="gramEnd"/>
      <w:r w:rsidRPr="00C34405">
        <w:rPr>
          <w:rFonts w:ascii="Consolas" w:eastAsia="Times New Roman" w:hAnsi="Consolas"/>
          <w:kern w:val="0"/>
          <w:sz w:val="20"/>
          <w:szCs w:val="20"/>
          <w:lang w:eastAsia="en-US"/>
        </w:rPr>
        <w:t xml:space="preserve">[waypoint; </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(1, :)]);</w:t>
      </w:r>
    </w:p>
    <w:p w14:paraId="0A6FBDAC"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lastRenderedPageBreak/>
        <w:t xml:space="preserve">     </w:t>
      </w:r>
      <w:r w:rsidRPr="00C34405">
        <w:rPr>
          <w:rFonts w:ascii="Consolas" w:eastAsia="Times New Roman" w:hAnsi="Consolas"/>
          <w:color w:val="0E00FF"/>
          <w:kern w:val="0"/>
          <w:sz w:val="20"/>
          <w:szCs w:val="20"/>
          <w:lang w:eastAsia="en-US"/>
        </w:rPr>
        <w:t xml:space="preserve">for </w:t>
      </w:r>
      <w:r w:rsidRPr="00C34405">
        <w:rPr>
          <w:rFonts w:ascii="Consolas" w:eastAsia="Times New Roman" w:hAnsi="Consolas"/>
          <w:kern w:val="0"/>
          <w:sz w:val="20"/>
          <w:szCs w:val="20"/>
          <w:lang w:eastAsia="en-US"/>
        </w:rPr>
        <w:t xml:space="preserve">j = </w:t>
      </w:r>
      <w:proofErr w:type="gramStart"/>
      <w:r w:rsidRPr="00C34405">
        <w:rPr>
          <w:rFonts w:ascii="Consolas" w:eastAsia="Times New Roman" w:hAnsi="Consolas"/>
          <w:kern w:val="0"/>
          <w:sz w:val="20"/>
          <w:szCs w:val="20"/>
          <w:lang w:eastAsia="en-US"/>
        </w:rPr>
        <w:t>2:height</w:t>
      </w:r>
      <w:proofErr w:type="gram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w:t>
      </w:r>
    </w:p>
    <w:p w14:paraId="7BCC382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distance = </w:t>
      </w:r>
      <w:proofErr w:type="spellStart"/>
      <w:proofErr w:type="gramStart"/>
      <w:r w:rsidRPr="00C34405">
        <w:rPr>
          <w:rFonts w:ascii="Consolas" w:eastAsia="Times New Roman" w:hAnsi="Consolas"/>
          <w:kern w:val="0"/>
          <w:sz w:val="20"/>
          <w:szCs w:val="20"/>
          <w:lang w:eastAsia="en-US"/>
        </w:rPr>
        <w:t>pdist</w:t>
      </w:r>
      <w:proofErr w:type="spellEnd"/>
      <w:r w:rsidRPr="00C34405">
        <w:rPr>
          <w:rFonts w:ascii="Consolas" w:eastAsia="Times New Roman" w:hAnsi="Consolas"/>
          <w:kern w:val="0"/>
          <w:sz w:val="20"/>
          <w:szCs w:val="20"/>
          <w:lang w:eastAsia="en-US"/>
        </w:rPr>
        <w:t>(</w:t>
      </w:r>
      <w:proofErr w:type="gramEnd"/>
      <w:r w:rsidRPr="00C34405">
        <w:rPr>
          <w:rFonts w:ascii="Consolas" w:eastAsia="Times New Roman" w:hAnsi="Consolas"/>
          <w:kern w:val="0"/>
          <w:sz w:val="20"/>
          <w:szCs w:val="20"/>
          <w:lang w:eastAsia="en-US"/>
        </w:rPr>
        <w:t xml:space="preserve">[waypoint; </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(j, :)]);</w:t>
      </w:r>
    </w:p>
    <w:p w14:paraId="64938470"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 xml:space="preserve">(distance &lt; </w:t>
      </w:r>
      <w:proofErr w:type="spellStart"/>
      <w:r w:rsidRPr="00C34405">
        <w:rPr>
          <w:rFonts w:ascii="Consolas" w:eastAsia="Times New Roman" w:hAnsi="Consolas"/>
          <w:kern w:val="0"/>
          <w:sz w:val="20"/>
          <w:szCs w:val="20"/>
          <w:lang w:eastAsia="en-US"/>
        </w:rPr>
        <w:t>closestNeuron_Distance</w:t>
      </w:r>
      <w:proofErr w:type="spellEnd"/>
      <w:r w:rsidRPr="00C34405">
        <w:rPr>
          <w:rFonts w:ascii="Consolas" w:eastAsia="Times New Roman" w:hAnsi="Consolas"/>
          <w:kern w:val="0"/>
          <w:sz w:val="20"/>
          <w:szCs w:val="20"/>
          <w:lang w:eastAsia="en-US"/>
        </w:rPr>
        <w:t>)</w:t>
      </w:r>
    </w:p>
    <w:p w14:paraId="0A4CAD2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closestNeuron_Index</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j;</w:t>
      </w:r>
      <w:proofErr w:type="gramEnd"/>
    </w:p>
    <w:p w14:paraId="3A9BA3A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closestNeuron_Distance</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distance;</w:t>
      </w:r>
      <w:proofErr w:type="gramEnd"/>
    </w:p>
    <w:p w14:paraId="7FE252D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2891417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6789957F" w14:textId="77777777" w:rsidR="00C34405" w:rsidRPr="00C34405" w:rsidRDefault="00C34405" w:rsidP="00C34405">
      <w:pPr>
        <w:widowControl/>
        <w:rPr>
          <w:rFonts w:ascii="Consolas" w:eastAsia="Times New Roman" w:hAnsi="Consolas"/>
          <w:kern w:val="0"/>
          <w:sz w:val="20"/>
          <w:szCs w:val="20"/>
          <w:lang w:eastAsia="en-US"/>
        </w:rPr>
      </w:pPr>
    </w:p>
    <w:p w14:paraId="2439217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Stage 2c: Apply Gaussian Regression</w:t>
      </w:r>
    </w:p>
    <w:p w14:paraId="3EC5EDDB"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Calculate a gaussian based off closest neuron, this will be applied to</w:t>
      </w:r>
    </w:p>
    <w:p w14:paraId="4A42CEAA"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w:t>
      </w:r>
      <w:proofErr w:type="gramStart"/>
      <w:r w:rsidRPr="00C34405">
        <w:rPr>
          <w:rFonts w:ascii="Consolas" w:eastAsia="Times New Roman" w:hAnsi="Consolas"/>
          <w:color w:val="008013"/>
          <w:kern w:val="0"/>
          <w:sz w:val="20"/>
          <w:szCs w:val="20"/>
          <w:lang w:eastAsia="en-US"/>
        </w:rPr>
        <w:t>the</w:t>
      </w:r>
      <w:proofErr w:type="gramEnd"/>
      <w:r w:rsidRPr="00C34405">
        <w:rPr>
          <w:rFonts w:ascii="Consolas" w:eastAsia="Times New Roman" w:hAnsi="Consolas"/>
          <w:color w:val="008013"/>
          <w:kern w:val="0"/>
          <w:sz w:val="20"/>
          <w:szCs w:val="20"/>
          <w:lang w:eastAsia="en-US"/>
        </w:rPr>
        <w:t xml:space="preserve"> rest of the network as a way to update their weights. This</w:t>
      </w:r>
    </w:p>
    <w:p w14:paraId="7FFF1D01"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methodology allows for a greater effect on points closer to the</w:t>
      </w:r>
    </w:p>
    <w:p w14:paraId="7908B9FA"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closest point with dwindling affects as the distance to the closest</w:t>
      </w:r>
    </w:p>
    <w:p w14:paraId="5ED3AD85"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point increases. Radius (radix) is determined by the</w:t>
      </w:r>
    </w:p>
    <w:p w14:paraId="79B4B156"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w:t>
      </w:r>
      <w:proofErr w:type="spellStart"/>
      <w:r w:rsidRPr="00C34405">
        <w:rPr>
          <w:rFonts w:ascii="Consolas" w:eastAsia="Times New Roman" w:hAnsi="Consolas"/>
          <w:color w:val="008013"/>
          <w:kern w:val="0"/>
          <w:sz w:val="20"/>
          <w:szCs w:val="20"/>
          <w:lang w:eastAsia="en-US"/>
        </w:rPr>
        <w:t>activeNeurons</w:t>
      </w:r>
      <w:proofErr w:type="spellEnd"/>
      <w:r w:rsidRPr="00C34405">
        <w:rPr>
          <w:rFonts w:ascii="Consolas" w:eastAsia="Times New Roman" w:hAnsi="Consolas"/>
          <w:color w:val="008013"/>
          <w:kern w:val="0"/>
          <w:sz w:val="20"/>
          <w:szCs w:val="20"/>
          <w:lang w:eastAsia="en-US"/>
        </w:rPr>
        <w:t>", and is labeled this way primarily since the number</w:t>
      </w:r>
    </w:p>
    <w:p w14:paraId="24043145"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is based off the number of neurons at start and it decays to 0. In</w:t>
      </w:r>
    </w:p>
    <w:p w14:paraId="4FE2F5D0"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w:t>
      </w:r>
      <w:proofErr w:type="gramStart"/>
      <w:r w:rsidRPr="00C34405">
        <w:rPr>
          <w:rFonts w:ascii="Consolas" w:eastAsia="Times New Roman" w:hAnsi="Consolas"/>
          <w:color w:val="008013"/>
          <w:kern w:val="0"/>
          <w:sz w:val="20"/>
          <w:szCs w:val="20"/>
          <w:lang w:eastAsia="en-US"/>
        </w:rPr>
        <w:t>many</w:t>
      </w:r>
      <w:proofErr w:type="gramEnd"/>
      <w:r w:rsidRPr="00C34405">
        <w:rPr>
          <w:rFonts w:ascii="Consolas" w:eastAsia="Times New Roman" w:hAnsi="Consolas"/>
          <w:color w:val="008013"/>
          <w:kern w:val="0"/>
          <w:sz w:val="20"/>
          <w:szCs w:val="20"/>
          <w:lang w:eastAsia="en-US"/>
        </w:rPr>
        <w:t xml:space="preserve"> ways this resembles "drop out" seen in many Neural Networks such</w:t>
      </w:r>
    </w:p>
    <w:p w14:paraId="50FD0CEB"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w:t>
      </w:r>
      <w:proofErr w:type="gramStart"/>
      <w:r w:rsidRPr="00C34405">
        <w:rPr>
          <w:rFonts w:ascii="Consolas" w:eastAsia="Times New Roman" w:hAnsi="Consolas"/>
          <w:color w:val="008013"/>
          <w:kern w:val="0"/>
          <w:sz w:val="20"/>
          <w:szCs w:val="20"/>
          <w:lang w:eastAsia="en-US"/>
        </w:rPr>
        <w:t>as</w:t>
      </w:r>
      <w:proofErr w:type="gramEnd"/>
      <w:r w:rsidRPr="00C34405">
        <w:rPr>
          <w:rFonts w:ascii="Consolas" w:eastAsia="Times New Roman" w:hAnsi="Consolas"/>
          <w:color w:val="008013"/>
          <w:kern w:val="0"/>
          <w:sz w:val="20"/>
          <w:szCs w:val="20"/>
          <w:lang w:eastAsia="en-US"/>
        </w:rPr>
        <w:t xml:space="preserve"> CNNs.</w:t>
      </w:r>
    </w:p>
    <w:p w14:paraId="16E583D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
    <w:p w14:paraId="7DFF9B3B"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center = </w:t>
      </w:r>
      <w:proofErr w:type="spellStart"/>
      <w:r w:rsidRPr="00C34405">
        <w:rPr>
          <w:rFonts w:ascii="Consolas" w:eastAsia="Times New Roman" w:hAnsi="Consolas"/>
          <w:kern w:val="0"/>
          <w:sz w:val="20"/>
          <w:szCs w:val="20"/>
          <w:lang w:eastAsia="en-US"/>
        </w:rPr>
        <w:t>closestNeuron_</w:t>
      </w:r>
      <w:proofErr w:type="gramStart"/>
      <w:r w:rsidRPr="00C34405">
        <w:rPr>
          <w:rFonts w:ascii="Consolas" w:eastAsia="Times New Roman" w:hAnsi="Consolas"/>
          <w:kern w:val="0"/>
          <w:sz w:val="20"/>
          <w:szCs w:val="20"/>
          <w:lang w:eastAsia="en-US"/>
        </w:rPr>
        <w:t>Index</w:t>
      </w:r>
      <w:proofErr w:type="spellEnd"/>
      <w:r w:rsidRPr="00C34405">
        <w:rPr>
          <w:rFonts w:ascii="Consolas" w:eastAsia="Times New Roman" w:hAnsi="Consolas"/>
          <w:kern w:val="0"/>
          <w:sz w:val="20"/>
          <w:szCs w:val="20"/>
          <w:lang w:eastAsia="en-US"/>
        </w:rPr>
        <w:t>;</w:t>
      </w:r>
      <w:proofErr w:type="gramEnd"/>
    </w:p>
    <w:p w14:paraId="51F31540"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domain = height(</w:t>
      </w:r>
      <w:proofErr w:type="spellStart"/>
      <w:r w:rsidRPr="00C34405">
        <w:rPr>
          <w:rFonts w:ascii="Consolas" w:eastAsia="Times New Roman" w:hAnsi="Consolas"/>
          <w:kern w:val="0"/>
          <w:sz w:val="20"/>
          <w:szCs w:val="20"/>
          <w:lang w:eastAsia="en-US"/>
        </w:rPr>
        <w:t>networkNeurons</w:t>
      </w:r>
      <w:proofErr w:type="spellEnd"/>
      <w:proofErr w:type="gramStart"/>
      <w:r w:rsidRPr="00C34405">
        <w:rPr>
          <w:rFonts w:ascii="Consolas" w:eastAsia="Times New Roman" w:hAnsi="Consolas"/>
          <w:kern w:val="0"/>
          <w:sz w:val="20"/>
          <w:szCs w:val="20"/>
          <w:lang w:eastAsia="en-US"/>
        </w:rPr>
        <w:t>);</w:t>
      </w:r>
      <w:proofErr w:type="gramEnd"/>
    </w:p>
    <w:p w14:paraId="75832AF6"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radix = floor(</w:t>
      </w:r>
      <w:proofErr w:type="spellStart"/>
      <w:r w:rsidRPr="00C34405">
        <w:rPr>
          <w:rFonts w:ascii="Consolas" w:eastAsia="Times New Roman" w:hAnsi="Consolas"/>
          <w:kern w:val="0"/>
          <w:sz w:val="20"/>
          <w:szCs w:val="20"/>
          <w:lang w:eastAsia="en-US"/>
        </w:rPr>
        <w:t>activeNeurons</w:t>
      </w:r>
      <w:proofErr w:type="spellEnd"/>
      <w:r w:rsidRPr="00C34405">
        <w:rPr>
          <w:rFonts w:ascii="Consolas" w:eastAsia="Times New Roman" w:hAnsi="Consolas"/>
          <w:kern w:val="0"/>
          <w:sz w:val="20"/>
          <w:szCs w:val="20"/>
          <w:lang w:eastAsia="en-US"/>
        </w:rPr>
        <w:t>/10</w:t>
      </w:r>
      <w:proofErr w:type="gramStart"/>
      <w:r w:rsidRPr="00C34405">
        <w:rPr>
          <w:rFonts w:ascii="Consolas" w:eastAsia="Times New Roman" w:hAnsi="Consolas"/>
          <w:kern w:val="0"/>
          <w:sz w:val="20"/>
          <w:szCs w:val="20"/>
          <w:lang w:eastAsia="en-US"/>
        </w:rPr>
        <w:t>);</w:t>
      </w:r>
      <w:proofErr w:type="gramEnd"/>
    </w:p>
    <w:p w14:paraId="44142317" w14:textId="77777777" w:rsidR="00C34405" w:rsidRPr="00C34405" w:rsidRDefault="00C34405" w:rsidP="00C34405">
      <w:pPr>
        <w:widowControl/>
        <w:rPr>
          <w:rFonts w:ascii="Consolas" w:eastAsia="Times New Roman" w:hAnsi="Consolas"/>
          <w:kern w:val="0"/>
          <w:sz w:val="20"/>
          <w:szCs w:val="20"/>
          <w:lang w:eastAsia="en-US"/>
        </w:rPr>
      </w:pPr>
    </w:p>
    <w:p w14:paraId="53930FC8"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This is used to prevent </w:t>
      </w:r>
      <w:proofErr w:type="spellStart"/>
      <w:r w:rsidRPr="00C34405">
        <w:rPr>
          <w:rFonts w:ascii="Consolas" w:eastAsia="Times New Roman" w:hAnsi="Consolas"/>
          <w:color w:val="008013"/>
          <w:kern w:val="0"/>
          <w:sz w:val="20"/>
          <w:szCs w:val="20"/>
          <w:lang w:eastAsia="en-US"/>
        </w:rPr>
        <w:t>NaNs</w:t>
      </w:r>
      <w:proofErr w:type="spellEnd"/>
      <w:r w:rsidRPr="00C34405">
        <w:rPr>
          <w:rFonts w:ascii="Consolas" w:eastAsia="Times New Roman" w:hAnsi="Consolas"/>
          <w:color w:val="008013"/>
          <w:kern w:val="0"/>
          <w:sz w:val="20"/>
          <w:szCs w:val="20"/>
          <w:lang w:eastAsia="en-US"/>
        </w:rPr>
        <w:t xml:space="preserve"> from populating into the Network</w:t>
      </w:r>
    </w:p>
    <w:p w14:paraId="4BD1511C"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(radix &lt; 1)</w:t>
      </w:r>
    </w:p>
    <w:p w14:paraId="382176C4"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radix = </w:t>
      </w:r>
      <w:proofErr w:type="gramStart"/>
      <w:r w:rsidRPr="00C34405">
        <w:rPr>
          <w:rFonts w:ascii="Consolas" w:eastAsia="Times New Roman" w:hAnsi="Consolas"/>
          <w:kern w:val="0"/>
          <w:sz w:val="20"/>
          <w:szCs w:val="20"/>
          <w:lang w:eastAsia="en-US"/>
        </w:rPr>
        <w:t>1;</w:t>
      </w:r>
      <w:proofErr w:type="gramEnd"/>
    </w:p>
    <w:p w14:paraId="76D5FDA3"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0A705E83" w14:textId="77777777" w:rsidR="00C34405" w:rsidRPr="00C34405" w:rsidRDefault="00C34405" w:rsidP="00C34405">
      <w:pPr>
        <w:widowControl/>
        <w:rPr>
          <w:rFonts w:ascii="Consolas" w:eastAsia="Times New Roman" w:hAnsi="Consolas"/>
          <w:kern w:val="0"/>
          <w:sz w:val="20"/>
          <w:szCs w:val="20"/>
          <w:lang w:eastAsia="en-US"/>
        </w:rPr>
      </w:pPr>
    </w:p>
    <w:p w14:paraId="13E68AA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deltas = </w:t>
      </w:r>
      <w:proofErr w:type="gramStart"/>
      <w:r w:rsidRPr="00C34405">
        <w:rPr>
          <w:rFonts w:ascii="Consolas" w:eastAsia="Times New Roman" w:hAnsi="Consolas"/>
          <w:kern w:val="0"/>
          <w:sz w:val="20"/>
          <w:szCs w:val="20"/>
          <w:lang w:eastAsia="en-US"/>
        </w:rPr>
        <w:t>abs(</w:t>
      </w:r>
      <w:proofErr w:type="gramEnd"/>
      <w:r w:rsidRPr="00C34405">
        <w:rPr>
          <w:rFonts w:ascii="Consolas" w:eastAsia="Times New Roman" w:hAnsi="Consolas"/>
          <w:kern w:val="0"/>
          <w:sz w:val="20"/>
          <w:szCs w:val="20"/>
          <w:lang w:eastAsia="en-US"/>
        </w:rPr>
        <w:t>center - (0:1:domain-1));</w:t>
      </w:r>
    </w:p>
    <w:p w14:paraId="0E61F1F4"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distances = </w:t>
      </w:r>
      <w:proofErr w:type="gramStart"/>
      <w:r w:rsidRPr="00C34405">
        <w:rPr>
          <w:rFonts w:ascii="Consolas" w:eastAsia="Times New Roman" w:hAnsi="Consolas"/>
          <w:kern w:val="0"/>
          <w:sz w:val="20"/>
          <w:szCs w:val="20"/>
          <w:lang w:eastAsia="en-US"/>
        </w:rPr>
        <w:t>min(</w:t>
      </w:r>
      <w:proofErr w:type="gramEnd"/>
      <w:r w:rsidRPr="00C34405">
        <w:rPr>
          <w:rFonts w:ascii="Consolas" w:eastAsia="Times New Roman" w:hAnsi="Consolas"/>
          <w:kern w:val="0"/>
          <w:sz w:val="20"/>
          <w:szCs w:val="20"/>
          <w:lang w:eastAsia="en-US"/>
        </w:rPr>
        <w:t>deltas, (domain-deltas));</w:t>
      </w:r>
    </w:p>
    <w:p w14:paraId="5E8BC37A"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
    <w:p w14:paraId="32D7151C"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Calculate </w:t>
      </w:r>
      <w:proofErr w:type="spellStart"/>
      <w:r w:rsidRPr="00C34405">
        <w:rPr>
          <w:rFonts w:ascii="Consolas" w:eastAsia="Times New Roman" w:hAnsi="Consolas"/>
          <w:color w:val="008013"/>
          <w:kern w:val="0"/>
          <w:sz w:val="20"/>
          <w:szCs w:val="20"/>
          <w:lang w:eastAsia="en-US"/>
        </w:rPr>
        <w:t>Guassian</w:t>
      </w:r>
      <w:proofErr w:type="spellEnd"/>
    </w:p>
    <w:p w14:paraId="00519B55"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gaussian = </w:t>
      </w:r>
      <w:proofErr w:type="gramStart"/>
      <w:r w:rsidRPr="00C34405">
        <w:rPr>
          <w:rFonts w:ascii="Consolas" w:eastAsia="Times New Roman" w:hAnsi="Consolas"/>
          <w:kern w:val="0"/>
          <w:sz w:val="20"/>
          <w:szCs w:val="20"/>
          <w:lang w:eastAsia="en-US"/>
        </w:rPr>
        <w:t>exp(</w:t>
      </w:r>
      <w:proofErr w:type="gramEnd"/>
      <w:r w:rsidRPr="00C34405">
        <w:rPr>
          <w:rFonts w:ascii="Consolas" w:eastAsia="Times New Roman" w:hAnsi="Consolas"/>
          <w:kern w:val="0"/>
          <w:sz w:val="20"/>
          <w:szCs w:val="20"/>
          <w:lang w:eastAsia="en-US"/>
        </w:rPr>
        <w:t>-(distances.*distances) / (2*(radix*radix)));</w:t>
      </w:r>
    </w:p>
    <w:p w14:paraId="55C0BC48"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
    <w:p w14:paraId="5E03FD08"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Apply Gaussian Filter to the Network</w:t>
      </w:r>
    </w:p>
    <w:p w14:paraId="5A0F1331"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lastRenderedPageBreak/>
        <w:t xml:space="preserve">     </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 xml:space="preserve"> = </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gaussian(</w:t>
      </w:r>
      <w:proofErr w:type="gramEnd"/>
      <w:r w:rsidRPr="00C34405">
        <w:rPr>
          <w:rFonts w:ascii="Consolas" w:eastAsia="Times New Roman" w:hAnsi="Consolas"/>
          <w:kern w:val="0"/>
          <w:sz w:val="20"/>
          <w:szCs w:val="20"/>
          <w:lang w:eastAsia="en-US"/>
        </w:rPr>
        <w:t xml:space="preserve">:) .* ([(waypoint(:, 1) - </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 xml:space="preserve">(:, 1)) (waypoint(:, 2) - </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 xml:space="preserve">(:, 2))])) * </w:t>
      </w:r>
      <w:proofErr w:type="spellStart"/>
      <w:r w:rsidRPr="00C34405">
        <w:rPr>
          <w:rFonts w:ascii="Consolas" w:eastAsia="Times New Roman" w:hAnsi="Consolas"/>
          <w:kern w:val="0"/>
          <w:sz w:val="20"/>
          <w:szCs w:val="20"/>
          <w:lang w:eastAsia="en-US"/>
        </w:rPr>
        <w:t>learning_rate</w:t>
      </w:r>
      <w:proofErr w:type="spellEnd"/>
      <w:r w:rsidRPr="00C34405">
        <w:rPr>
          <w:rFonts w:ascii="Consolas" w:eastAsia="Times New Roman" w:hAnsi="Consolas"/>
          <w:kern w:val="0"/>
          <w:sz w:val="20"/>
          <w:szCs w:val="20"/>
          <w:lang w:eastAsia="en-US"/>
        </w:rPr>
        <w:t>);</w:t>
      </w:r>
    </w:p>
    <w:p w14:paraId="0F601F3D" w14:textId="77777777" w:rsidR="00C34405" w:rsidRPr="00C34405" w:rsidRDefault="00C34405" w:rsidP="00C34405">
      <w:pPr>
        <w:widowControl/>
        <w:rPr>
          <w:rFonts w:ascii="Consolas" w:eastAsia="Times New Roman" w:hAnsi="Consolas"/>
          <w:kern w:val="0"/>
          <w:sz w:val="20"/>
          <w:szCs w:val="20"/>
          <w:lang w:eastAsia="en-US"/>
        </w:rPr>
      </w:pPr>
    </w:p>
    <w:p w14:paraId="759B11DE"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Stage 2d: Decay Learning Parameters</w:t>
      </w:r>
    </w:p>
    <w:p w14:paraId="59096004"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learning_rate</w:t>
      </w:r>
      <w:proofErr w:type="spellEnd"/>
      <w:r w:rsidRPr="00C34405">
        <w:rPr>
          <w:rFonts w:ascii="Consolas" w:eastAsia="Times New Roman" w:hAnsi="Consolas"/>
          <w:kern w:val="0"/>
          <w:sz w:val="20"/>
          <w:szCs w:val="20"/>
          <w:lang w:eastAsia="en-US"/>
        </w:rPr>
        <w:t xml:space="preserve"> = </w:t>
      </w:r>
      <w:proofErr w:type="spellStart"/>
      <w:r w:rsidRPr="00C34405">
        <w:rPr>
          <w:rFonts w:ascii="Consolas" w:eastAsia="Times New Roman" w:hAnsi="Consolas"/>
          <w:kern w:val="0"/>
          <w:sz w:val="20"/>
          <w:szCs w:val="20"/>
          <w:lang w:eastAsia="en-US"/>
        </w:rPr>
        <w:t>learning_rate</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0.99997;</w:t>
      </w:r>
      <w:proofErr w:type="gramEnd"/>
    </w:p>
    <w:p w14:paraId="57B568B8"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activeNeurons</w:t>
      </w:r>
      <w:proofErr w:type="spellEnd"/>
      <w:r w:rsidRPr="00C34405">
        <w:rPr>
          <w:rFonts w:ascii="Consolas" w:eastAsia="Times New Roman" w:hAnsi="Consolas"/>
          <w:kern w:val="0"/>
          <w:sz w:val="20"/>
          <w:szCs w:val="20"/>
          <w:lang w:eastAsia="en-US"/>
        </w:rPr>
        <w:t xml:space="preserve"> = </w:t>
      </w:r>
      <w:proofErr w:type="spellStart"/>
      <w:r w:rsidRPr="00C34405">
        <w:rPr>
          <w:rFonts w:ascii="Consolas" w:eastAsia="Times New Roman" w:hAnsi="Consolas"/>
          <w:kern w:val="0"/>
          <w:sz w:val="20"/>
          <w:szCs w:val="20"/>
          <w:lang w:eastAsia="en-US"/>
        </w:rPr>
        <w:t>activeNeurons</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0.9997;</w:t>
      </w:r>
      <w:proofErr w:type="gramEnd"/>
    </w:p>
    <w:p w14:paraId="657F50EE"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
    <w:p w14:paraId="60509E7D"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If the radius (or amount of </w:t>
      </w:r>
      <w:proofErr w:type="spellStart"/>
      <w:r w:rsidRPr="00C34405">
        <w:rPr>
          <w:rFonts w:ascii="Consolas" w:eastAsia="Times New Roman" w:hAnsi="Consolas"/>
          <w:color w:val="008013"/>
          <w:kern w:val="0"/>
          <w:sz w:val="20"/>
          <w:szCs w:val="20"/>
          <w:lang w:eastAsia="en-US"/>
        </w:rPr>
        <w:t>activeNeurons</w:t>
      </w:r>
      <w:proofErr w:type="spellEnd"/>
      <w:r w:rsidRPr="00C34405">
        <w:rPr>
          <w:rFonts w:ascii="Consolas" w:eastAsia="Times New Roman" w:hAnsi="Consolas"/>
          <w:color w:val="008013"/>
          <w:kern w:val="0"/>
          <w:sz w:val="20"/>
          <w:szCs w:val="20"/>
          <w:lang w:eastAsia="en-US"/>
        </w:rPr>
        <w:t>) has completely decayed we</w:t>
      </w:r>
    </w:p>
    <w:p w14:paraId="0FDD0E0F"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can go ahead and exit out as we can no longer learn.</w:t>
      </w:r>
    </w:p>
    <w:p w14:paraId="2E711776"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activeNeurons</w:t>
      </w:r>
      <w:proofErr w:type="spellEnd"/>
      <w:r w:rsidRPr="00C34405">
        <w:rPr>
          <w:rFonts w:ascii="Consolas" w:eastAsia="Times New Roman" w:hAnsi="Consolas"/>
          <w:kern w:val="0"/>
          <w:sz w:val="20"/>
          <w:szCs w:val="20"/>
          <w:lang w:eastAsia="en-US"/>
        </w:rPr>
        <w:t xml:space="preserve"> &lt; 1)</w:t>
      </w:r>
    </w:p>
    <w:p w14:paraId="439DE4AE"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gramStart"/>
      <w:r w:rsidRPr="00C34405">
        <w:rPr>
          <w:rFonts w:ascii="Consolas" w:eastAsia="Times New Roman" w:hAnsi="Consolas"/>
          <w:color w:val="0E00FF"/>
          <w:kern w:val="0"/>
          <w:sz w:val="20"/>
          <w:szCs w:val="20"/>
          <w:lang w:eastAsia="en-US"/>
        </w:rPr>
        <w:t>break</w:t>
      </w:r>
      <w:r w:rsidRPr="00C34405">
        <w:rPr>
          <w:rFonts w:ascii="Consolas" w:eastAsia="Times New Roman" w:hAnsi="Consolas"/>
          <w:kern w:val="0"/>
          <w:sz w:val="20"/>
          <w:szCs w:val="20"/>
          <w:lang w:eastAsia="en-US"/>
        </w:rPr>
        <w:t>;</w:t>
      </w:r>
      <w:proofErr w:type="gramEnd"/>
    </w:p>
    <w:p w14:paraId="1B5AC6BF"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04875792" w14:textId="77777777" w:rsidR="00C34405" w:rsidRPr="00C34405" w:rsidRDefault="00C34405" w:rsidP="00C34405">
      <w:pPr>
        <w:widowControl/>
        <w:rPr>
          <w:rFonts w:ascii="Consolas" w:eastAsia="Times New Roman" w:hAnsi="Consolas"/>
          <w:kern w:val="0"/>
          <w:sz w:val="20"/>
          <w:szCs w:val="20"/>
          <w:lang w:eastAsia="en-US"/>
        </w:rPr>
      </w:pPr>
    </w:p>
    <w:p w14:paraId="573728C5"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If the learning rate has completely </w:t>
      </w:r>
      <w:proofErr w:type="gramStart"/>
      <w:r w:rsidRPr="00C34405">
        <w:rPr>
          <w:rFonts w:ascii="Consolas" w:eastAsia="Times New Roman" w:hAnsi="Consolas"/>
          <w:color w:val="008013"/>
          <w:kern w:val="0"/>
          <w:sz w:val="20"/>
          <w:szCs w:val="20"/>
          <w:lang w:eastAsia="en-US"/>
        </w:rPr>
        <w:t>decayed</w:t>
      </w:r>
      <w:proofErr w:type="gramEnd"/>
      <w:r w:rsidRPr="00C34405">
        <w:rPr>
          <w:rFonts w:ascii="Consolas" w:eastAsia="Times New Roman" w:hAnsi="Consolas"/>
          <w:color w:val="008013"/>
          <w:kern w:val="0"/>
          <w:sz w:val="20"/>
          <w:szCs w:val="20"/>
          <w:lang w:eastAsia="en-US"/>
        </w:rPr>
        <w:t xml:space="preserve"> we can go ahead and exit</w:t>
      </w:r>
    </w:p>
    <w:p w14:paraId="7A23F843"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out as we can no longer learn.</w:t>
      </w:r>
    </w:p>
    <w:p w14:paraId="50F8155B"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learning_rate</w:t>
      </w:r>
      <w:proofErr w:type="spellEnd"/>
      <w:r w:rsidRPr="00C34405">
        <w:rPr>
          <w:rFonts w:ascii="Consolas" w:eastAsia="Times New Roman" w:hAnsi="Consolas"/>
          <w:kern w:val="0"/>
          <w:sz w:val="20"/>
          <w:szCs w:val="20"/>
          <w:lang w:eastAsia="en-US"/>
        </w:rPr>
        <w:t xml:space="preserve"> &lt; 0.001)</w:t>
      </w:r>
    </w:p>
    <w:p w14:paraId="58581701"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gramStart"/>
      <w:r w:rsidRPr="00C34405">
        <w:rPr>
          <w:rFonts w:ascii="Consolas" w:eastAsia="Times New Roman" w:hAnsi="Consolas"/>
          <w:color w:val="0E00FF"/>
          <w:kern w:val="0"/>
          <w:sz w:val="20"/>
          <w:szCs w:val="20"/>
          <w:lang w:eastAsia="en-US"/>
        </w:rPr>
        <w:t>break</w:t>
      </w:r>
      <w:r w:rsidRPr="00C34405">
        <w:rPr>
          <w:rFonts w:ascii="Consolas" w:eastAsia="Times New Roman" w:hAnsi="Consolas"/>
          <w:kern w:val="0"/>
          <w:sz w:val="20"/>
          <w:szCs w:val="20"/>
          <w:lang w:eastAsia="en-US"/>
        </w:rPr>
        <w:t>;</w:t>
      </w:r>
      <w:proofErr w:type="gramEnd"/>
    </w:p>
    <w:p w14:paraId="46775E20"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6C62C684" w14:textId="77777777" w:rsidR="00C34405" w:rsidRPr="00C34405" w:rsidRDefault="00C34405" w:rsidP="00C34405">
      <w:pPr>
        <w:widowControl/>
        <w:rPr>
          <w:rFonts w:ascii="Consolas" w:eastAsia="Times New Roman" w:hAnsi="Consolas"/>
          <w:kern w:val="0"/>
          <w:sz w:val="20"/>
          <w:szCs w:val="20"/>
          <w:lang w:eastAsia="en-US"/>
        </w:rPr>
      </w:pPr>
    </w:p>
    <w:p w14:paraId="2466AE71"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08013"/>
          <w:kern w:val="0"/>
          <w:sz w:val="20"/>
          <w:szCs w:val="20"/>
          <w:lang w:eastAsia="en-US"/>
        </w:rPr>
        <w:t xml:space="preserve">% Stage 2e: Early Termination Clause for Real-time </w:t>
      </w:r>
      <w:proofErr w:type="spellStart"/>
      <w:r w:rsidRPr="00C34405">
        <w:rPr>
          <w:rFonts w:ascii="Consolas" w:eastAsia="Times New Roman" w:hAnsi="Consolas"/>
          <w:color w:val="008013"/>
          <w:kern w:val="0"/>
          <w:sz w:val="20"/>
          <w:szCs w:val="20"/>
          <w:lang w:eastAsia="en-US"/>
        </w:rPr>
        <w:t>Priortization</w:t>
      </w:r>
      <w:proofErr w:type="spellEnd"/>
    </w:p>
    <w:p w14:paraId="123EDB8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error_</w:t>
      </w:r>
      <w:proofErr w:type="gramStart"/>
      <w:r w:rsidRPr="00C34405">
        <w:rPr>
          <w:rFonts w:ascii="Consolas" w:eastAsia="Times New Roman" w:hAnsi="Consolas"/>
          <w:kern w:val="0"/>
          <w:sz w:val="20"/>
          <w:szCs w:val="20"/>
          <w:lang w:eastAsia="en-US"/>
        </w:rPr>
        <w:t>array</w:t>
      </w:r>
      <w:proofErr w:type="spellEnd"/>
      <w:r w:rsidRPr="00C34405">
        <w:rPr>
          <w:rFonts w:ascii="Consolas" w:eastAsia="Times New Roman" w:hAnsi="Consolas"/>
          <w:kern w:val="0"/>
          <w:sz w:val="20"/>
          <w:szCs w:val="20"/>
          <w:lang w:eastAsia="en-US"/>
        </w:rPr>
        <w:t>(</w:t>
      </w:r>
      <w:proofErr w:type="spellStart"/>
      <w:proofErr w:type="gramEnd"/>
      <w:r w:rsidRPr="00C34405">
        <w:rPr>
          <w:rFonts w:ascii="Consolas" w:eastAsia="Times New Roman" w:hAnsi="Consolas"/>
          <w:kern w:val="0"/>
          <w:sz w:val="20"/>
          <w:szCs w:val="20"/>
          <w:lang w:eastAsia="en-US"/>
        </w:rPr>
        <w:t>waypoint_index</w:t>
      </w:r>
      <w:proofErr w:type="spellEnd"/>
      <w:r w:rsidRPr="00C34405">
        <w:rPr>
          <w:rFonts w:ascii="Consolas" w:eastAsia="Times New Roman" w:hAnsi="Consolas"/>
          <w:kern w:val="0"/>
          <w:sz w:val="20"/>
          <w:szCs w:val="20"/>
          <w:lang w:eastAsia="en-US"/>
        </w:rPr>
        <w:t xml:space="preserve">, 2) = </w:t>
      </w:r>
      <w:proofErr w:type="spellStart"/>
      <w:r w:rsidRPr="00C34405">
        <w:rPr>
          <w:rFonts w:ascii="Consolas" w:eastAsia="Times New Roman" w:hAnsi="Consolas"/>
          <w:kern w:val="0"/>
          <w:sz w:val="20"/>
          <w:szCs w:val="20"/>
          <w:lang w:eastAsia="en-US"/>
        </w:rPr>
        <w:t>pdist</w:t>
      </w:r>
      <w:proofErr w:type="spellEnd"/>
      <w:r w:rsidRPr="00C34405">
        <w:rPr>
          <w:rFonts w:ascii="Consolas" w:eastAsia="Times New Roman" w:hAnsi="Consolas"/>
          <w:kern w:val="0"/>
          <w:sz w:val="20"/>
          <w:szCs w:val="20"/>
          <w:lang w:eastAsia="en-US"/>
        </w:rPr>
        <w:t xml:space="preserve">([waypoint; </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closestNeuron_Index</w:t>
      </w:r>
      <w:proofErr w:type="spellEnd"/>
      <w:r w:rsidRPr="00C34405">
        <w:rPr>
          <w:rFonts w:ascii="Consolas" w:eastAsia="Times New Roman" w:hAnsi="Consolas"/>
          <w:kern w:val="0"/>
          <w:sz w:val="20"/>
          <w:szCs w:val="20"/>
          <w:lang w:eastAsia="en-US"/>
        </w:rPr>
        <w:t>, :)]);</w:t>
      </w:r>
    </w:p>
    <w:p w14:paraId="10787F8C"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 xml:space="preserve">if </w:t>
      </w:r>
      <w:r w:rsidRPr="00C34405">
        <w:rPr>
          <w:rFonts w:ascii="Consolas" w:eastAsia="Times New Roman" w:hAnsi="Consolas"/>
          <w:kern w:val="0"/>
          <w:sz w:val="20"/>
          <w:szCs w:val="20"/>
          <w:lang w:eastAsia="en-US"/>
        </w:rPr>
        <w:t>(((mean(</w:t>
      </w:r>
      <w:proofErr w:type="spellStart"/>
      <w:r w:rsidRPr="00C34405">
        <w:rPr>
          <w:rFonts w:ascii="Consolas" w:eastAsia="Times New Roman" w:hAnsi="Consolas"/>
          <w:kern w:val="0"/>
          <w:sz w:val="20"/>
          <w:szCs w:val="20"/>
          <w:lang w:eastAsia="en-US"/>
        </w:rPr>
        <w:t>error_array</w:t>
      </w:r>
      <w:proofErr w:type="spellEnd"/>
      <w:proofErr w:type="gramStart"/>
      <w:r w:rsidRPr="00C34405">
        <w:rPr>
          <w:rFonts w:ascii="Consolas" w:eastAsia="Times New Roman" w:hAnsi="Consolas"/>
          <w:kern w:val="0"/>
          <w:sz w:val="20"/>
          <w:szCs w:val="20"/>
          <w:lang w:eastAsia="en-US"/>
        </w:rPr>
        <w:t>(:,</w:t>
      </w:r>
      <w:proofErr w:type="gramEnd"/>
      <w:r w:rsidRPr="00C34405">
        <w:rPr>
          <w:rFonts w:ascii="Consolas" w:eastAsia="Times New Roman" w:hAnsi="Consolas"/>
          <w:kern w:val="0"/>
          <w:sz w:val="20"/>
          <w:szCs w:val="20"/>
          <w:lang w:eastAsia="en-US"/>
        </w:rPr>
        <w:t>1) - mean(</w:t>
      </w:r>
      <w:proofErr w:type="spellStart"/>
      <w:r w:rsidRPr="00C34405">
        <w:rPr>
          <w:rFonts w:ascii="Consolas" w:eastAsia="Times New Roman" w:hAnsi="Consolas"/>
          <w:kern w:val="0"/>
          <w:sz w:val="20"/>
          <w:szCs w:val="20"/>
          <w:lang w:eastAsia="en-US"/>
        </w:rPr>
        <w:t>error_array</w:t>
      </w:r>
      <w:proofErr w:type="spellEnd"/>
      <w:r w:rsidRPr="00C34405">
        <w:rPr>
          <w:rFonts w:ascii="Consolas" w:eastAsia="Times New Roman" w:hAnsi="Consolas"/>
          <w:kern w:val="0"/>
          <w:sz w:val="20"/>
          <w:szCs w:val="20"/>
          <w:lang w:eastAsia="en-US"/>
        </w:rPr>
        <w:t>(:, 2)))) &lt; 0.001) &amp;&amp; mean(</w:t>
      </w:r>
      <w:proofErr w:type="spellStart"/>
      <w:r w:rsidRPr="00C34405">
        <w:rPr>
          <w:rFonts w:ascii="Consolas" w:eastAsia="Times New Roman" w:hAnsi="Consolas"/>
          <w:kern w:val="0"/>
          <w:sz w:val="20"/>
          <w:szCs w:val="20"/>
          <w:lang w:eastAsia="en-US"/>
        </w:rPr>
        <w:t>error_array</w:t>
      </w:r>
      <w:proofErr w:type="spellEnd"/>
      <w:r w:rsidRPr="00C34405">
        <w:rPr>
          <w:rFonts w:ascii="Consolas" w:eastAsia="Times New Roman" w:hAnsi="Consolas"/>
          <w:kern w:val="0"/>
          <w:sz w:val="20"/>
          <w:szCs w:val="20"/>
          <w:lang w:eastAsia="en-US"/>
        </w:rPr>
        <w:t>(:, 2) &lt; 0.001))</w:t>
      </w:r>
    </w:p>
    <w:p w14:paraId="79C1C57E"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gramStart"/>
      <w:r w:rsidRPr="00C34405">
        <w:rPr>
          <w:rFonts w:ascii="Consolas" w:eastAsia="Times New Roman" w:hAnsi="Consolas"/>
          <w:color w:val="0E00FF"/>
          <w:kern w:val="0"/>
          <w:sz w:val="20"/>
          <w:szCs w:val="20"/>
          <w:lang w:eastAsia="en-US"/>
        </w:rPr>
        <w:t>break</w:t>
      </w:r>
      <w:r w:rsidRPr="00C34405">
        <w:rPr>
          <w:rFonts w:ascii="Consolas" w:eastAsia="Times New Roman" w:hAnsi="Consolas"/>
          <w:kern w:val="0"/>
          <w:sz w:val="20"/>
          <w:szCs w:val="20"/>
          <w:lang w:eastAsia="en-US"/>
        </w:rPr>
        <w:t>;</w:t>
      </w:r>
      <w:proofErr w:type="gramEnd"/>
    </w:p>
    <w:p w14:paraId="19C2765A"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r w:rsidRPr="00C34405">
        <w:rPr>
          <w:rFonts w:ascii="Consolas" w:eastAsia="Times New Roman" w:hAnsi="Consolas"/>
          <w:color w:val="0E00FF"/>
          <w:kern w:val="0"/>
          <w:sz w:val="20"/>
          <w:szCs w:val="20"/>
          <w:lang w:eastAsia="en-US"/>
        </w:rPr>
        <w:t>end</w:t>
      </w:r>
    </w:p>
    <w:p w14:paraId="54430CAC"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end</w:t>
      </w:r>
    </w:p>
    <w:p w14:paraId="2B4A023F" w14:textId="77777777" w:rsidR="00C34405" w:rsidRPr="00C34405" w:rsidRDefault="00C34405" w:rsidP="00C34405">
      <w:pPr>
        <w:widowControl/>
        <w:rPr>
          <w:rFonts w:ascii="Consolas" w:eastAsia="Times New Roman" w:hAnsi="Consolas"/>
          <w:kern w:val="0"/>
          <w:sz w:val="20"/>
          <w:szCs w:val="20"/>
          <w:lang w:eastAsia="en-US"/>
        </w:rPr>
      </w:pPr>
    </w:p>
    <w:p w14:paraId="5144E39B" w14:textId="77777777" w:rsidR="00C34405" w:rsidRPr="00C34405" w:rsidRDefault="00C34405" w:rsidP="00C34405">
      <w:pPr>
        <w:widowControl/>
        <w:rPr>
          <w:rFonts w:ascii="Consolas" w:eastAsia="Times New Roman" w:hAnsi="Consolas"/>
          <w:kern w:val="0"/>
          <w:sz w:val="20"/>
          <w:szCs w:val="20"/>
          <w:lang w:eastAsia="en-US"/>
        </w:rPr>
      </w:pPr>
    </w:p>
    <w:p w14:paraId="5ADC9E6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Stage 3: Build Calculated Route</w:t>
      </w:r>
    </w:p>
    <w:p w14:paraId="5CB5C13D"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Unlike in a normal SOM, the output of our training is the data we want. We</w:t>
      </w:r>
    </w:p>
    <w:p w14:paraId="43C3299C"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xml:space="preserve">% </w:t>
      </w:r>
      <w:proofErr w:type="gramStart"/>
      <w:r w:rsidRPr="00C34405">
        <w:rPr>
          <w:rFonts w:ascii="Consolas" w:eastAsia="Times New Roman" w:hAnsi="Consolas"/>
          <w:color w:val="008013"/>
          <w:kern w:val="0"/>
          <w:sz w:val="20"/>
          <w:szCs w:val="20"/>
          <w:lang w:eastAsia="en-US"/>
        </w:rPr>
        <w:t>identify</w:t>
      </w:r>
      <w:proofErr w:type="gramEnd"/>
      <w:r w:rsidRPr="00C34405">
        <w:rPr>
          <w:rFonts w:ascii="Consolas" w:eastAsia="Times New Roman" w:hAnsi="Consolas"/>
          <w:color w:val="008013"/>
          <w:kern w:val="0"/>
          <w:sz w:val="20"/>
          <w:szCs w:val="20"/>
          <w:lang w:eastAsia="en-US"/>
        </w:rPr>
        <w:t xml:space="preserve"> the waypoint order by finding the "winning" neurons which are</w:t>
      </w:r>
    </w:p>
    <w:p w14:paraId="31202774"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xml:space="preserve">% </w:t>
      </w:r>
      <w:proofErr w:type="gramStart"/>
      <w:r w:rsidRPr="00C34405">
        <w:rPr>
          <w:rFonts w:ascii="Consolas" w:eastAsia="Times New Roman" w:hAnsi="Consolas"/>
          <w:color w:val="008013"/>
          <w:kern w:val="0"/>
          <w:sz w:val="20"/>
          <w:szCs w:val="20"/>
          <w:lang w:eastAsia="en-US"/>
        </w:rPr>
        <w:t>the</w:t>
      </w:r>
      <w:proofErr w:type="gramEnd"/>
      <w:r w:rsidRPr="00C34405">
        <w:rPr>
          <w:rFonts w:ascii="Consolas" w:eastAsia="Times New Roman" w:hAnsi="Consolas"/>
          <w:color w:val="008013"/>
          <w:kern w:val="0"/>
          <w:sz w:val="20"/>
          <w:szCs w:val="20"/>
          <w:lang w:eastAsia="en-US"/>
        </w:rPr>
        <w:t xml:space="preserve"> neurons closest to each waypoint. This list of winning neurons can </w:t>
      </w:r>
      <w:proofErr w:type="gramStart"/>
      <w:r w:rsidRPr="00C34405">
        <w:rPr>
          <w:rFonts w:ascii="Consolas" w:eastAsia="Times New Roman" w:hAnsi="Consolas"/>
          <w:color w:val="008013"/>
          <w:kern w:val="0"/>
          <w:sz w:val="20"/>
          <w:szCs w:val="20"/>
          <w:lang w:eastAsia="en-US"/>
        </w:rPr>
        <w:t>be</w:t>
      </w:r>
      <w:proofErr w:type="gramEnd"/>
    </w:p>
    <w:p w14:paraId="3996688E"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found in order and the order in which they appear is the "optimal"</w:t>
      </w:r>
    </w:p>
    <w:p w14:paraId="5A35DA23"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waypoint route found by the SOM.&lt;</w:t>
      </w:r>
      <w:proofErr w:type="spellStart"/>
      <w:r w:rsidRPr="00C34405">
        <w:rPr>
          <w:rFonts w:ascii="Consolas" w:eastAsia="Times New Roman" w:hAnsi="Consolas"/>
          <w:color w:val="008013"/>
          <w:kern w:val="0"/>
          <w:sz w:val="20"/>
          <w:szCs w:val="20"/>
          <w:lang w:eastAsia="en-US"/>
        </w:rPr>
        <w:t>br</w:t>
      </w:r>
      <w:proofErr w:type="spellEnd"/>
      <w:r w:rsidRPr="00C34405">
        <w:rPr>
          <w:rFonts w:ascii="Consolas" w:eastAsia="Times New Roman" w:hAnsi="Consolas"/>
          <w:color w:val="008013"/>
          <w:kern w:val="0"/>
          <w:sz w:val="20"/>
          <w:szCs w:val="20"/>
          <w:lang w:eastAsia="en-US"/>
        </w:rPr>
        <w:t>&gt;This portion of the code leverages</w:t>
      </w:r>
    </w:p>
    <w:p w14:paraId="5EFE66A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xml:space="preserve">% </w:t>
      </w:r>
      <w:proofErr w:type="gramStart"/>
      <w:r w:rsidRPr="00C34405">
        <w:rPr>
          <w:rFonts w:ascii="Consolas" w:eastAsia="Times New Roman" w:hAnsi="Consolas"/>
          <w:color w:val="008013"/>
          <w:kern w:val="0"/>
          <w:sz w:val="20"/>
          <w:szCs w:val="20"/>
          <w:lang w:eastAsia="en-US"/>
        </w:rPr>
        <w:t>the</w:t>
      </w:r>
      <w:proofErr w:type="gramEnd"/>
      <w:r w:rsidRPr="00C34405">
        <w:rPr>
          <w:rFonts w:ascii="Consolas" w:eastAsia="Times New Roman" w:hAnsi="Consolas"/>
          <w:color w:val="008013"/>
          <w:kern w:val="0"/>
          <w:sz w:val="20"/>
          <w:szCs w:val="20"/>
          <w:lang w:eastAsia="en-US"/>
        </w:rPr>
        <w:t xml:space="preserve"> </w:t>
      </w:r>
      <w:proofErr w:type="spellStart"/>
      <w:r w:rsidRPr="00C34405">
        <w:rPr>
          <w:rFonts w:ascii="Consolas" w:eastAsia="Times New Roman" w:hAnsi="Consolas"/>
          <w:color w:val="008013"/>
          <w:kern w:val="0"/>
          <w:sz w:val="20"/>
          <w:szCs w:val="20"/>
          <w:lang w:eastAsia="en-US"/>
        </w:rPr>
        <w:t>GetClosestPoint</w:t>
      </w:r>
      <w:proofErr w:type="spellEnd"/>
      <w:r w:rsidRPr="00C34405">
        <w:rPr>
          <w:rFonts w:ascii="Consolas" w:eastAsia="Times New Roman" w:hAnsi="Consolas"/>
          <w:color w:val="008013"/>
          <w:kern w:val="0"/>
          <w:sz w:val="20"/>
          <w:szCs w:val="20"/>
          <w:lang w:eastAsia="en-US"/>
        </w:rPr>
        <w:t xml:space="preserve"> helper function to quickly calculate the closest </w:t>
      </w:r>
    </w:p>
    <w:p w14:paraId="60B4EAC2"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lastRenderedPageBreak/>
        <w:t>% point in the network neurons to the specific map waypoint provided.</w:t>
      </w:r>
    </w:p>
    <w:p w14:paraId="179F095E" w14:textId="77777777" w:rsidR="00C34405" w:rsidRPr="00C34405" w:rsidRDefault="00C34405" w:rsidP="00C34405">
      <w:pPr>
        <w:widowControl/>
        <w:rPr>
          <w:rFonts w:ascii="Consolas" w:eastAsia="Times New Roman" w:hAnsi="Consolas"/>
          <w:kern w:val="0"/>
          <w:sz w:val="20"/>
          <w:szCs w:val="20"/>
          <w:lang w:eastAsia="en-US"/>
        </w:rPr>
      </w:pPr>
    </w:p>
    <w:p w14:paraId="4B371C6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For each city, find the closest neuron, and mark it as the winning neuron</w:t>
      </w:r>
    </w:p>
    <w:p w14:paraId="1C49CA01" w14:textId="77777777" w:rsidR="00C34405" w:rsidRPr="00C34405" w:rsidRDefault="00C34405" w:rsidP="00C34405">
      <w:pPr>
        <w:widowControl/>
        <w:rPr>
          <w:rFonts w:ascii="Consolas" w:eastAsia="Times New Roman" w:hAnsi="Consolas"/>
          <w:kern w:val="0"/>
          <w:sz w:val="20"/>
          <w:szCs w:val="20"/>
          <w:lang w:eastAsia="en-US"/>
        </w:rPr>
      </w:pP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w:t>
      </w:r>
      <w:proofErr w:type="gramEnd"/>
    </w:p>
    <w:p w14:paraId="55D74461"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 xml:space="preserve">for </w:t>
      </w:r>
      <w:proofErr w:type="spellStart"/>
      <w:r w:rsidRPr="00C34405">
        <w:rPr>
          <w:rFonts w:ascii="Consolas" w:eastAsia="Times New Roman" w:hAnsi="Consolas"/>
          <w:kern w:val="0"/>
          <w:sz w:val="20"/>
          <w:szCs w:val="20"/>
          <w:lang w:eastAsia="en-US"/>
        </w:rPr>
        <w:t>i</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1:height</w:t>
      </w:r>
      <w:proofErr w:type="gram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w:t>
      </w:r>
    </w:p>
    <w:p w14:paraId="3E672A0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bestRoutePoint</w:t>
      </w:r>
      <w:proofErr w:type="spellEnd"/>
      <w:r w:rsidRPr="00C34405">
        <w:rPr>
          <w:rFonts w:ascii="Consolas" w:eastAsia="Times New Roman" w:hAnsi="Consolas"/>
          <w:kern w:val="0"/>
          <w:sz w:val="20"/>
          <w:szCs w:val="20"/>
          <w:lang w:eastAsia="en-US"/>
        </w:rPr>
        <w:t xml:space="preserve">, ~] = </w:t>
      </w:r>
      <w:proofErr w:type="spellStart"/>
      <w:proofErr w:type="gramStart"/>
      <w:r w:rsidRPr="00C34405">
        <w:rPr>
          <w:rFonts w:ascii="Consolas" w:eastAsia="Times New Roman" w:hAnsi="Consolas"/>
          <w:kern w:val="0"/>
          <w:sz w:val="20"/>
          <w:szCs w:val="20"/>
          <w:lang w:eastAsia="en-US"/>
        </w:rPr>
        <w:t>GetClosestPoint</w:t>
      </w:r>
      <w:proofErr w:type="spellEnd"/>
      <w:r w:rsidRPr="00C34405">
        <w:rPr>
          <w:rFonts w:ascii="Consolas" w:eastAsia="Times New Roman" w:hAnsi="Consolas"/>
          <w:kern w:val="0"/>
          <w:sz w:val="20"/>
          <w:szCs w:val="20"/>
          <w:lang w:eastAsia="en-US"/>
        </w:rPr>
        <w:t>(</w:t>
      </w:r>
      <w:proofErr w:type="spellStart"/>
      <w:proofErr w:type="gramEnd"/>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i</w:t>
      </w:r>
      <w:proofErr w:type="spellEnd"/>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w:t>
      </w:r>
    </w:p>
    <w:p w14:paraId="16C46B3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 xml:space="preserve"> = [</w:t>
      </w: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 [</w:t>
      </w:r>
      <w:proofErr w:type="spellStart"/>
      <w:r w:rsidRPr="00C34405">
        <w:rPr>
          <w:rFonts w:ascii="Consolas" w:eastAsia="Times New Roman" w:hAnsi="Consolas"/>
          <w:kern w:val="0"/>
          <w:sz w:val="20"/>
          <w:szCs w:val="20"/>
          <w:lang w:eastAsia="en-US"/>
        </w:rPr>
        <w:t>i</w:t>
      </w:r>
      <w:proofErr w:type="spellEnd"/>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bestRoutePoint</w:t>
      </w:r>
      <w:proofErr w:type="spellEnd"/>
      <w:r w:rsidRPr="00C34405">
        <w:rPr>
          <w:rFonts w:ascii="Consolas" w:eastAsia="Times New Roman" w:hAnsi="Consolas"/>
          <w:kern w:val="0"/>
          <w:sz w:val="20"/>
          <w:szCs w:val="20"/>
          <w:lang w:eastAsia="en-US"/>
        </w:rPr>
        <w:t>]</w:t>
      </w:r>
      <w:proofErr w:type="gramStart"/>
      <w:r w:rsidRPr="00C34405">
        <w:rPr>
          <w:rFonts w:ascii="Consolas" w:eastAsia="Times New Roman" w:hAnsi="Consolas"/>
          <w:kern w:val="0"/>
          <w:sz w:val="20"/>
          <w:szCs w:val="20"/>
          <w:lang w:eastAsia="en-US"/>
        </w:rPr>
        <w:t>];</w:t>
      </w:r>
      <w:proofErr w:type="gramEnd"/>
    </w:p>
    <w:p w14:paraId="085215EB"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end</w:t>
      </w:r>
    </w:p>
    <w:p w14:paraId="501F924A" w14:textId="77777777" w:rsidR="00C34405" w:rsidRPr="00C34405" w:rsidRDefault="00C34405" w:rsidP="00C34405">
      <w:pPr>
        <w:widowControl/>
        <w:rPr>
          <w:rFonts w:ascii="Consolas" w:eastAsia="Times New Roman" w:hAnsi="Consolas"/>
          <w:kern w:val="0"/>
          <w:sz w:val="20"/>
          <w:szCs w:val="20"/>
          <w:lang w:eastAsia="en-US"/>
        </w:rPr>
      </w:pP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 xml:space="preserve"> = </w:t>
      </w:r>
      <w:proofErr w:type="spellStart"/>
      <w:proofErr w:type="gramStart"/>
      <w:r w:rsidRPr="00C34405">
        <w:rPr>
          <w:rFonts w:ascii="Consolas" w:eastAsia="Times New Roman" w:hAnsi="Consolas"/>
          <w:kern w:val="0"/>
          <w:sz w:val="20"/>
          <w:szCs w:val="20"/>
          <w:lang w:eastAsia="en-US"/>
        </w:rPr>
        <w:t>sortrows</w:t>
      </w:r>
      <w:proofErr w:type="spellEnd"/>
      <w:r w:rsidRPr="00C34405">
        <w:rPr>
          <w:rFonts w:ascii="Consolas" w:eastAsia="Times New Roman" w:hAnsi="Consolas"/>
          <w:kern w:val="0"/>
          <w:sz w:val="20"/>
          <w:szCs w:val="20"/>
          <w:lang w:eastAsia="en-US"/>
        </w:rPr>
        <w:t>(</w:t>
      </w:r>
      <w:proofErr w:type="spellStart"/>
      <w:proofErr w:type="gramEnd"/>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 2);</w:t>
      </w:r>
    </w:p>
    <w:p w14:paraId="663C0A61" w14:textId="77777777" w:rsidR="00C34405" w:rsidRPr="00C34405" w:rsidRDefault="00C34405" w:rsidP="00C34405">
      <w:pPr>
        <w:widowControl/>
        <w:rPr>
          <w:rFonts w:ascii="Consolas" w:eastAsia="Times New Roman" w:hAnsi="Consolas"/>
          <w:kern w:val="0"/>
          <w:sz w:val="20"/>
          <w:szCs w:val="20"/>
          <w:lang w:eastAsia="en-US"/>
        </w:rPr>
      </w:pP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 xml:space="preserve"> = </w:t>
      </w:r>
      <w:proofErr w:type="spellStart"/>
      <w:r w:rsidRPr="00C34405">
        <w:rPr>
          <w:rFonts w:ascii="Consolas" w:eastAsia="Times New Roman" w:hAnsi="Consolas"/>
          <w:kern w:val="0"/>
          <w:sz w:val="20"/>
          <w:szCs w:val="20"/>
          <w:lang w:eastAsia="en-US"/>
        </w:rPr>
        <w:t>optimalRoute</w:t>
      </w:r>
      <w:proofErr w:type="spellEnd"/>
      <w:proofErr w:type="gramStart"/>
      <w:r w:rsidRPr="00C34405">
        <w:rPr>
          <w:rFonts w:ascii="Consolas" w:eastAsia="Times New Roman" w:hAnsi="Consolas"/>
          <w:kern w:val="0"/>
          <w:sz w:val="20"/>
          <w:szCs w:val="20"/>
          <w:lang w:eastAsia="en-US"/>
        </w:rPr>
        <w:t>(:,</w:t>
      </w:r>
      <w:proofErr w:type="gramEnd"/>
      <w:r w:rsidRPr="00C34405">
        <w:rPr>
          <w:rFonts w:ascii="Consolas" w:eastAsia="Times New Roman" w:hAnsi="Consolas"/>
          <w:kern w:val="0"/>
          <w:sz w:val="20"/>
          <w:szCs w:val="20"/>
          <w:lang w:eastAsia="en-US"/>
        </w:rPr>
        <w:t xml:space="preserve"> 1);</w:t>
      </w:r>
    </w:p>
    <w:p w14:paraId="286721DA" w14:textId="77777777" w:rsidR="00C34405" w:rsidRPr="00C34405" w:rsidRDefault="00C34405" w:rsidP="00C34405">
      <w:pPr>
        <w:widowControl/>
        <w:rPr>
          <w:rFonts w:ascii="Consolas" w:eastAsia="Times New Roman" w:hAnsi="Consolas"/>
          <w:kern w:val="0"/>
          <w:sz w:val="20"/>
          <w:szCs w:val="20"/>
          <w:lang w:eastAsia="en-US"/>
        </w:rPr>
      </w:pPr>
    </w:p>
    <w:p w14:paraId="178A7047"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08013"/>
          <w:kern w:val="0"/>
          <w:sz w:val="20"/>
          <w:szCs w:val="20"/>
          <w:lang w:eastAsia="en-US"/>
        </w:rPr>
        <w:t>%% Stage 4: Calculate Path Cost (Optional)</w:t>
      </w:r>
    </w:p>
    <w:p w14:paraId="35022398" w14:textId="77777777" w:rsidR="00C34405" w:rsidRPr="00C34405" w:rsidRDefault="00C34405" w:rsidP="00C34405">
      <w:pPr>
        <w:widowControl/>
        <w:rPr>
          <w:rFonts w:ascii="Consolas" w:eastAsia="Times New Roman" w:hAnsi="Consolas"/>
          <w:kern w:val="0"/>
          <w:sz w:val="20"/>
          <w:szCs w:val="20"/>
          <w:lang w:eastAsia="en-US"/>
        </w:rPr>
      </w:pPr>
      <w:proofErr w:type="spellStart"/>
      <w:r w:rsidRPr="00C34405">
        <w:rPr>
          <w:rFonts w:ascii="Consolas" w:eastAsia="Times New Roman" w:hAnsi="Consolas"/>
          <w:kern w:val="0"/>
          <w:sz w:val="20"/>
          <w:szCs w:val="20"/>
          <w:lang w:eastAsia="en-US"/>
        </w:rPr>
        <w:t>routeDistance</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0;</w:t>
      </w:r>
      <w:proofErr w:type="gramEnd"/>
    </w:p>
    <w:p w14:paraId="2E1C42DB"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 xml:space="preserve">for </w:t>
      </w:r>
      <w:proofErr w:type="spellStart"/>
      <w:r w:rsidRPr="00C34405">
        <w:rPr>
          <w:rFonts w:ascii="Consolas" w:eastAsia="Times New Roman" w:hAnsi="Consolas"/>
          <w:kern w:val="0"/>
          <w:sz w:val="20"/>
          <w:szCs w:val="20"/>
          <w:lang w:eastAsia="en-US"/>
        </w:rPr>
        <w:t>i</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1:height</w:t>
      </w:r>
      <w:proofErr w:type="gram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)-1</w:t>
      </w:r>
    </w:p>
    <w:p w14:paraId="0D3D8DB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 distance] = </w:t>
      </w:r>
      <w:proofErr w:type="spellStart"/>
      <w:r w:rsidRPr="00C34405">
        <w:rPr>
          <w:rFonts w:ascii="Consolas" w:eastAsia="Times New Roman" w:hAnsi="Consolas"/>
          <w:kern w:val="0"/>
          <w:sz w:val="20"/>
          <w:szCs w:val="20"/>
          <w:lang w:eastAsia="en-US"/>
        </w:rPr>
        <w:t>GetClosestPoint</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i</w:t>
      </w:r>
      <w:proofErr w:type="spellEnd"/>
      <w:r w:rsidRPr="00C34405">
        <w:rPr>
          <w:rFonts w:ascii="Consolas" w:eastAsia="Times New Roman" w:hAnsi="Consolas"/>
          <w:kern w:val="0"/>
          <w:sz w:val="20"/>
          <w:szCs w:val="20"/>
          <w:lang w:eastAsia="en-US"/>
        </w:rPr>
        <w:t xml:space="preserve">), 1), </w:t>
      </w:r>
      <w:proofErr w:type="spellStart"/>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i</w:t>
      </w:r>
      <w:proofErr w:type="spellEnd"/>
      <w:r w:rsidRPr="00C34405">
        <w:rPr>
          <w:rFonts w:ascii="Consolas" w:eastAsia="Times New Roman" w:hAnsi="Consolas"/>
          <w:kern w:val="0"/>
          <w:sz w:val="20"/>
          <w:szCs w:val="20"/>
          <w:lang w:eastAsia="en-US"/>
        </w:rPr>
        <w:t>), 2)], [</w:t>
      </w:r>
      <w:proofErr w:type="spellStart"/>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 xml:space="preserve">(i+1), 1), </w:t>
      </w:r>
      <w:proofErr w:type="spellStart"/>
      <w:r w:rsidRPr="00C34405">
        <w:rPr>
          <w:rFonts w:ascii="Consolas" w:eastAsia="Times New Roman" w:hAnsi="Consolas"/>
          <w:kern w:val="0"/>
          <w:sz w:val="20"/>
          <w:szCs w:val="20"/>
          <w:lang w:eastAsia="en-US"/>
        </w:rPr>
        <w:t>map_waypoints</w:t>
      </w:r>
      <w:proofErr w:type="spellEnd"/>
      <w:r w:rsidRPr="00C34405">
        <w:rPr>
          <w:rFonts w:ascii="Consolas" w:eastAsia="Times New Roman" w:hAnsi="Consolas"/>
          <w:kern w:val="0"/>
          <w:sz w:val="20"/>
          <w:szCs w:val="20"/>
          <w:lang w:eastAsia="en-US"/>
        </w:rPr>
        <w:t>(</w:t>
      </w:r>
      <w:proofErr w:type="spellStart"/>
      <w:r w:rsidRPr="00C34405">
        <w:rPr>
          <w:rFonts w:ascii="Consolas" w:eastAsia="Times New Roman" w:hAnsi="Consolas"/>
          <w:kern w:val="0"/>
          <w:sz w:val="20"/>
          <w:szCs w:val="20"/>
          <w:lang w:eastAsia="en-US"/>
        </w:rPr>
        <w:t>optimalRoute</w:t>
      </w:r>
      <w:proofErr w:type="spellEnd"/>
      <w:r w:rsidRPr="00C34405">
        <w:rPr>
          <w:rFonts w:ascii="Consolas" w:eastAsia="Times New Roman" w:hAnsi="Consolas"/>
          <w:kern w:val="0"/>
          <w:sz w:val="20"/>
          <w:szCs w:val="20"/>
          <w:lang w:eastAsia="en-US"/>
        </w:rPr>
        <w:t>(i+1), 2)]</w:t>
      </w:r>
      <w:proofErr w:type="gramStart"/>
      <w:r w:rsidRPr="00C34405">
        <w:rPr>
          <w:rFonts w:ascii="Consolas" w:eastAsia="Times New Roman" w:hAnsi="Consolas"/>
          <w:kern w:val="0"/>
          <w:sz w:val="20"/>
          <w:szCs w:val="20"/>
          <w:lang w:eastAsia="en-US"/>
        </w:rPr>
        <w:t>);</w:t>
      </w:r>
      <w:proofErr w:type="gramEnd"/>
      <w:r w:rsidRPr="00C34405">
        <w:rPr>
          <w:rFonts w:ascii="Consolas" w:eastAsia="Times New Roman" w:hAnsi="Consolas"/>
          <w:kern w:val="0"/>
          <w:sz w:val="20"/>
          <w:szCs w:val="20"/>
          <w:lang w:eastAsia="en-US"/>
        </w:rPr>
        <w:t xml:space="preserve"> </w:t>
      </w:r>
    </w:p>
    <w:p w14:paraId="0D72B499"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   </w:t>
      </w:r>
      <w:proofErr w:type="spellStart"/>
      <w:r w:rsidRPr="00C34405">
        <w:rPr>
          <w:rFonts w:ascii="Consolas" w:eastAsia="Times New Roman" w:hAnsi="Consolas"/>
          <w:kern w:val="0"/>
          <w:sz w:val="20"/>
          <w:szCs w:val="20"/>
          <w:lang w:eastAsia="en-US"/>
        </w:rPr>
        <w:t>routeDistance</w:t>
      </w:r>
      <w:proofErr w:type="spellEnd"/>
      <w:r w:rsidRPr="00C34405">
        <w:rPr>
          <w:rFonts w:ascii="Consolas" w:eastAsia="Times New Roman" w:hAnsi="Consolas"/>
          <w:kern w:val="0"/>
          <w:sz w:val="20"/>
          <w:szCs w:val="20"/>
          <w:lang w:eastAsia="en-US"/>
        </w:rPr>
        <w:t xml:space="preserve"> = </w:t>
      </w:r>
      <w:proofErr w:type="spellStart"/>
      <w:r w:rsidRPr="00C34405">
        <w:rPr>
          <w:rFonts w:ascii="Consolas" w:eastAsia="Times New Roman" w:hAnsi="Consolas"/>
          <w:kern w:val="0"/>
          <w:sz w:val="20"/>
          <w:szCs w:val="20"/>
          <w:lang w:eastAsia="en-US"/>
        </w:rPr>
        <w:t>routeDistance</w:t>
      </w:r>
      <w:proofErr w:type="spellEnd"/>
      <w:r w:rsidRPr="00C34405">
        <w:rPr>
          <w:rFonts w:ascii="Consolas" w:eastAsia="Times New Roman" w:hAnsi="Consolas"/>
          <w:kern w:val="0"/>
          <w:sz w:val="20"/>
          <w:szCs w:val="20"/>
          <w:lang w:eastAsia="en-US"/>
        </w:rPr>
        <w:t xml:space="preserve"> + </w:t>
      </w:r>
      <w:proofErr w:type="gramStart"/>
      <w:r w:rsidRPr="00C34405">
        <w:rPr>
          <w:rFonts w:ascii="Consolas" w:eastAsia="Times New Roman" w:hAnsi="Consolas"/>
          <w:kern w:val="0"/>
          <w:sz w:val="20"/>
          <w:szCs w:val="20"/>
          <w:lang w:eastAsia="en-US"/>
        </w:rPr>
        <w:t>distance;</w:t>
      </w:r>
      <w:proofErr w:type="gramEnd"/>
    </w:p>
    <w:p w14:paraId="04870284"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color w:val="0E00FF"/>
          <w:kern w:val="0"/>
          <w:sz w:val="20"/>
          <w:szCs w:val="20"/>
          <w:lang w:eastAsia="en-US"/>
        </w:rPr>
        <w:t>end</w:t>
      </w:r>
    </w:p>
    <w:p w14:paraId="4A782685" w14:textId="77777777" w:rsidR="00C34405" w:rsidRPr="00C34405" w:rsidRDefault="00C34405" w:rsidP="00C34405">
      <w:pPr>
        <w:widowControl/>
        <w:rPr>
          <w:rFonts w:ascii="Consolas" w:eastAsia="Times New Roman" w:hAnsi="Consolas"/>
          <w:kern w:val="0"/>
          <w:sz w:val="20"/>
          <w:szCs w:val="20"/>
          <w:lang w:eastAsia="en-US"/>
        </w:rPr>
      </w:pPr>
    </w:p>
    <w:p w14:paraId="7E6A885D" w14:textId="77777777" w:rsidR="00C34405" w:rsidRPr="00C34405" w:rsidRDefault="00C34405" w:rsidP="00C34405">
      <w:pPr>
        <w:widowControl/>
        <w:rPr>
          <w:rFonts w:ascii="Consolas" w:eastAsia="Times New Roman" w:hAnsi="Consolas"/>
          <w:kern w:val="0"/>
          <w:sz w:val="20"/>
          <w:szCs w:val="20"/>
          <w:lang w:eastAsia="en-US"/>
        </w:rPr>
      </w:pPr>
      <w:r w:rsidRPr="00C34405">
        <w:rPr>
          <w:rFonts w:ascii="Consolas" w:eastAsia="Times New Roman" w:hAnsi="Consolas"/>
          <w:kern w:val="0"/>
          <w:sz w:val="20"/>
          <w:szCs w:val="20"/>
          <w:lang w:eastAsia="en-US"/>
        </w:rPr>
        <w:t xml:space="preserve">network = </w:t>
      </w:r>
      <w:proofErr w:type="spellStart"/>
      <w:proofErr w:type="gramStart"/>
      <w:r w:rsidRPr="00C34405">
        <w:rPr>
          <w:rFonts w:ascii="Consolas" w:eastAsia="Times New Roman" w:hAnsi="Consolas"/>
          <w:kern w:val="0"/>
          <w:sz w:val="20"/>
          <w:szCs w:val="20"/>
          <w:lang w:eastAsia="en-US"/>
        </w:rPr>
        <w:t>networkNeurons</w:t>
      </w:r>
      <w:proofErr w:type="spellEnd"/>
      <w:r w:rsidRPr="00C34405">
        <w:rPr>
          <w:rFonts w:ascii="Consolas" w:eastAsia="Times New Roman" w:hAnsi="Consolas"/>
          <w:kern w:val="0"/>
          <w:sz w:val="20"/>
          <w:szCs w:val="20"/>
          <w:lang w:eastAsia="en-US"/>
        </w:rPr>
        <w:t>;</w:t>
      </w:r>
      <w:proofErr w:type="gramEnd"/>
    </w:p>
    <w:p w14:paraId="57FE65FF" w14:textId="77777777" w:rsidR="00C34405" w:rsidRDefault="00C34405" w:rsidP="00C34405">
      <w:pPr>
        <w:widowControl/>
        <w:rPr>
          <w:rFonts w:ascii="Consolas" w:eastAsia="Times New Roman" w:hAnsi="Consolas"/>
          <w:color w:val="0E00FF"/>
          <w:kern w:val="0"/>
          <w:sz w:val="20"/>
          <w:szCs w:val="20"/>
          <w:lang w:eastAsia="en-US"/>
        </w:rPr>
      </w:pPr>
      <w:r w:rsidRPr="00C34405">
        <w:rPr>
          <w:rFonts w:ascii="Consolas" w:eastAsia="Times New Roman" w:hAnsi="Consolas"/>
          <w:color w:val="0E00FF"/>
          <w:kern w:val="0"/>
          <w:sz w:val="20"/>
          <w:szCs w:val="20"/>
          <w:lang w:eastAsia="en-US"/>
        </w:rPr>
        <w:t>end</w:t>
      </w:r>
    </w:p>
    <w:p w14:paraId="368D12A6" w14:textId="5D114916" w:rsidR="00C34405" w:rsidRDefault="00C34405">
      <w:pPr>
        <w:widowControl/>
        <w:rPr>
          <w:rFonts w:ascii="Consolas" w:eastAsia="Times New Roman" w:hAnsi="Consolas"/>
          <w:color w:val="0E00FF"/>
          <w:kern w:val="0"/>
          <w:sz w:val="20"/>
          <w:szCs w:val="20"/>
          <w:lang w:eastAsia="en-US"/>
        </w:rPr>
      </w:pPr>
      <w:r>
        <w:rPr>
          <w:rFonts w:ascii="Consolas" w:eastAsia="Times New Roman" w:hAnsi="Consolas"/>
          <w:color w:val="0E00FF"/>
          <w:kern w:val="0"/>
          <w:sz w:val="20"/>
          <w:szCs w:val="20"/>
          <w:lang w:eastAsia="en-US"/>
        </w:rPr>
        <w:br w:type="page"/>
      </w:r>
    </w:p>
    <w:p w14:paraId="7B2DC893" w14:textId="672AEE90" w:rsidR="00C34405" w:rsidRDefault="00C34405" w:rsidP="00C34405">
      <w:pPr>
        <w:pStyle w:val="Heading3"/>
        <w:rPr>
          <w:rFonts w:eastAsia="Times New Roman"/>
        </w:rPr>
      </w:pPr>
      <w:bookmarkStart w:id="36" w:name="_Toc134584527"/>
      <w:r>
        <w:rPr>
          <w:rFonts w:eastAsia="Times New Roman"/>
        </w:rPr>
        <w:lastRenderedPageBreak/>
        <w:t>Helpers/</w:t>
      </w:r>
      <w:proofErr w:type="spellStart"/>
      <w:r>
        <w:rPr>
          <w:rFonts w:eastAsia="Times New Roman"/>
        </w:rPr>
        <w:t>GetClosestPoint.m</w:t>
      </w:r>
      <w:bookmarkEnd w:id="36"/>
      <w:proofErr w:type="spellEnd"/>
    </w:p>
    <w:p w14:paraId="7C06E069"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color w:val="0E00FF"/>
          <w:kern w:val="0"/>
          <w:sz w:val="20"/>
          <w:szCs w:val="20"/>
          <w:lang w:eastAsia="en-US"/>
        </w:rPr>
        <w:t xml:space="preserve">function </w:t>
      </w:r>
      <w:r w:rsidRPr="006D61E9">
        <w:rPr>
          <w:rFonts w:ascii="Consolas" w:eastAsia="Times New Roman" w:hAnsi="Consolas"/>
          <w:kern w:val="0"/>
          <w:sz w:val="20"/>
          <w:szCs w:val="20"/>
          <w:lang w:eastAsia="en-US"/>
        </w:rPr>
        <w:t>[</w:t>
      </w:r>
      <w:proofErr w:type="spellStart"/>
      <w:proofErr w:type="gramStart"/>
      <w:r w:rsidRPr="006D61E9">
        <w:rPr>
          <w:rFonts w:ascii="Consolas" w:eastAsia="Times New Roman" w:hAnsi="Consolas"/>
          <w:kern w:val="0"/>
          <w:sz w:val="20"/>
          <w:szCs w:val="20"/>
          <w:lang w:eastAsia="en-US"/>
        </w:rPr>
        <w:t>closestPoint,closestDistance</w:t>
      </w:r>
      <w:proofErr w:type="spellEnd"/>
      <w:proofErr w:type="gramEnd"/>
      <w:r w:rsidRPr="006D61E9">
        <w:rPr>
          <w:rFonts w:ascii="Consolas" w:eastAsia="Times New Roman" w:hAnsi="Consolas"/>
          <w:kern w:val="0"/>
          <w:sz w:val="20"/>
          <w:szCs w:val="20"/>
          <w:lang w:eastAsia="en-US"/>
        </w:rPr>
        <w:t xml:space="preserve">] = </w:t>
      </w:r>
      <w:proofErr w:type="spellStart"/>
      <w:r w:rsidRPr="006D61E9">
        <w:rPr>
          <w:rFonts w:ascii="Consolas" w:eastAsia="Times New Roman" w:hAnsi="Consolas"/>
          <w:kern w:val="0"/>
          <w:sz w:val="20"/>
          <w:szCs w:val="20"/>
          <w:lang w:eastAsia="en-US"/>
        </w:rPr>
        <w:t>GetClosestPoint</w:t>
      </w:r>
      <w:proofErr w:type="spellEnd"/>
      <w:r w:rsidRPr="006D61E9">
        <w:rPr>
          <w:rFonts w:ascii="Consolas" w:eastAsia="Times New Roman" w:hAnsi="Consolas"/>
          <w:kern w:val="0"/>
          <w:sz w:val="20"/>
          <w:szCs w:val="20"/>
          <w:lang w:eastAsia="en-US"/>
        </w:rPr>
        <w:t>(</w:t>
      </w:r>
      <w:proofErr w:type="spellStart"/>
      <w:r w:rsidRPr="006D61E9">
        <w:rPr>
          <w:rFonts w:ascii="Consolas" w:eastAsia="Times New Roman" w:hAnsi="Consolas"/>
          <w:kern w:val="0"/>
          <w:sz w:val="20"/>
          <w:szCs w:val="20"/>
          <w:lang w:eastAsia="en-US"/>
        </w:rPr>
        <w:t>origin,canidates</w:t>
      </w:r>
      <w:proofErr w:type="spellEnd"/>
      <w:r w:rsidRPr="006D61E9">
        <w:rPr>
          <w:rFonts w:ascii="Consolas" w:eastAsia="Times New Roman" w:hAnsi="Consolas"/>
          <w:kern w:val="0"/>
          <w:sz w:val="20"/>
          <w:szCs w:val="20"/>
          <w:lang w:eastAsia="en-US"/>
        </w:rPr>
        <w:t>)</w:t>
      </w:r>
    </w:p>
    <w:p w14:paraId="2EDC0485"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08013"/>
          <w:kern w:val="0"/>
          <w:sz w:val="20"/>
          <w:szCs w:val="20"/>
          <w:lang w:eastAsia="en-US"/>
        </w:rPr>
        <w:t xml:space="preserve">% </w:t>
      </w:r>
      <w:proofErr w:type="spellStart"/>
      <w:r w:rsidRPr="006D61E9">
        <w:rPr>
          <w:rFonts w:ascii="Consolas" w:eastAsia="Times New Roman" w:hAnsi="Consolas"/>
          <w:color w:val="008013"/>
          <w:kern w:val="0"/>
          <w:sz w:val="20"/>
          <w:szCs w:val="20"/>
          <w:lang w:eastAsia="en-US"/>
        </w:rPr>
        <w:t>GetClosestPoint</w:t>
      </w:r>
      <w:proofErr w:type="spellEnd"/>
      <w:r w:rsidRPr="006D61E9">
        <w:rPr>
          <w:rFonts w:ascii="Consolas" w:eastAsia="Times New Roman" w:hAnsi="Consolas"/>
          <w:color w:val="008013"/>
          <w:kern w:val="0"/>
          <w:sz w:val="20"/>
          <w:szCs w:val="20"/>
          <w:lang w:eastAsia="en-US"/>
        </w:rPr>
        <w:t xml:space="preserve"> takes in a point (origin) and an array of other points</w:t>
      </w:r>
    </w:p>
    <w:p w14:paraId="49A63D34"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08013"/>
          <w:kern w:val="0"/>
          <w:sz w:val="20"/>
          <w:szCs w:val="20"/>
          <w:lang w:eastAsia="en-US"/>
        </w:rPr>
        <w:t>% (</w:t>
      </w:r>
      <w:proofErr w:type="spellStart"/>
      <w:r w:rsidRPr="006D61E9">
        <w:rPr>
          <w:rFonts w:ascii="Consolas" w:eastAsia="Times New Roman" w:hAnsi="Consolas"/>
          <w:color w:val="008013"/>
          <w:kern w:val="0"/>
          <w:sz w:val="20"/>
          <w:szCs w:val="20"/>
          <w:lang w:eastAsia="en-US"/>
        </w:rPr>
        <w:t>canidates</w:t>
      </w:r>
      <w:proofErr w:type="spellEnd"/>
      <w:r w:rsidRPr="006D61E9">
        <w:rPr>
          <w:rFonts w:ascii="Consolas" w:eastAsia="Times New Roman" w:hAnsi="Consolas"/>
          <w:color w:val="008013"/>
          <w:kern w:val="0"/>
          <w:sz w:val="20"/>
          <w:szCs w:val="20"/>
          <w:lang w:eastAsia="en-US"/>
        </w:rPr>
        <w:t xml:space="preserve">) and returns the index of the </w:t>
      </w:r>
      <w:proofErr w:type="spellStart"/>
      <w:r w:rsidRPr="006D61E9">
        <w:rPr>
          <w:rFonts w:ascii="Consolas" w:eastAsia="Times New Roman" w:hAnsi="Consolas"/>
          <w:color w:val="008013"/>
          <w:kern w:val="0"/>
          <w:sz w:val="20"/>
          <w:szCs w:val="20"/>
          <w:lang w:eastAsia="en-US"/>
        </w:rPr>
        <w:t>canidate</w:t>
      </w:r>
      <w:proofErr w:type="spellEnd"/>
      <w:r w:rsidRPr="006D61E9">
        <w:rPr>
          <w:rFonts w:ascii="Consolas" w:eastAsia="Times New Roman" w:hAnsi="Consolas"/>
          <w:color w:val="008013"/>
          <w:kern w:val="0"/>
          <w:sz w:val="20"/>
          <w:szCs w:val="20"/>
          <w:lang w:eastAsia="en-US"/>
        </w:rPr>
        <w:t xml:space="preserve"> that is closest to origin in terms</w:t>
      </w:r>
    </w:p>
    <w:p w14:paraId="0986DA65"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08013"/>
          <w:kern w:val="0"/>
          <w:sz w:val="20"/>
          <w:szCs w:val="20"/>
          <w:lang w:eastAsia="en-US"/>
        </w:rPr>
        <w:t xml:space="preserve">% of </w:t>
      </w:r>
      <w:proofErr w:type="spellStart"/>
      <w:r w:rsidRPr="006D61E9">
        <w:rPr>
          <w:rFonts w:ascii="Consolas" w:eastAsia="Times New Roman" w:hAnsi="Consolas"/>
          <w:color w:val="008013"/>
          <w:kern w:val="0"/>
          <w:sz w:val="20"/>
          <w:szCs w:val="20"/>
          <w:lang w:eastAsia="en-US"/>
        </w:rPr>
        <w:t>eucledian</w:t>
      </w:r>
      <w:proofErr w:type="spellEnd"/>
      <w:r w:rsidRPr="006D61E9">
        <w:rPr>
          <w:rFonts w:ascii="Consolas" w:eastAsia="Times New Roman" w:hAnsi="Consolas"/>
          <w:color w:val="008013"/>
          <w:kern w:val="0"/>
          <w:sz w:val="20"/>
          <w:szCs w:val="20"/>
          <w:lang w:eastAsia="en-US"/>
        </w:rPr>
        <w:t xml:space="preserve"> distance.</w:t>
      </w:r>
    </w:p>
    <w:p w14:paraId="15751AC1" w14:textId="77777777" w:rsidR="006D61E9" w:rsidRPr="006D61E9" w:rsidRDefault="006D61E9" w:rsidP="006D61E9">
      <w:pPr>
        <w:widowControl/>
        <w:rPr>
          <w:rFonts w:ascii="Consolas" w:eastAsia="Times New Roman" w:hAnsi="Consolas"/>
          <w:kern w:val="0"/>
          <w:sz w:val="20"/>
          <w:szCs w:val="20"/>
          <w:lang w:eastAsia="en-US"/>
        </w:rPr>
      </w:pPr>
    </w:p>
    <w:p w14:paraId="48900B38"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proofErr w:type="spellStart"/>
      <w:r w:rsidRPr="006D61E9">
        <w:rPr>
          <w:rFonts w:ascii="Consolas" w:eastAsia="Times New Roman" w:hAnsi="Consolas"/>
          <w:kern w:val="0"/>
          <w:sz w:val="20"/>
          <w:szCs w:val="20"/>
          <w:lang w:eastAsia="en-US"/>
        </w:rPr>
        <w:t>closestPoint</w:t>
      </w:r>
      <w:proofErr w:type="spellEnd"/>
      <w:r w:rsidRPr="006D61E9">
        <w:rPr>
          <w:rFonts w:ascii="Consolas" w:eastAsia="Times New Roman" w:hAnsi="Consolas"/>
          <w:kern w:val="0"/>
          <w:sz w:val="20"/>
          <w:szCs w:val="20"/>
          <w:lang w:eastAsia="en-US"/>
        </w:rPr>
        <w:t xml:space="preserve"> = </w:t>
      </w:r>
      <w:proofErr w:type="gramStart"/>
      <w:r w:rsidRPr="006D61E9">
        <w:rPr>
          <w:rFonts w:ascii="Consolas" w:eastAsia="Times New Roman" w:hAnsi="Consolas"/>
          <w:kern w:val="0"/>
          <w:sz w:val="20"/>
          <w:szCs w:val="20"/>
          <w:lang w:eastAsia="en-US"/>
        </w:rPr>
        <w:t>1;</w:t>
      </w:r>
      <w:proofErr w:type="gramEnd"/>
    </w:p>
    <w:p w14:paraId="590B4A85"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proofErr w:type="spellStart"/>
      <w:r w:rsidRPr="006D61E9">
        <w:rPr>
          <w:rFonts w:ascii="Consolas" w:eastAsia="Times New Roman" w:hAnsi="Consolas"/>
          <w:kern w:val="0"/>
          <w:sz w:val="20"/>
          <w:szCs w:val="20"/>
          <w:lang w:eastAsia="en-US"/>
        </w:rPr>
        <w:t>closestDistance</w:t>
      </w:r>
      <w:proofErr w:type="spellEnd"/>
      <w:r w:rsidRPr="006D61E9">
        <w:rPr>
          <w:rFonts w:ascii="Consolas" w:eastAsia="Times New Roman" w:hAnsi="Consolas"/>
          <w:kern w:val="0"/>
          <w:sz w:val="20"/>
          <w:szCs w:val="20"/>
          <w:lang w:eastAsia="en-US"/>
        </w:rPr>
        <w:t xml:space="preserve"> = </w:t>
      </w:r>
      <w:proofErr w:type="spellStart"/>
      <w:proofErr w:type="gramStart"/>
      <w:r w:rsidRPr="006D61E9">
        <w:rPr>
          <w:rFonts w:ascii="Consolas" w:eastAsia="Times New Roman" w:hAnsi="Consolas"/>
          <w:kern w:val="0"/>
          <w:sz w:val="20"/>
          <w:szCs w:val="20"/>
          <w:lang w:eastAsia="en-US"/>
        </w:rPr>
        <w:t>pdist</w:t>
      </w:r>
      <w:proofErr w:type="spellEnd"/>
      <w:r w:rsidRPr="006D61E9">
        <w:rPr>
          <w:rFonts w:ascii="Consolas" w:eastAsia="Times New Roman" w:hAnsi="Consolas"/>
          <w:kern w:val="0"/>
          <w:sz w:val="20"/>
          <w:szCs w:val="20"/>
          <w:lang w:eastAsia="en-US"/>
        </w:rPr>
        <w:t>(</w:t>
      </w:r>
      <w:proofErr w:type="gramEnd"/>
      <w:r w:rsidRPr="006D61E9">
        <w:rPr>
          <w:rFonts w:ascii="Consolas" w:eastAsia="Times New Roman" w:hAnsi="Consolas"/>
          <w:kern w:val="0"/>
          <w:sz w:val="20"/>
          <w:szCs w:val="20"/>
          <w:lang w:eastAsia="en-US"/>
        </w:rPr>
        <w:t xml:space="preserve">[origin; </w:t>
      </w:r>
      <w:proofErr w:type="spellStart"/>
      <w:r w:rsidRPr="006D61E9">
        <w:rPr>
          <w:rFonts w:ascii="Consolas" w:eastAsia="Times New Roman" w:hAnsi="Consolas"/>
          <w:kern w:val="0"/>
          <w:sz w:val="20"/>
          <w:szCs w:val="20"/>
          <w:lang w:eastAsia="en-US"/>
        </w:rPr>
        <w:t>canidates</w:t>
      </w:r>
      <w:proofErr w:type="spellEnd"/>
      <w:r w:rsidRPr="006D61E9">
        <w:rPr>
          <w:rFonts w:ascii="Consolas" w:eastAsia="Times New Roman" w:hAnsi="Consolas"/>
          <w:kern w:val="0"/>
          <w:sz w:val="20"/>
          <w:szCs w:val="20"/>
          <w:lang w:eastAsia="en-US"/>
        </w:rPr>
        <w:t>(1, :)]);</w:t>
      </w:r>
    </w:p>
    <w:p w14:paraId="2136AEBA"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E00FF"/>
          <w:kern w:val="0"/>
          <w:sz w:val="20"/>
          <w:szCs w:val="20"/>
          <w:lang w:eastAsia="en-US"/>
        </w:rPr>
        <w:t xml:space="preserve">for </w:t>
      </w:r>
      <w:proofErr w:type="spellStart"/>
      <w:r w:rsidRPr="006D61E9">
        <w:rPr>
          <w:rFonts w:ascii="Consolas" w:eastAsia="Times New Roman" w:hAnsi="Consolas"/>
          <w:kern w:val="0"/>
          <w:sz w:val="20"/>
          <w:szCs w:val="20"/>
          <w:lang w:eastAsia="en-US"/>
        </w:rPr>
        <w:t>i</w:t>
      </w:r>
      <w:proofErr w:type="spellEnd"/>
      <w:r w:rsidRPr="006D61E9">
        <w:rPr>
          <w:rFonts w:ascii="Consolas" w:eastAsia="Times New Roman" w:hAnsi="Consolas"/>
          <w:kern w:val="0"/>
          <w:sz w:val="20"/>
          <w:szCs w:val="20"/>
          <w:lang w:eastAsia="en-US"/>
        </w:rPr>
        <w:t xml:space="preserve"> = </w:t>
      </w:r>
      <w:proofErr w:type="gramStart"/>
      <w:r w:rsidRPr="006D61E9">
        <w:rPr>
          <w:rFonts w:ascii="Consolas" w:eastAsia="Times New Roman" w:hAnsi="Consolas"/>
          <w:kern w:val="0"/>
          <w:sz w:val="20"/>
          <w:szCs w:val="20"/>
          <w:lang w:eastAsia="en-US"/>
        </w:rPr>
        <w:t>1:height</w:t>
      </w:r>
      <w:proofErr w:type="gramEnd"/>
      <w:r w:rsidRPr="006D61E9">
        <w:rPr>
          <w:rFonts w:ascii="Consolas" w:eastAsia="Times New Roman" w:hAnsi="Consolas"/>
          <w:kern w:val="0"/>
          <w:sz w:val="20"/>
          <w:szCs w:val="20"/>
          <w:lang w:eastAsia="en-US"/>
        </w:rPr>
        <w:t>(</w:t>
      </w:r>
      <w:proofErr w:type="spellStart"/>
      <w:r w:rsidRPr="006D61E9">
        <w:rPr>
          <w:rFonts w:ascii="Consolas" w:eastAsia="Times New Roman" w:hAnsi="Consolas"/>
          <w:kern w:val="0"/>
          <w:sz w:val="20"/>
          <w:szCs w:val="20"/>
          <w:lang w:eastAsia="en-US"/>
        </w:rPr>
        <w:t>canidates</w:t>
      </w:r>
      <w:proofErr w:type="spellEnd"/>
      <w:r w:rsidRPr="006D61E9">
        <w:rPr>
          <w:rFonts w:ascii="Consolas" w:eastAsia="Times New Roman" w:hAnsi="Consolas"/>
          <w:kern w:val="0"/>
          <w:sz w:val="20"/>
          <w:szCs w:val="20"/>
          <w:lang w:eastAsia="en-US"/>
        </w:rPr>
        <w:t>)</w:t>
      </w:r>
    </w:p>
    <w:p w14:paraId="49D9EA50"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distance = </w:t>
      </w:r>
      <w:proofErr w:type="spellStart"/>
      <w:proofErr w:type="gramStart"/>
      <w:r w:rsidRPr="006D61E9">
        <w:rPr>
          <w:rFonts w:ascii="Consolas" w:eastAsia="Times New Roman" w:hAnsi="Consolas"/>
          <w:kern w:val="0"/>
          <w:sz w:val="20"/>
          <w:szCs w:val="20"/>
          <w:lang w:eastAsia="en-US"/>
        </w:rPr>
        <w:t>pdist</w:t>
      </w:r>
      <w:proofErr w:type="spellEnd"/>
      <w:r w:rsidRPr="006D61E9">
        <w:rPr>
          <w:rFonts w:ascii="Consolas" w:eastAsia="Times New Roman" w:hAnsi="Consolas"/>
          <w:kern w:val="0"/>
          <w:sz w:val="20"/>
          <w:szCs w:val="20"/>
          <w:lang w:eastAsia="en-US"/>
        </w:rPr>
        <w:t>(</w:t>
      </w:r>
      <w:proofErr w:type="gramEnd"/>
      <w:r w:rsidRPr="006D61E9">
        <w:rPr>
          <w:rFonts w:ascii="Consolas" w:eastAsia="Times New Roman" w:hAnsi="Consolas"/>
          <w:kern w:val="0"/>
          <w:sz w:val="20"/>
          <w:szCs w:val="20"/>
          <w:lang w:eastAsia="en-US"/>
        </w:rPr>
        <w:t xml:space="preserve">[origin; </w:t>
      </w:r>
      <w:proofErr w:type="spellStart"/>
      <w:r w:rsidRPr="006D61E9">
        <w:rPr>
          <w:rFonts w:ascii="Consolas" w:eastAsia="Times New Roman" w:hAnsi="Consolas"/>
          <w:kern w:val="0"/>
          <w:sz w:val="20"/>
          <w:szCs w:val="20"/>
          <w:lang w:eastAsia="en-US"/>
        </w:rPr>
        <w:t>canidates</w:t>
      </w:r>
      <w:proofErr w:type="spellEnd"/>
      <w:r w:rsidRPr="006D61E9">
        <w:rPr>
          <w:rFonts w:ascii="Consolas" w:eastAsia="Times New Roman" w:hAnsi="Consolas"/>
          <w:kern w:val="0"/>
          <w:sz w:val="20"/>
          <w:szCs w:val="20"/>
          <w:lang w:eastAsia="en-US"/>
        </w:rPr>
        <w:t>(</w:t>
      </w:r>
      <w:proofErr w:type="spellStart"/>
      <w:r w:rsidRPr="006D61E9">
        <w:rPr>
          <w:rFonts w:ascii="Consolas" w:eastAsia="Times New Roman" w:hAnsi="Consolas"/>
          <w:kern w:val="0"/>
          <w:sz w:val="20"/>
          <w:szCs w:val="20"/>
          <w:lang w:eastAsia="en-US"/>
        </w:rPr>
        <w:t>i</w:t>
      </w:r>
      <w:proofErr w:type="spellEnd"/>
      <w:r w:rsidRPr="006D61E9">
        <w:rPr>
          <w:rFonts w:ascii="Consolas" w:eastAsia="Times New Roman" w:hAnsi="Consolas"/>
          <w:kern w:val="0"/>
          <w:sz w:val="20"/>
          <w:szCs w:val="20"/>
          <w:lang w:eastAsia="en-US"/>
        </w:rPr>
        <w:t>, :)]);</w:t>
      </w:r>
    </w:p>
    <w:p w14:paraId="47FEE99C"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E00FF"/>
          <w:kern w:val="0"/>
          <w:sz w:val="20"/>
          <w:szCs w:val="20"/>
          <w:lang w:eastAsia="en-US"/>
        </w:rPr>
        <w:t xml:space="preserve">if </w:t>
      </w:r>
      <w:r w:rsidRPr="006D61E9">
        <w:rPr>
          <w:rFonts w:ascii="Consolas" w:eastAsia="Times New Roman" w:hAnsi="Consolas"/>
          <w:kern w:val="0"/>
          <w:sz w:val="20"/>
          <w:szCs w:val="20"/>
          <w:lang w:eastAsia="en-US"/>
        </w:rPr>
        <w:t xml:space="preserve">(distance &lt; </w:t>
      </w:r>
      <w:proofErr w:type="spellStart"/>
      <w:r w:rsidRPr="006D61E9">
        <w:rPr>
          <w:rFonts w:ascii="Consolas" w:eastAsia="Times New Roman" w:hAnsi="Consolas"/>
          <w:kern w:val="0"/>
          <w:sz w:val="20"/>
          <w:szCs w:val="20"/>
          <w:lang w:eastAsia="en-US"/>
        </w:rPr>
        <w:t>closestDistance</w:t>
      </w:r>
      <w:proofErr w:type="spellEnd"/>
      <w:r w:rsidRPr="006D61E9">
        <w:rPr>
          <w:rFonts w:ascii="Consolas" w:eastAsia="Times New Roman" w:hAnsi="Consolas"/>
          <w:kern w:val="0"/>
          <w:sz w:val="20"/>
          <w:szCs w:val="20"/>
          <w:lang w:eastAsia="en-US"/>
        </w:rPr>
        <w:t>)</w:t>
      </w:r>
    </w:p>
    <w:p w14:paraId="1954EAC1"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proofErr w:type="spellStart"/>
      <w:r w:rsidRPr="006D61E9">
        <w:rPr>
          <w:rFonts w:ascii="Consolas" w:eastAsia="Times New Roman" w:hAnsi="Consolas"/>
          <w:kern w:val="0"/>
          <w:sz w:val="20"/>
          <w:szCs w:val="20"/>
          <w:lang w:eastAsia="en-US"/>
        </w:rPr>
        <w:t>closestPoint</w:t>
      </w:r>
      <w:proofErr w:type="spellEnd"/>
      <w:r w:rsidRPr="006D61E9">
        <w:rPr>
          <w:rFonts w:ascii="Consolas" w:eastAsia="Times New Roman" w:hAnsi="Consolas"/>
          <w:kern w:val="0"/>
          <w:sz w:val="20"/>
          <w:szCs w:val="20"/>
          <w:lang w:eastAsia="en-US"/>
        </w:rPr>
        <w:t xml:space="preserve"> = </w:t>
      </w:r>
      <w:proofErr w:type="spellStart"/>
      <w:proofErr w:type="gramStart"/>
      <w:r w:rsidRPr="006D61E9">
        <w:rPr>
          <w:rFonts w:ascii="Consolas" w:eastAsia="Times New Roman" w:hAnsi="Consolas"/>
          <w:kern w:val="0"/>
          <w:sz w:val="20"/>
          <w:szCs w:val="20"/>
          <w:lang w:eastAsia="en-US"/>
        </w:rPr>
        <w:t>i</w:t>
      </w:r>
      <w:proofErr w:type="spellEnd"/>
      <w:r w:rsidRPr="006D61E9">
        <w:rPr>
          <w:rFonts w:ascii="Consolas" w:eastAsia="Times New Roman" w:hAnsi="Consolas"/>
          <w:kern w:val="0"/>
          <w:sz w:val="20"/>
          <w:szCs w:val="20"/>
          <w:lang w:eastAsia="en-US"/>
        </w:rPr>
        <w:t>;</w:t>
      </w:r>
      <w:proofErr w:type="gramEnd"/>
    </w:p>
    <w:p w14:paraId="69BEA2DC"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proofErr w:type="spellStart"/>
      <w:r w:rsidRPr="006D61E9">
        <w:rPr>
          <w:rFonts w:ascii="Consolas" w:eastAsia="Times New Roman" w:hAnsi="Consolas"/>
          <w:kern w:val="0"/>
          <w:sz w:val="20"/>
          <w:szCs w:val="20"/>
          <w:lang w:eastAsia="en-US"/>
        </w:rPr>
        <w:t>closestDistance</w:t>
      </w:r>
      <w:proofErr w:type="spellEnd"/>
      <w:r w:rsidRPr="006D61E9">
        <w:rPr>
          <w:rFonts w:ascii="Consolas" w:eastAsia="Times New Roman" w:hAnsi="Consolas"/>
          <w:kern w:val="0"/>
          <w:sz w:val="20"/>
          <w:szCs w:val="20"/>
          <w:lang w:eastAsia="en-US"/>
        </w:rPr>
        <w:t xml:space="preserve"> = </w:t>
      </w:r>
      <w:proofErr w:type="gramStart"/>
      <w:r w:rsidRPr="006D61E9">
        <w:rPr>
          <w:rFonts w:ascii="Consolas" w:eastAsia="Times New Roman" w:hAnsi="Consolas"/>
          <w:kern w:val="0"/>
          <w:sz w:val="20"/>
          <w:szCs w:val="20"/>
          <w:lang w:eastAsia="en-US"/>
        </w:rPr>
        <w:t>distance;</w:t>
      </w:r>
      <w:proofErr w:type="gramEnd"/>
    </w:p>
    <w:p w14:paraId="517ACD54"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E00FF"/>
          <w:kern w:val="0"/>
          <w:sz w:val="20"/>
          <w:szCs w:val="20"/>
          <w:lang w:eastAsia="en-US"/>
        </w:rPr>
        <w:t>end</w:t>
      </w:r>
    </w:p>
    <w:p w14:paraId="6F23EF92"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kern w:val="0"/>
          <w:sz w:val="20"/>
          <w:szCs w:val="20"/>
          <w:lang w:eastAsia="en-US"/>
        </w:rPr>
        <w:t xml:space="preserve"> </w:t>
      </w:r>
      <w:r w:rsidRPr="006D61E9">
        <w:rPr>
          <w:rFonts w:ascii="Consolas" w:eastAsia="Times New Roman" w:hAnsi="Consolas"/>
          <w:color w:val="0E00FF"/>
          <w:kern w:val="0"/>
          <w:sz w:val="20"/>
          <w:szCs w:val="20"/>
          <w:lang w:eastAsia="en-US"/>
        </w:rPr>
        <w:t>end</w:t>
      </w:r>
    </w:p>
    <w:p w14:paraId="50AAAEFF" w14:textId="77777777" w:rsidR="006D61E9" w:rsidRPr="006D61E9" w:rsidRDefault="006D61E9" w:rsidP="006D61E9">
      <w:pPr>
        <w:widowControl/>
        <w:rPr>
          <w:rFonts w:ascii="Consolas" w:eastAsia="Times New Roman" w:hAnsi="Consolas"/>
          <w:kern w:val="0"/>
          <w:sz w:val="20"/>
          <w:szCs w:val="20"/>
          <w:lang w:eastAsia="en-US"/>
        </w:rPr>
      </w:pPr>
    </w:p>
    <w:p w14:paraId="3F084953" w14:textId="77777777" w:rsidR="006D61E9" w:rsidRPr="006D61E9" w:rsidRDefault="006D61E9" w:rsidP="006D61E9">
      <w:pPr>
        <w:widowControl/>
        <w:rPr>
          <w:rFonts w:ascii="Consolas" w:eastAsia="Times New Roman" w:hAnsi="Consolas"/>
          <w:kern w:val="0"/>
          <w:sz w:val="20"/>
          <w:szCs w:val="20"/>
          <w:lang w:eastAsia="en-US"/>
        </w:rPr>
      </w:pPr>
      <w:r w:rsidRPr="006D61E9">
        <w:rPr>
          <w:rFonts w:ascii="Consolas" w:eastAsia="Times New Roman" w:hAnsi="Consolas"/>
          <w:color w:val="0E00FF"/>
          <w:kern w:val="0"/>
          <w:sz w:val="20"/>
          <w:szCs w:val="20"/>
          <w:lang w:eastAsia="en-US"/>
        </w:rPr>
        <w:t>end</w:t>
      </w:r>
    </w:p>
    <w:p w14:paraId="3BF1C314" w14:textId="6A2EDF16" w:rsidR="00751687" w:rsidRDefault="00751687">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233134D2" w14:textId="021AE3EC" w:rsidR="006D61E9" w:rsidRDefault="00751687" w:rsidP="00751687">
      <w:pPr>
        <w:pStyle w:val="Heading2"/>
        <w:rPr>
          <w:rFonts w:eastAsia="Times New Roman"/>
          <w:lang w:eastAsia="en-US"/>
        </w:rPr>
      </w:pPr>
      <w:bookmarkStart w:id="37" w:name="_Toc134584528"/>
      <w:r>
        <w:rPr>
          <w:rFonts w:eastAsia="Times New Roman"/>
          <w:lang w:eastAsia="en-US"/>
        </w:rPr>
        <w:lastRenderedPageBreak/>
        <w:t>Appendix 14 – Graft-RRT Code</w:t>
      </w:r>
      <w:bookmarkEnd w:id="37"/>
    </w:p>
    <w:p w14:paraId="4DCDBD25"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color w:val="0E00FF"/>
          <w:kern w:val="0"/>
          <w:sz w:val="20"/>
          <w:szCs w:val="20"/>
          <w:lang w:eastAsia="en-US"/>
        </w:rPr>
        <w:t xml:space="preserve">function </w:t>
      </w:r>
      <w:r w:rsidRPr="00730EFA">
        <w:rPr>
          <w:rFonts w:ascii="Consolas" w:eastAsia="Times New Roman" w:hAnsi="Consolas"/>
          <w:kern w:val="0"/>
          <w:sz w:val="20"/>
          <w:szCs w:val="20"/>
          <w:lang w:eastAsia="en-US"/>
        </w:rPr>
        <w:t xml:space="preserve">[path, </w:t>
      </w:r>
      <w:proofErr w:type="spellStart"/>
      <w:r w:rsidRPr="00730EFA">
        <w:rPr>
          <w:rFonts w:ascii="Consolas" w:eastAsia="Times New Roman" w:hAnsi="Consolas"/>
          <w:kern w:val="0"/>
          <w:sz w:val="20"/>
          <w:szCs w:val="20"/>
          <w:lang w:eastAsia="en-US"/>
        </w:rPr>
        <w:t>calculation_time</w:t>
      </w:r>
      <w:proofErr w:type="spellEnd"/>
      <w:r w:rsidRPr="00730EFA">
        <w:rPr>
          <w:rFonts w:ascii="Consolas" w:eastAsia="Times New Roman" w:hAnsi="Consolas"/>
          <w:kern w:val="0"/>
          <w:sz w:val="20"/>
          <w:szCs w:val="20"/>
          <w:lang w:eastAsia="en-US"/>
        </w:rPr>
        <w:t xml:space="preserve">] = </w:t>
      </w:r>
      <w:proofErr w:type="spellStart"/>
      <w:r w:rsidRPr="00730EFA">
        <w:rPr>
          <w:rFonts w:ascii="Consolas" w:eastAsia="Times New Roman" w:hAnsi="Consolas"/>
          <w:kern w:val="0"/>
          <w:sz w:val="20"/>
          <w:szCs w:val="20"/>
          <w:lang w:eastAsia="en-US"/>
        </w:rPr>
        <w:t>graft_</w:t>
      </w:r>
      <w:proofErr w:type="gramStart"/>
      <w:r w:rsidRPr="00730EFA">
        <w:rPr>
          <w:rFonts w:ascii="Consolas" w:eastAsia="Times New Roman" w:hAnsi="Consolas"/>
          <w:kern w:val="0"/>
          <w:sz w:val="20"/>
          <w:szCs w:val="20"/>
          <w:lang w:eastAsia="en-US"/>
        </w:rPr>
        <w:t>rrtstar</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 xml:space="preserve">source, goal, </w:t>
      </w:r>
      <w:proofErr w:type="spellStart"/>
      <w:r w:rsidRPr="00730EFA">
        <w:rPr>
          <w:rFonts w:ascii="Consolas" w:eastAsia="Times New Roman" w:hAnsi="Consolas"/>
          <w:kern w:val="0"/>
          <w:sz w:val="20"/>
          <w:szCs w:val="20"/>
          <w:lang w:eastAsia="en-US"/>
        </w:rPr>
        <w:t>map_size</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 epsilon, threshold, iterations)</w:t>
      </w:r>
    </w:p>
    <w:p w14:paraId="68DE0C55"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stepsize</w:t>
      </w:r>
      <w:proofErr w:type="spellEnd"/>
      <w:r w:rsidRPr="00730EFA">
        <w:rPr>
          <w:rFonts w:ascii="Consolas" w:eastAsia="Times New Roman" w:hAnsi="Consolas"/>
          <w:kern w:val="0"/>
          <w:sz w:val="20"/>
          <w:szCs w:val="20"/>
          <w:lang w:eastAsia="en-US"/>
        </w:rPr>
        <w:t>=</w:t>
      </w:r>
      <w:proofErr w:type="gramStart"/>
      <w:r w:rsidRPr="00730EFA">
        <w:rPr>
          <w:rFonts w:ascii="Consolas" w:eastAsia="Times New Roman" w:hAnsi="Consolas"/>
          <w:kern w:val="0"/>
          <w:sz w:val="20"/>
          <w:szCs w:val="20"/>
          <w:lang w:eastAsia="en-US"/>
        </w:rPr>
        <w:t>epsilon;</w:t>
      </w:r>
      <w:proofErr w:type="gramEnd"/>
      <w:r w:rsidRPr="00730EFA">
        <w:rPr>
          <w:rFonts w:ascii="Consolas" w:eastAsia="Times New Roman" w:hAnsi="Consolas"/>
          <w:kern w:val="0"/>
          <w:sz w:val="20"/>
          <w:szCs w:val="20"/>
          <w:lang w:eastAsia="en-US"/>
        </w:rPr>
        <w:t xml:space="preserve"> </w:t>
      </w:r>
    </w:p>
    <w:p w14:paraId="298BF531"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disTh</w:t>
      </w:r>
      <w:proofErr w:type="spellEnd"/>
      <w:r w:rsidRPr="00730EFA">
        <w:rPr>
          <w:rFonts w:ascii="Consolas" w:eastAsia="Times New Roman" w:hAnsi="Consolas"/>
          <w:kern w:val="0"/>
          <w:sz w:val="20"/>
          <w:szCs w:val="20"/>
          <w:lang w:eastAsia="en-US"/>
        </w:rPr>
        <w:t>=</w:t>
      </w:r>
      <w:proofErr w:type="gramStart"/>
      <w:r w:rsidRPr="00730EFA">
        <w:rPr>
          <w:rFonts w:ascii="Consolas" w:eastAsia="Times New Roman" w:hAnsi="Consolas"/>
          <w:kern w:val="0"/>
          <w:sz w:val="20"/>
          <w:szCs w:val="20"/>
          <w:lang w:eastAsia="en-US"/>
        </w:rPr>
        <w:t>threshold;</w:t>
      </w:r>
      <w:proofErr w:type="gramEnd"/>
      <w:r w:rsidRPr="00730EFA">
        <w:rPr>
          <w:rFonts w:ascii="Consolas" w:eastAsia="Times New Roman" w:hAnsi="Consolas"/>
          <w:kern w:val="0"/>
          <w:sz w:val="20"/>
          <w:szCs w:val="20"/>
          <w:lang w:eastAsia="en-US"/>
        </w:rPr>
        <w:t xml:space="preserve"> </w:t>
      </w:r>
    </w:p>
    <w:p w14:paraId="794A2A3F"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maxFailedAttempts</w:t>
      </w:r>
      <w:proofErr w:type="spellEnd"/>
      <w:r w:rsidRPr="00730EFA">
        <w:rPr>
          <w:rFonts w:ascii="Consolas" w:eastAsia="Times New Roman" w:hAnsi="Consolas"/>
          <w:kern w:val="0"/>
          <w:sz w:val="20"/>
          <w:szCs w:val="20"/>
          <w:lang w:eastAsia="en-US"/>
        </w:rPr>
        <w:t xml:space="preserve"> = </w:t>
      </w:r>
      <w:proofErr w:type="gramStart"/>
      <w:r w:rsidRPr="00730EFA">
        <w:rPr>
          <w:rFonts w:ascii="Consolas" w:eastAsia="Times New Roman" w:hAnsi="Consolas"/>
          <w:kern w:val="0"/>
          <w:sz w:val="20"/>
          <w:szCs w:val="20"/>
          <w:lang w:eastAsia="en-US"/>
        </w:rPr>
        <w:t>iterations;</w:t>
      </w:r>
      <w:proofErr w:type="gramEnd"/>
    </w:p>
    <w:p w14:paraId="2D439DBC"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rrstar_area</w:t>
      </w:r>
      <w:proofErr w:type="spellEnd"/>
      <w:r w:rsidRPr="00730EFA">
        <w:rPr>
          <w:rFonts w:ascii="Consolas" w:eastAsia="Times New Roman" w:hAnsi="Consolas"/>
          <w:kern w:val="0"/>
          <w:sz w:val="20"/>
          <w:szCs w:val="20"/>
          <w:lang w:eastAsia="en-US"/>
        </w:rPr>
        <w:t xml:space="preserve"> = </w:t>
      </w:r>
      <w:proofErr w:type="spellStart"/>
      <w:proofErr w:type="gramStart"/>
      <w:r w:rsidRPr="00730EFA">
        <w:rPr>
          <w:rFonts w:ascii="Consolas" w:eastAsia="Times New Roman" w:hAnsi="Consolas"/>
          <w:kern w:val="0"/>
          <w:sz w:val="20"/>
          <w:szCs w:val="20"/>
          <w:lang w:eastAsia="en-US"/>
        </w:rPr>
        <w:t>stepsize</w:t>
      </w:r>
      <w:proofErr w:type="spellEnd"/>
      <w:r w:rsidRPr="00730EFA">
        <w:rPr>
          <w:rFonts w:ascii="Consolas" w:eastAsia="Times New Roman" w:hAnsi="Consolas"/>
          <w:kern w:val="0"/>
          <w:sz w:val="20"/>
          <w:szCs w:val="20"/>
          <w:lang w:eastAsia="en-US"/>
        </w:rPr>
        <w:t xml:space="preserve"> .</w:t>
      </w:r>
      <w:proofErr w:type="gramEnd"/>
      <w:r w:rsidRPr="00730EFA">
        <w:rPr>
          <w:rFonts w:ascii="Consolas" w:eastAsia="Times New Roman" w:hAnsi="Consolas"/>
          <w:kern w:val="0"/>
          <w:sz w:val="20"/>
          <w:szCs w:val="20"/>
          <w:lang w:eastAsia="en-US"/>
        </w:rPr>
        <w:t>* 2;</w:t>
      </w:r>
    </w:p>
    <w:p w14:paraId="1607100A"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center_point</w:t>
      </w:r>
      <w:proofErr w:type="spellEnd"/>
      <w:r w:rsidRPr="00730EFA">
        <w:rPr>
          <w:rFonts w:ascii="Consolas" w:eastAsia="Times New Roman" w:hAnsi="Consolas"/>
          <w:kern w:val="0"/>
          <w:sz w:val="20"/>
          <w:szCs w:val="20"/>
          <w:lang w:eastAsia="en-US"/>
        </w:rPr>
        <w:t xml:space="preserve"> = </w:t>
      </w:r>
      <w:proofErr w:type="spellStart"/>
      <w:r w:rsidRPr="00730EFA">
        <w:rPr>
          <w:rFonts w:ascii="Consolas" w:eastAsia="Times New Roman" w:hAnsi="Consolas"/>
          <w:kern w:val="0"/>
          <w:sz w:val="20"/>
          <w:szCs w:val="20"/>
          <w:lang w:eastAsia="en-US"/>
        </w:rPr>
        <w:t>rand_</w:t>
      </w:r>
      <w:proofErr w:type="gramStart"/>
      <w:r w:rsidRPr="00730EFA">
        <w:rPr>
          <w:rFonts w:ascii="Consolas" w:eastAsia="Times New Roman" w:hAnsi="Consolas"/>
          <w:kern w:val="0"/>
          <w:sz w:val="20"/>
          <w:szCs w:val="20"/>
          <w:lang w:eastAsia="en-US"/>
        </w:rPr>
        <w:t>center</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 xml:space="preserve">source, goal, </w:t>
      </w:r>
      <w:proofErr w:type="spellStart"/>
      <w:r w:rsidRPr="00730EFA">
        <w:rPr>
          <w:rFonts w:ascii="Consolas" w:eastAsia="Times New Roman" w:hAnsi="Consolas"/>
          <w:kern w:val="0"/>
          <w:sz w:val="20"/>
          <w:szCs w:val="20"/>
          <w:lang w:eastAsia="en-US"/>
        </w:rPr>
        <w:t>map_size</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w:t>
      </w:r>
    </w:p>
    <w:p w14:paraId="7CF63D0A" w14:textId="384E7FB9"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0D90A1B8"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Safety Checks on the algorithm</w:t>
      </w:r>
    </w:p>
    <w:p w14:paraId="0098D7B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w:t>
      </w:r>
      <w:proofErr w:type="spellStart"/>
      <w:proofErr w:type="gramStart"/>
      <w:r w:rsidRPr="00730EFA">
        <w:rPr>
          <w:rFonts w:ascii="Consolas" w:eastAsia="Times New Roman" w:hAnsi="Consolas"/>
          <w:kern w:val="0"/>
          <w:sz w:val="20"/>
          <w:szCs w:val="20"/>
          <w:lang w:eastAsia="en-US"/>
        </w:rPr>
        <w:t>CheckCollision</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 xml:space="preserve">source,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map_size</w:t>
      </w:r>
      <w:proofErr w:type="spellEnd"/>
      <w:r w:rsidRPr="00730EFA">
        <w:rPr>
          <w:rFonts w:ascii="Consolas" w:eastAsia="Times New Roman" w:hAnsi="Consolas"/>
          <w:kern w:val="0"/>
          <w:sz w:val="20"/>
          <w:szCs w:val="20"/>
          <w:lang w:eastAsia="en-US"/>
        </w:rPr>
        <w:t>)</w:t>
      </w:r>
    </w:p>
    <w:p w14:paraId="0297CF4A"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kern w:val="0"/>
          <w:sz w:val="20"/>
          <w:szCs w:val="20"/>
          <w:lang w:eastAsia="en-US"/>
        </w:rPr>
        <w:t>error(</w:t>
      </w:r>
      <w:proofErr w:type="gramEnd"/>
      <w:r w:rsidRPr="00730EFA">
        <w:rPr>
          <w:rFonts w:ascii="Consolas" w:eastAsia="Times New Roman" w:hAnsi="Consolas"/>
          <w:color w:val="A709F5"/>
          <w:kern w:val="0"/>
          <w:sz w:val="20"/>
          <w:szCs w:val="20"/>
          <w:lang w:eastAsia="en-US"/>
        </w:rPr>
        <w:t>'Source Waypoint is occluded by an Obstacle'</w:t>
      </w:r>
      <w:r w:rsidRPr="00730EFA">
        <w:rPr>
          <w:rFonts w:ascii="Consolas" w:eastAsia="Times New Roman" w:hAnsi="Consolas"/>
          <w:kern w:val="0"/>
          <w:sz w:val="20"/>
          <w:szCs w:val="20"/>
          <w:lang w:eastAsia="en-US"/>
        </w:rPr>
        <w:t xml:space="preserve">); </w:t>
      </w:r>
    </w:p>
    <w:p w14:paraId="14F7F485"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076C5EDB" w14:textId="77777777" w:rsidR="00730EFA" w:rsidRPr="00730EFA" w:rsidRDefault="00730EFA" w:rsidP="00730EFA">
      <w:pPr>
        <w:widowControl/>
        <w:rPr>
          <w:rFonts w:ascii="Consolas" w:eastAsia="Times New Roman" w:hAnsi="Consolas"/>
          <w:kern w:val="0"/>
          <w:sz w:val="20"/>
          <w:szCs w:val="20"/>
          <w:lang w:eastAsia="en-US"/>
        </w:rPr>
      </w:pPr>
    </w:p>
    <w:p w14:paraId="637FBC2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w:t>
      </w:r>
      <w:proofErr w:type="spellStart"/>
      <w:proofErr w:type="gramStart"/>
      <w:r w:rsidRPr="00730EFA">
        <w:rPr>
          <w:rFonts w:ascii="Consolas" w:eastAsia="Times New Roman" w:hAnsi="Consolas"/>
          <w:kern w:val="0"/>
          <w:sz w:val="20"/>
          <w:szCs w:val="20"/>
          <w:lang w:eastAsia="en-US"/>
        </w:rPr>
        <w:t>CheckCollision</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 xml:space="preserve">goal,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map_size</w:t>
      </w:r>
      <w:proofErr w:type="spellEnd"/>
      <w:r w:rsidRPr="00730EFA">
        <w:rPr>
          <w:rFonts w:ascii="Consolas" w:eastAsia="Times New Roman" w:hAnsi="Consolas"/>
          <w:kern w:val="0"/>
          <w:sz w:val="20"/>
          <w:szCs w:val="20"/>
          <w:lang w:eastAsia="en-US"/>
        </w:rPr>
        <w:t>)</w:t>
      </w:r>
    </w:p>
    <w:p w14:paraId="36621C6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kern w:val="0"/>
          <w:sz w:val="20"/>
          <w:szCs w:val="20"/>
          <w:lang w:eastAsia="en-US"/>
        </w:rPr>
        <w:t>error(</w:t>
      </w:r>
      <w:proofErr w:type="gramEnd"/>
      <w:r w:rsidRPr="00730EFA">
        <w:rPr>
          <w:rFonts w:ascii="Consolas" w:eastAsia="Times New Roman" w:hAnsi="Consolas"/>
          <w:color w:val="A709F5"/>
          <w:kern w:val="0"/>
          <w:sz w:val="20"/>
          <w:szCs w:val="20"/>
          <w:lang w:eastAsia="en-US"/>
        </w:rPr>
        <w:t>'Goal Waypoint is occluded by an Obstacle'</w:t>
      </w:r>
      <w:r w:rsidRPr="00730EFA">
        <w:rPr>
          <w:rFonts w:ascii="Consolas" w:eastAsia="Times New Roman" w:hAnsi="Consolas"/>
          <w:kern w:val="0"/>
          <w:sz w:val="20"/>
          <w:szCs w:val="20"/>
          <w:lang w:eastAsia="en-US"/>
        </w:rPr>
        <w:t>);</w:t>
      </w:r>
    </w:p>
    <w:p w14:paraId="6CE7FFFE"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1B54A10C" w14:textId="77777777" w:rsidR="00730EFA" w:rsidRPr="00730EFA" w:rsidRDefault="00730EFA" w:rsidP="00730EFA">
      <w:pPr>
        <w:widowControl/>
        <w:rPr>
          <w:rFonts w:ascii="Consolas" w:eastAsia="Times New Roman" w:hAnsi="Consolas"/>
          <w:kern w:val="0"/>
          <w:sz w:val="20"/>
          <w:szCs w:val="20"/>
          <w:lang w:eastAsia="en-US"/>
        </w:rPr>
      </w:pPr>
    </w:p>
    <w:p w14:paraId="18B300E2"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static_param_data</w:t>
      </w:r>
      <w:proofErr w:type="spellEnd"/>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kern w:val="0"/>
          <w:sz w:val="20"/>
          <w:szCs w:val="20"/>
          <w:lang w:eastAsia="en-US"/>
        </w:rPr>
        <w:t>=[</w:t>
      </w:r>
      <w:proofErr w:type="spellStart"/>
      <w:proofErr w:type="gramEnd"/>
      <w:r w:rsidRPr="00730EFA">
        <w:rPr>
          <w:rFonts w:ascii="Consolas" w:eastAsia="Times New Roman" w:hAnsi="Consolas"/>
          <w:kern w:val="0"/>
          <w:sz w:val="20"/>
          <w:szCs w:val="20"/>
          <w:lang w:eastAsia="en-US"/>
        </w:rPr>
        <w:t>stepsize</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disTh</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maxFailedAttempts</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rrstar_area</w:t>
      </w:r>
      <w:proofErr w:type="spellEnd"/>
      <w:r w:rsidRPr="00730EFA">
        <w:rPr>
          <w:rFonts w:ascii="Consolas" w:eastAsia="Times New Roman" w:hAnsi="Consolas"/>
          <w:kern w:val="0"/>
          <w:sz w:val="20"/>
          <w:szCs w:val="20"/>
          <w:lang w:eastAsia="en-US"/>
        </w:rPr>
        <w:t xml:space="preserve">; source 0 0 ; </w:t>
      </w:r>
      <w:proofErr w:type="spellStart"/>
      <w:r w:rsidRPr="00730EFA">
        <w:rPr>
          <w:rFonts w:ascii="Consolas" w:eastAsia="Times New Roman" w:hAnsi="Consolas"/>
          <w:kern w:val="0"/>
          <w:sz w:val="20"/>
          <w:szCs w:val="20"/>
          <w:lang w:eastAsia="en-US"/>
        </w:rPr>
        <w:t>center_point</w:t>
      </w:r>
      <w:proofErr w:type="spellEnd"/>
      <w:r w:rsidRPr="00730EFA">
        <w:rPr>
          <w:rFonts w:ascii="Consolas" w:eastAsia="Times New Roman" w:hAnsi="Consolas"/>
          <w:kern w:val="0"/>
          <w:sz w:val="20"/>
          <w:szCs w:val="20"/>
          <w:lang w:eastAsia="en-US"/>
        </w:rPr>
        <w:t xml:space="preserve"> 0 0 ; goal 0 0];</w:t>
      </w:r>
    </w:p>
    <w:p w14:paraId="2635A86F"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color w:val="008013"/>
          <w:kern w:val="0"/>
          <w:sz w:val="20"/>
          <w:szCs w:val="20"/>
          <w:lang w:eastAsia="en-US"/>
        </w:rPr>
        <w:t xml:space="preserve">%  </w:t>
      </w:r>
      <w:proofErr w:type="spellStart"/>
      <w:r w:rsidRPr="00730EFA">
        <w:rPr>
          <w:rFonts w:ascii="Consolas" w:eastAsia="Times New Roman" w:hAnsi="Consolas"/>
          <w:color w:val="008013"/>
          <w:kern w:val="0"/>
          <w:sz w:val="20"/>
          <w:szCs w:val="20"/>
          <w:lang w:eastAsia="en-US"/>
        </w:rPr>
        <w:t>static</w:t>
      </w:r>
      <w:proofErr w:type="gramEnd"/>
      <w:r w:rsidRPr="00730EFA">
        <w:rPr>
          <w:rFonts w:ascii="Consolas" w:eastAsia="Times New Roman" w:hAnsi="Consolas"/>
          <w:color w:val="008013"/>
          <w:kern w:val="0"/>
          <w:sz w:val="20"/>
          <w:szCs w:val="20"/>
          <w:lang w:eastAsia="en-US"/>
        </w:rPr>
        <w:t>_param_data</w:t>
      </w:r>
      <w:proofErr w:type="spellEnd"/>
      <w:r w:rsidRPr="00730EFA">
        <w:rPr>
          <w:rFonts w:ascii="Consolas" w:eastAsia="Times New Roman" w:hAnsi="Consolas"/>
          <w:color w:val="008013"/>
          <w:kern w:val="0"/>
          <w:sz w:val="20"/>
          <w:szCs w:val="20"/>
          <w:lang w:eastAsia="en-US"/>
        </w:rPr>
        <w:t xml:space="preserve"> =   </w:t>
      </w:r>
      <w:proofErr w:type="spellStart"/>
      <w:r w:rsidRPr="00730EFA">
        <w:rPr>
          <w:rFonts w:ascii="Consolas" w:eastAsia="Times New Roman" w:hAnsi="Consolas"/>
          <w:color w:val="008013"/>
          <w:kern w:val="0"/>
          <w:sz w:val="20"/>
          <w:szCs w:val="20"/>
          <w:lang w:eastAsia="en-US"/>
        </w:rPr>
        <w:t>stepsize</w:t>
      </w:r>
      <w:proofErr w:type="spellEnd"/>
      <w:r w:rsidRPr="00730EFA">
        <w:rPr>
          <w:rFonts w:ascii="Consolas" w:eastAsia="Times New Roman" w:hAnsi="Consolas"/>
          <w:color w:val="008013"/>
          <w:kern w:val="0"/>
          <w:sz w:val="20"/>
          <w:szCs w:val="20"/>
          <w:lang w:eastAsia="en-US"/>
        </w:rPr>
        <w:t xml:space="preserve">              </w:t>
      </w:r>
      <w:proofErr w:type="spellStart"/>
      <w:r w:rsidRPr="00730EFA">
        <w:rPr>
          <w:rFonts w:ascii="Consolas" w:eastAsia="Times New Roman" w:hAnsi="Consolas"/>
          <w:color w:val="008013"/>
          <w:kern w:val="0"/>
          <w:sz w:val="20"/>
          <w:szCs w:val="20"/>
          <w:lang w:eastAsia="en-US"/>
        </w:rPr>
        <w:t>disTh</w:t>
      </w:r>
      <w:proofErr w:type="spellEnd"/>
      <w:r w:rsidRPr="00730EFA">
        <w:rPr>
          <w:rFonts w:ascii="Consolas" w:eastAsia="Times New Roman" w:hAnsi="Consolas"/>
          <w:color w:val="008013"/>
          <w:kern w:val="0"/>
          <w:sz w:val="20"/>
          <w:szCs w:val="20"/>
          <w:lang w:eastAsia="en-US"/>
        </w:rPr>
        <w:t xml:space="preserve">                     </w:t>
      </w:r>
      <w:proofErr w:type="spellStart"/>
      <w:r w:rsidRPr="00730EFA">
        <w:rPr>
          <w:rFonts w:ascii="Consolas" w:eastAsia="Times New Roman" w:hAnsi="Consolas"/>
          <w:color w:val="008013"/>
          <w:kern w:val="0"/>
          <w:sz w:val="20"/>
          <w:szCs w:val="20"/>
          <w:lang w:eastAsia="en-US"/>
        </w:rPr>
        <w:t>maxFailedAttempts</w:t>
      </w:r>
      <w:proofErr w:type="spellEnd"/>
      <w:r w:rsidRPr="00730EFA">
        <w:rPr>
          <w:rFonts w:ascii="Consolas" w:eastAsia="Times New Roman" w:hAnsi="Consolas"/>
          <w:color w:val="008013"/>
          <w:kern w:val="0"/>
          <w:sz w:val="20"/>
          <w:szCs w:val="20"/>
          <w:lang w:eastAsia="en-US"/>
        </w:rPr>
        <w:t xml:space="preserve">      </w:t>
      </w:r>
      <w:proofErr w:type="spellStart"/>
      <w:r w:rsidRPr="00730EFA">
        <w:rPr>
          <w:rFonts w:ascii="Consolas" w:eastAsia="Times New Roman" w:hAnsi="Consolas"/>
          <w:color w:val="008013"/>
          <w:kern w:val="0"/>
          <w:sz w:val="20"/>
          <w:szCs w:val="20"/>
          <w:lang w:eastAsia="en-US"/>
        </w:rPr>
        <w:t>rrstar_area</w:t>
      </w:r>
      <w:proofErr w:type="spellEnd"/>
    </w:p>
    <w:p w14:paraId="738B64FE"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xml:space="preserve">%                        </w:t>
      </w:r>
      <w:proofErr w:type="gramStart"/>
      <w:r w:rsidRPr="00730EFA">
        <w:rPr>
          <w:rFonts w:ascii="Consolas" w:eastAsia="Times New Roman" w:hAnsi="Consolas"/>
          <w:color w:val="008013"/>
          <w:kern w:val="0"/>
          <w:sz w:val="20"/>
          <w:szCs w:val="20"/>
          <w:lang w:eastAsia="en-US"/>
        </w:rPr>
        <w:t>source(</w:t>
      </w:r>
      <w:proofErr w:type="gramEnd"/>
      <w:r w:rsidRPr="00730EFA">
        <w:rPr>
          <w:rFonts w:ascii="Consolas" w:eastAsia="Times New Roman" w:hAnsi="Consolas"/>
          <w:color w:val="008013"/>
          <w:kern w:val="0"/>
          <w:sz w:val="20"/>
          <w:szCs w:val="20"/>
          <w:lang w:eastAsia="en-US"/>
        </w:rPr>
        <w:t xml:space="preserve">1,1)          source(1,2)                </w:t>
      </w:r>
      <w:proofErr w:type="spellStart"/>
      <w:r w:rsidRPr="00730EFA">
        <w:rPr>
          <w:rFonts w:ascii="Consolas" w:eastAsia="Times New Roman" w:hAnsi="Consolas"/>
          <w:color w:val="008013"/>
          <w:kern w:val="0"/>
          <w:sz w:val="20"/>
          <w:szCs w:val="20"/>
          <w:lang w:eastAsia="en-US"/>
        </w:rPr>
        <w:t>point_connect</w:t>
      </w:r>
      <w:proofErr w:type="spellEnd"/>
      <w:r w:rsidRPr="00730EFA">
        <w:rPr>
          <w:rFonts w:ascii="Consolas" w:eastAsia="Times New Roman" w:hAnsi="Consolas"/>
          <w:color w:val="008013"/>
          <w:kern w:val="0"/>
          <w:sz w:val="20"/>
          <w:szCs w:val="20"/>
          <w:lang w:eastAsia="en-US"/>
        </w:rPr>
        <w:t xml:space="preserve">(1,1)     </w:t>
      </w:r>
      <w:proofErr w:type="spellStart"/>
      <w:r w:rsidRPr="00730EFA">
        <w:rPr>
          <w:rFonts w:ascii="Consolas" w:eastAsia="Times New Roman" w:hAnsi="Consolas"/>
          <w:color w:val="008013"/>
          <w:kern w:val="0"/>
          <w:sz w:val="20"/>
          <w:szCs w:val="20"/>
          <w:lang w:eastAsia="en-US"/>
        </w:rPr>
        <w:t>point_connect</w:t>
      </w:r>
      <w:proofErr w:type="spellEnd"/>
      <w:r w:rsidRPr="00730EFA">
        <w:rPr>
          <w:rFonts w:ascii="Consolas" w:eastAsia="Times New Roman" w:hAnsi="Consolas"/>
          <w:color w:val="008013"/>
          <w:kern w:val="0"/>
          <w:sz w:val="20"/>
          <w:szCs w:val="20"/>
          <w:lang w:eastAsia="en-US"/>
        </w:rPr>
        <w:t>(1,2)</w:t>
      </w:r>
    </w:p>
    <w:p w14:paraId="45AE46BB"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xml:space="preserve">%                        </w:t>
      </w:r>
      <w:proofErr w:type="spellStart"/>
      <w:r w:rsidRPr="00730EFA">
        <w:rPr>
          <w:rFonts w:ascii="Consolas" w:eastAsia="Times New Roman" w:hAnsi="Consolas"/>
          <w:color w:val="008013"/>
          <w:kern w:val="0"/>
          <w:sz w:val="20"/>
          <w:szCs w:val="20"/>
          <w:lang w:eastAsia="en-US"/>
        </w:rPr>
        <w:t>center_</w:t>
      </w:r>
      <w:proofErr w:type="gramStart"/>
      <w:r w:rsidRPr="00730EFA">
        <w:rPr>
          <w:rFonts w:ascii="Consolas" w:eastAsia="Times New Roman" w:hAnsi="Consolas"/>
          <w:color w:val="008013"/>
          <w:kern w:val="0"/>
          <w:sz w:val="20"/>
          <w:szCs w:val="20"/>
          <w:lang w:eastAsia="en-US"/>
        </w:rPr>
        <w:t>point</w:t>
      </w:r>
      <w:proofErr w:type="spellEnd"/>
      <w:r w:rsidRPr="00730EFA">
        <w:rPr>
          <w:rFonts w:ascii="Consolas" w:eastAsia="Times New Roman" w:hAnsi="Consolas"/>
          <w:color w:val="008013"/>
          <w:kern w:val="0"/>
          <w:sz w:val="20"/>
          <w:szCs w:val="20"/>
          <w:lang w:eastAsia="en-US"/>
        </w:rPr>
        <w:t>(</w:t>
      </w:r>
      <w:proofErr w:type="gramEnd"/>
      <w:r w:rsidRPr="00730EFA">
        <w:rPr>
          <w:rFonts w:ascii="Consolas" w:eastAsia="Times New Roman" w:hAnsi="Consolas"/>
          <w:color w:val="008013"/>
          <w:kern w:val="0"/>
          <w:sz w:val="20"/>
          <w:szCs w:val="20"/>
          <w:lang w:eastAsia="en-US"/>
        </w:rPr>
        <w:t xml:space="preserve">1.1)    </w:t>
      </w:r>
      <w:proofErr w:type="spellStart"/>
      <w:r w:rsidRPr="00730EFA">
        <w:rPr>
          <w:rFonts w:ascii="Consolas" w:eastAsia="Times New Roman" w:hAnsi="Consolas"/>
          <w:color w:val="008013"/>
          <w:kern w:val="0"/>
          <w:sz w:val="20"/>
          <w:szCs w:val="20"/>
          <w:lang w:eastAsia="en-US"/>
        </w:rPr>
        <w:t>center_point</w:t>
      </w:r>
      <w:proofErr w:type="spellEnd"/>
      <w:r w:rsidRPr="00730EFA">
        <w:rPr>
          <w:rFonts w:ascii="Consolas" w:eastAsia="Times New Roman" w:hAnsi="Consolas"/>
          <w:color w:val="008013"/>
          <w:kern w:val="0"/>
          <w:sz w:val="20"/>
          <w:szCs w:val="20"/>
          <w:lang w:eastAsia="en-US"/>
        </w:rPr>
        <w:t xml:space="preserve">(1,2)          </w:t>
      </w:r>
      <w:proofErr w:type="spellStart"/>
      <w:r w:rsidRPr="00730EFA">
        <w:rPr>
          <w:rFonts w:ascii="Consolas" w:eastAsia="Times New Roman" w:hAnsi="Consolas"/>
          <w:color w:val="008013"/>
          <w:kern w:val="0"/>
          <w:sz w:val="20"/>
          <w:szCs w:val="20"/>
          <w:lang w:eastAsia="en-US"/>
        </w:rPr>
        <w:t>prev_ahead</w:t>
      </w:r>
      <w:proofErr w:type="spellEnd"/>
      <w:r w:rsidRPr="00730EFA">
        <w:rPr>
          <w:rFonts w:ascii="Consolas" w:eastAsia="Times New Roman" w:hAnsi="Consolas"/>
          <w:color w:val="008013"/>
          <w:kern w:val="0"/>
          <w:sz w:val="20"/>
          <w:szCs w:val="20"/>
          <w:lang w:eastAsia="en-US"/>
        </w:rPr>
        <w:t xml:space="preserve">             </w:t>
      </w:r>
      <w:proofErr w:type="spellStart"/>
      <w:r w:rsidRPr="00730EFA">
        <w:rPr>
          <w:rFonts w:ascii="Consolas" w:eastAsia="Times New Roman" w:hAnsi="Consolas"/>
          <w:color w:val="008013"/>
          <w:kern w:val="0"/>
          <w:sz w:val="20"/>
          <w:szCs w:val="20"/>
          <w:lang w:eastAsia="en-US"/>
        </w:rPr>
        <w:t>prev_behind</w:t>
      </w:r>
      <w:proofErr w:type="spellEnd"/>
    </w:p>
    <w:p w14:paraId="49DC417C"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xml:space="preserve">%                        </w:t>
      </w:r>
      <w:proofErr w:type="gramStart"/>
      <w:r w:rsidRPr="00730EFA">
        <w:rPr>
          <w:rFonts w:ascii="Consolas" w:eastAsia="Times New Roman" w:hAnsi="Consolas"/>
          <w:color w:val="008013"/>
          <w:kern w:val="0"/>
          <w:sz w:val="20"/>
          <w:szCs w:val="20"/>
          <w:lang w:eastAsia="en-US"/>
        </w:rPr>
        <w:t>goal(</w:t>
      </w:r>
      <w:proofErr w:type="gramEnd"/>
      <w:r w:rsidRPr="00730EFA">
        <w:rPr>
          <w:rFonts w:ascii="Consolas" w:eastAsia="Times New Roman" w:hAnsi="Consolas"/>
          <w:color w:val="008013"/>
          <w:kern w:val="0"/>
          <w:sz w:val="20"/>
          <w:szCs w:val="20"/>
          <w:lang w:eastAsia="en-US"/>
        </w:rPr>
        <w:t xml:space="preserve">1,2)            goal(1,2)                  </w:t>
      </w:r>
      <w:proofErr w:type="spellStart"/>
      <w:r w:rsidRPr="00730EFA">
        <w:rPr>
          <w:rFonts w:ascii="Consolas" w:eastAsia="Times New Roman" w:hAnsi="Consolas"/>
          <w:color w:val="008013"/>
          <w:kern w:val="0"/>
          <w:sz w:val="20"/>
          <w:szCs w:val="20"/>
          <w:lang w:eastAsia="en-US"/>
        </w:rPr>
        <w:t>prev_behind_ahead</w:t>
      </w:r>
      <w:proofErr w:type="spellEnd"/>
      <w:r w:rsidRPr="00730EFA">
        <w:rPr>
          <w:rFonts w:ascii="Consolas" w:eastAsia="Times New Roman" w:hAnsi="Consolas"/>
          <w:color w:val="008013"/>
          <w:kern w:val="0"/>
          <w:sz w:val="20"/>
          <w:szCs w:val="20"/>
          <w:lang w:eastAsia="en-US"/>
        </w:rPr>
        <w:t xml:space="preserve">      </w:t>
      </w:r>
      <w:proofErr w:type="spellStart"/>
      <w:r w:rsidRPr="00730EFA">
        <w:rPr>
          <w:rFonts w:ascii="Consolas" w:eastAsia="Times New Roman" w:hAnsi="Consolas"/>
          <w:color w:val="008013"/>
          <w:kern w:val="0"/>
          <w:sz w:val="20"/>
          <w:szCs w:val="20"/>
          <w:lang w:eastAsia="en-US"/>
        </w:rPr>
        <w:t>prev_behing_behind</w:t>
      </w:r>
      <w:proofErr w:type="spellEnd"/>
      <w:r w:rsidRPr="00730EFA">
        <w:rPr>
          <w:rFonts w:ascii="Consolas" w:eastAsia="Times New Roman" w:hAnsi="Consolas"/>
          <w:color w:val="008013"/>
          <w:kern w:val="0"/>
          <w:sz w:val="20"/>
          <w:szCs w:val="20"/>
          <w:lang w:eastAsia="en-US"/>
        </w:rPr>
        <w:t xml:space="preserve">        </w:t>
      </w:r>
    </w:p>
    <w:p w14:paraId="21C90BD0"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ab/>
      </w:r>
      <w:r w:rsidRPr="00730EFA">
        <w:rPr>
          <w:rFonts w:ascii="Consolas" w:eastAsia="Times New Roman" w:hAnsi="Consolas"/>
          <w:color w:val="008013"/>
          <w:kern w:val="0"/>
          <w:sz w:val="20"/>
          <w:szCs w:val="20"/>
          <w:lang w:eastAsia="en-US"/>
        </w:rPr>
        <w:t xml:space="preserve">% </w:t>
      </w:r>
      <w:r w:rsidRPr="00730EFA">
        <w:rPr>
          <w:rFonts w:ascii="Consolas" w:eastAsia="Times New Roman" w:hAnsi="Consolas"/>
          <w:color w:val="008013"/>
          <w:kern w:val="0"/>
          <w:sz w:val="20"/>
          <w:szCs w:val="20"/>
          <w:lang w:eastAsia="en-US"/>
        </w:rPr>
        <w:tab/>
        <w:t xml:space="preserve">            </w:t>
      </w:r>
      <w:r w:rsidRPr="00730EFA">
        <w:rPr>
          <w:rFonts w:ascii="Consolas" w:eastAsia="Times New Roman" w:hAnsi="Consolas"/>
          <w:color w:val="008013"/>
          <w:kern w:val="0"/>
          <w:sz w:val="20"/>
          <w:szCs w:val="20"/>
          <w:lang w:eastAsia="en-US"/>
        </w:rPr>
        <w:tab/>
      </w:r>
      <w:r w:rsidRPr="00730EFA">
        <w:rPr>
          <w:rFonts w:ascii="Consolas" w:eastAsia="Times New Roman" w:hAnsi="Consolas"/>
          <w:color w:val="008013"/>
          <w:kern w:val="0"/>
          <w:sz w:val="20"/>
          <w:szCs w:val="20"/>
          <w:lang w:eastAsia="en-US"/>
        </w:rPr>
        <w:tab/>
        <w:t xml:space="preserve"> point_connect2(1,1</w:t>
      </w:r>
      <w:proofErr w:type="gramStart"/>
      <w:r w:rsidRPr="00730EFA">
        <w:rPr>
          <w:rFonts w:ascii="Consolas" w:eastAsia="Times New Roman" w:hAnsi="Consolas"/>
          <w:color w:val="008013"/>
          <w:kern w:val="0"/>
          <w:sz w:val="20"/>
          <w:szCs w:val="20"/>
          <w:lang w:eastAsia="en-US"/>
        </w:rPr>
        <w:t>)  point</w:t>
      </w:r>
      <w:proofErr w:type="gramEnd"/>
      <w:r w:rsidRPr="00730EFA">
        <w:rPr>
          <w:rFonts w:ascii="Consolas" w:eastAsia="Times New Roman" w:hAnsi="Consolas"/>
          <w:color w:val="008013"/>
          <w:kern w:val="0"/>
          <w:sz w:val="20"/>
          <w:szCs w:val="20"/>
          <w:lang w:eastAsia="en-US"/>
        </w:rPr>
        <w:t xml:space="preserve">_connect2(1,2)    </w:t>
      </w:r>
      <w:r w:rsidRPr="00730EFA">
        <w:rPr>
          <w:rFonts w:ascii="Consolas" w:eastAsia="Times New Roman" w:hAnsi="Consolas"/>
          <w:color w:val="008013"/>
          <w:kern w:val="0"/>
          <w:sz w:val="20"/>
          <w:szCs w:val="20"/>
          <w:lang w:eastAsia="en-US"/>
        </w:rPr>
        <w:tab/>
      </w:r>
    </w:p>
    <w:p w14:paraId="38D6F54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298C0F37" w14:textId="77777777" w:rsidR="00730EFA" w:rsidRPr="00730EFA" w:rsidRDefault="00730EFA" w:rsidP="00730EFA">
      <w:pPr>
        <w:widowControl/>
        <w:rPr>
          <w:rFonts w:ascii="Consolas" w:eastAsia="Times New Roman" w:hAnsi="Consolas"/>
          <w:kern w:val="0"/>
          <w:sz w:val="20"/>
          <w:szCs w:val="20"/>
          <w:lang w:eastAsia="en-US"/>
        </w:rPr>
      </w:pPr>
    </w:p>
    <w:p w14:paraId="7D307ED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Initialize Base Values</w:t>
      </w:r>
    </w:p>
    <w:p w14:paraId="487E80A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global_length</w:t>
      </w:r>
      <w:proofErr w:type="spellEnd"/>
      <w:r w:rsidRPr="00730EFA">
        <w:rPr>
          <w:rFonts w:ascii="Consolas" w:eastAsia="Times New Roman" w:hAnsi="Consolas"/>
          <w:kern w:val="0"/>
          <w:sz w:val="20"/>
          <w:szCs w:val="20"/>
          <w:lang w:eastAsia="en-US"/>
        </w:rPr>
        <w:t xml:space="preserve"> = </w:t>
      </w:r>
      <w:proofErr w:type="gramStart"/>
      <w:r w:rsidRPr="00730EFA">
        <w:rPr>
          <w:rFonts w:ascii="Consolas" w:eastAsia="Times New Roman" w:hAnsi="Consolas"/>
          <w:kern w:val="0"/>
          <w:sz w:val="20"/>
          <w:szCs w:val="20"/>
          <w:lang w:eastAsia="en-US"/>
        </w:rPr>
        <w:t>0;</w:t>
      </w:r>
      <w:proofErr w:type="gramEnd"/>
    </w:p>
    <w:p w14:paraId="381A676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local_length</w:t>
      </w:r>
      <w:proofErr w:type="spellEnd"/>
      <w:r w:rsidRPr="00730EFA">
        <w:rPr>
          <w:rFonts w:ascii="Consolas" w:eastAsia="Times New Roman" w:hAnsi="Consolas"/>
          <w:kern w:val="0"/>
          <w:sz w:val="20"/>
          <w:szCs w:val="20"/>
          <w:lang w:eastAsia="en-US"/>
        </w:rPr>
        <w:t xml:space="preserve"> = </w:t>
      </w:r>
      <w:proofErr w:type="gramStart"/>
      <w:r w:rsidRPr="00730EFA">
        <w:rPr>
          <w:rFonts w:ascii="Consolas" w:eastAsia="Times New Roman" w:hAnsi="Consolas"/>
          <w:kern w:val="0"/>
          <w:sz w:val="20"/>
          <w:szCs w:val="20"/>
          <w:lang w:eastAsia="en-US"/>
        </w:rPr>
        <w:t>0;</w:t>
      </w:r>
      <w:proofErr w:type="gramEnd"/>
    </w:p>
    <w:p w14:paraId="67FDA100" w14:textId="77777777" w:rsidR="00730EFA" w:rsidRPr="00730EFA" w:rsidRDefault="00730EFA" w:rsidP="00730EFA">
      <w:pPr>
        <w:widowControl/>
        <w:rPr>
          <w:rFonts w:ascii="Consolas" w:eastAsia="Times New Roman" w:hAnsi="Consolas"/>
          <w:kern w:val="0"/>
          <w:sz w:val="20"/>
          <w:szCs w:val="20"/>
          <w:lang w:eastAsia="en-US"/>
        </w:rPr>
      </w:pPr>
    </w:p>
    <w:p w14:paraId="08165AE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xml:space="preserve">% </w:t>
      </w:r>
      <w:proofErr w:type="spellStart"/>
      <w:r w:rsidRPr="00730EFA">
        <w:rPr>
          <w:rFonts w:ascii="Consolas" w:eastAsia="Times New Roman" w:hAnsi="Consolas"/>
          <w:color w:val="008013"/>
          <w:kern w:val="0"/>
          <w:sz w:val="20"/>
          <w:szCs w:val="20"/>
          <w:lang w:eastAsia="en-US"/>
        </w:rPr>
        <w:t>Initalize</w:t>
      </w:r>
      <w:proofErr w:type="spellEnd"/>
      <w:r w:rsidRPr="00730EFA">
        <w:rPr>
          <w:rFonts w:ascii="Consolas" w:eastAsia="Times New Roman" w:hAnsi="Consolas"/>
          <w:color w:val="008013"/>
          <w:kern w:val="0"/>
          <w:sz w:val="20"/>
          <w:szCs w:val="20"/>
          <w:lang w:eastAsia="en-US"/>
        </w:rPr>
        <w:t xml:space="preserve"> the Three Trees</w:t>
      </w:r>
    </w:p>
    <w:p w14:paraId="5CA980CB"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RRTree_main</w:t>
      </w:r>
      <w:proofErr w:type="spellEnd"/>
      <w:r w:rsidRPr="00730EFA">
        <w:rPr>
          <w:rFonts w:ascii="Consolas" w:eastAsia="Times New Roman" w:hAnsi="Consolas"/>
          <w:kern w:val="0"/>
          <w:sz w:val="20"/>
          <w:szCs w:val="20"/>
          <w:lang w:eastAsia="en-US"/>
        </w:rPr>
        <w:t>=</w:t>
      </w:r>
      <w:proofErr w:type="gramStart"/>
      <w:r w:rsidRPr="00730EFA">
        <w:rPr>
          <w:rFonts w:ascii="Consolas" w:eastAsia="Times New Roman" w:hAnsi="Consolas"/>
          <w:kern w:val="0"/>
          <w:sz w:val="20"/>
          <w:szCs w:val="20"/>
          <w:lang w:eastAsia="en-US"/>
        </w:rPr>
        <w:t>double(</w:t>
      </w:r>
      <w:proofErr w:type="gramEnd"/>
      <w:r w:rsidRPr="00730EFA">
        <w:rPr>
          <w:rFonts w:ascii="Consolas" w:eastAsia="Times New Roman" w:hAnsi="Consolas"/>
          <w:kern w:val="0"/>
          <w:sz w:val="20"/>
          <w:szCs w:val="20"/>
          <w:lang w:eastAsia="en-US"/>
        </w:rPr>
        <w:t xml:space="preserve">[source -1 </w:t>
      </w:r>
      <w:proofErr w:type="spellStart"/>
      <w:r w:rsidRPr="00730EFA">
        <w:rPr>
          <w:rFonts w:ascii="Consolas" w:eastAsia="Times New Roman" w:hAnsi="Consolas"/>
          <w:kern w:val="0"/>
          <w:sz w:val="20"/>
          <w:szCs w:val="20"/>
          <w:lang w:eastAsia="en-US"/>
        </w:rPr>
        <w:t>global_length</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local_length</w:t>
      </w:r>
      <w:proofErr w:type="spellEnd"/>
      <w:r w:rsidRPr="00730EFA">
        <w:rPr>
          <w:rFonts w:ascii="Consolas" w:eastAsia="Times New Roman" w:hAnsi="Consolas"/>
          <w:kern w:val="0"/>
          <w:sz w:val="20"/>
          <w:szCs w:val="20"/>
          <w:lang w:eastAsia="en-US"/>
        </w:rPr>
        <w:t xml:space="preserve"> ]);</w:t>
      </w:r>
    </w:p>
    <w:p w14:paraId="6DBECCC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lastRenderedPageBreak/>
        <w:t xml:space="preserve">    </w:t>
      </w:r>
      <w:proofErr w:type="spellStart"/>
      <w:r w:rsidRPr="00730EFA">
        <w:rPr>
          <w:rFonts w:ascii="Consolas" w:eastAsia="Times New Roman" w:hAnsi="Consolas"/>
          <w:kern w:val="0"/>
          <w:sz w:val="20"/>
          <w:szCs w:val="20"/>
          <w:lang w:eastAsia="en-US"/>
        </w:rPr>
        <w:t>RRTree_goal</w:t>
      </w:r>
      <w:proofErr w:type="spellEnd"/>
      <w:r w:rsidRPr="00730EFA">
        <w:rPr>
          <w:rFonts w:ascii="Consolas" w:eastAsia="Times New Roman" w:hAnsi="Consolas"/>
          <w:kern w:val="0"/>
          <w:sz w:val="20"/>
          <w:szCs w:val="20"/>
          <w:lang w:eastAsia="en-US"/>
        </w:rPr>
        <w:t>=</w:t>
      </w:r>
      <w:proofErr w:type="gramStart"/>
      <w:r w:rsidRPr="00730EFA">
        <w:rPr>
          <w:rFonts w:ascii="Consolas" w:eastAsia="Times New Roman" w:hAnsi="Consolas"/>
          <w:kern w:val="0"/>
          <w:sz w:val="20"/>
          <w:szCs w:val="20"/>
          <w:lang w:eastAsia="en-US"/>
        </w:rPr>
        <w:t>double(</w:t>
      </w:r>
      <w:proofErr w:type="gramEnd"/>
      <w:r w:rsidRPr="00730EFA">
        <w:rPr>
          <w:rFonts w:ascii="Consolas" w:eastAsia="Times New Roman" w:hAnsi="Consolas"/>
          <w:kern w:val="0"/>
          <w:sz w:val="20"/>
          <w:szCs w:val="20"/>
          <w:lang w:eastAsia="en-US"/>
        </w:rPr>
        <w:t xml:space="preserve">[goal -1 </w:t>
      </w:r>
      <w:proofErr w:type="spellStart"/>
      <w:r w:rsidRPr="00730EFA">
        <w:rPr>
          <w:rFonts w:ascii="Consolas" w:eastAsia="Times New Roman" w:hAnsi="Consolas"/>
          <w:kern w:val="0"/>
          <w:sz w:val="20"/>
          <w:szCs w:val="20"/>
          <w:lang w:eastAsia="en-US"/>
        </w:rPr>
        <w:t>global_length</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local_length</w:t>
      </w:r>
      <w:proofErr w:type="spellEnd"/>
      <w:r w:rsidRPr="00730EFA">
        <w:rPr>
          <w:rFonts w:ascii="Consolas" w:eastAsia="Times New Roman" w:hAnsi="Consolas"/>
          <w:kern w:val="0"/>
          <w:sz w:val="20"/>
          <w:szCs w:val="20"/>
          <w:lang w:eastAsia="en-US"/>
        </w:rPr>
        <w:t>]);</w:t>
      </w:r>
    </w:p>
    <w:p w14:paraId="4BC2D0C0"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GraftTree</w:t>
      </w:r>
      <w:proofErr w:type="spellEnd"/>
      <w:r w:rsidRPr="00730EFA">
        <w:rPr>
          <w:rFonts w:ascii="Consolas" w:eastAsia="Times New Roman" w:hAnsi="Consolas"/>
          <w:kern w:val="0"/>
          <w:sz w:val="20"/>
          <w:szCs w:val="20"/>
          <w:lang w:eastAsia="en-US"/>
        </w:rPr>
        <w:t>=</w:t>
      </w:r>
      <w:proofErr w:type="gramStart"/>
      <w:r w:rsidRPr="00730EFA">
        <w:rPr>
          <w:rFonts w:ascii="Consolas" w:eastAsia="Times New Roman" w:hAnsi="Consolas"/>
          <w:kern w:val="0"/>
          <w:sz w:val="20"/>
          <w:szCs w:val="20"/>
          <w:lang w:eastAsia="en-US"/>
        </w:rPr>
        <w:t>double(</w:t>
      </w:r>
      <w:proofErr w:type="gramEnd"/>
      <w:r w:rsidRPr="00730EFA">
        <w:rPr>
          <w:rFonts w:ascii="Consolas" w:eastAsia="Times New Roman" w:hAnsi="Consolas"/>
          <w:kern w:val="0"/>
          <w:sz w:val="20"/>
          <w:szCs w:val="20"/>
          <w:lang w:eastAsia="en-US"/>
        </w:rPr>
        <w:t>[</w:t>
      </w:r>
      <w:proofErr w:type="spellStart"/>
      <w:r w:rsidRPr="00730EFA">
        <w:rPr>
          <w:rFonts w:ascii="Consolas" w:eastAsia="Times New Roman" w:hAnsi="Consolas"/>
          <w:kern w:val="0"/>
          <w:sz w:val="20"/>
          <w:szCs w:val="20"/>
          <w:lang w:eastAsia="en-US"/>
        </w:rPr>
        <w:t>center_point</w:t>
      </w:r>
      <w:proofErr w:type="spellEnd"/>
      <w:r w:rsidRPr="00730EFA">
        <w:rPr>
          <w:rFonts w:ascii="Consolas" w:eastAsia="Times New Roman" w:hAnsi="Consolas"/>
          <w:kern w:val="0"/>
          <w:sz w:val="20"/>
          <w:szCs w:val="20"/>
          <w:lang w:eastAsia="en-US"/>
        </w:rPr>
        <w:t xml:space="preserve">  -1]);</w:t>
      </w:r>
    </w:p>
    <w:p w14:paraId="0BCF234E" w14:textId="77777777" w:rsidR="00730EFA" w:rsidRPr="00730EFA" w:rsidRDefault="00730EFA" w:rsidP="00730EFA">
      <w:pPr>
        <w:widowControl/>
        <w:rPr>
          <w:rFonts w:ascii="Consolas" w:eastAsia="Times New Roman" w:hAnsi="Consolas"/>
          <w:kern w:val="0"/>
          <w:sz w:val="20"/>
          <w:szCs w:val="20"/>
          <w:lang w:eastAsia="en-US"/>
        </w:rPr>
      </w:pPr>
    </w:p>
    <w:p w14:paraId="248A1ABD"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xml:space="preserve">% </w:t>
      </w:r>
      <w:proofErr w:type="gramStart"/>
      <w:r w:rsidRPr="00730EFA">
        <w:rPr>
          <w:rFonts w:ascii="Consolas" w:eastAsia="Times New Roman" w:hAnsi="Consolas"/>
          <w:color w:val="008013"/>
          <w:kern w:val="0"/>
          <w:sz w:val="20"/>
          <w:szCs w:val="20"/>
          <w:lang w:eastAsia="en-US"/>
        </w:rPr>
        <w:t>These help</w:t>
      </w:r>
      <w:proofErr w:type="gramEnd"/>
      <w:r w:rsidRPr="00730EFA">
        <w:rPr>
          <w:rFonts w:ascii="Consolas" w:eastAsia="Times New Roman" w:hAnsi="Consolas"/>
          <w:color w:val="008013"/>
          <w:kern w:val="0"/>
          <w:sz w:val="20"/>
          <w:szCs w:val="20"/>
          <w:lang w:eastAsia="en-US"/>
        </w:rPr>
        <w:t xml:space="preserve"> manage state during the while loop (are placed into the</w:t>
      </w:r>
    </w:p>
    <w:p w14:paraId="61308F5D"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xml:space="preserve">% combined </w:t>
      </w:r>
      <w:proofErr w:type="spellStart"/>
      <w:r w:rsidRPr="00730EFA">
        <w:rPr>
          <w:rFonts w:ascii="Consolas" w:eastAsia="Times New Roman" w:hAnsi="Consolas"/>
          <w:color w:val="008013"/>
          <w:kern w:val="0"/>
          <w:sz w:val="20"/>
          <w:szCs w:val="20"/>
          <w:lang w:eastAsia="en-US"/>
        </w:rPr>
        <w:t>donytic_param_data</w:t>
      </w:r>
      <w:proofErr w:type="spellEnd"/>
      <w:r w:rsidRPr="00730EFA">
        <w:rPr>
          <w:rFonts w:ascii="Consolas" w:eastAsia="Times New Roman" w:hAnsi="Consolas"/>
          <w:color w:val="008013"/>
          <w:kern w:val="0"/>
          <w:sz w:val="20"/>
          <w:szCs w:val="20"/>
          <w:lang w:eastAsia="en-US"/>
        </w:rPr>
        <w:t>) for easier reference</w:t>
      </w:r>
    </w:p>
    <w:p w14:paraId="1EF8C04C"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Graft_ahead</w:t>
      </w:r>
      <w:proofErr w:type="spellEnd"/>
      <w:r w:rsidRPr="00730EFA">
        <w:rPr>
          <w:rFonts w:ascii="Consolas" w:eastAsia="Times New Roman" w:hAnsi="Consolas"/>
          <w:kern w:val="0"/>
          <w:sz w:val="20"/>
          <w:szCs w:val="20"/>
          <w:lang w:eastAsia="en-US"/>
        </w:rPr>
        <w:t>=</w:t>
      </w:r>
      <w:proofErr w:type="gramStart"/>
      <w:r w:rsidRPr="00730EFA">
        <w:rPr>
          <w:rFonts w:ascii="Consolas" w:eastAsia="Times New Roman" w:hAnsi="Consolas"/>
          <w:kern w:val="0"/>
          <w:sz w:val="20"/>
          <w:szCs w:val="20"/>
          <w:lang w:eastAsia="en-US"/>
        </w:rPr>
        <w:t>false;</w:t>
      </w:r>
      <w:proofErr w:type="gramEnd"/>
    </w:p>
    <w:p w14:paraId="47F5F176"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Graft_behind</w:t>
      </w:r>
      <w:proofErr w:type="spellEnd"/>
      <w:r w:rsidRPr="00730EFA">
        <w:rPr>
          <w:rFonts w:ascii="Consolas" w:eastAsia="Times New Roman" w:hAnsi="Consolas"/>
          <w:kern w:val="0"/>
          <w:sz w:val="20"/>
          <w:szCs w:val="20"/>
          <w:lang w:eastAsia="en-US"/>
        </w:rPr>
        <w:t>=</w:t>
      </w:r>
      <w:proofErr w:type="gramStart"/>
      <w:r w:rsidRPr="00730EFA">
        <w:rPr>
          <w:rFonts w:ascii="Consolas" w:eastAsia="Times New Roman" w:hAnsi="Consolas"/>
          <w:kern w:val="0"/>
          <w:sz w:val="20"/>
          <w:szCs w:val="20"/>
          <w:lang w:eastAsia="en-US"/>
        </w:rPr>
        <w:t>false;</w:t>
      </w:r>
      <w:proofErr w:type="gramEnd"/>
    </w:p>
    <w:p w14:paraId="413D0B2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ahead_found</w:t>
      </w:r>
      <w:proofErr w:type="spellEnd"/>
      <w:r w:rsidRPr="00730EFA">
        <w:rPr>
          <w:rFonts w:ascii="Consolas" w:eastAsia="Times New Roman" w:hAnsi="Consolas"/>
          <w:kern w:val="0"/>
          <w:sz w:val="20"/>
          <w:szCs w:val="20"/>
          <w:lang w:eastAsia="en-US"/>
        </w:rPr>
        <w:t xml:space="preserve"> = </w:t>
      </w:r>
      <w:proofErr w:type="gramStart"/>
      <w:r w:rsidRPr="00730EFA">
        <w:rPr>
          <w:rFonts w:ascii="Consolas" w:eastAsia="Times New Roman" w:hAnsi="Consolas"/>
          <w:kern w:val="0"/>
          <w:sz w:val="20"/>
          <w:szCs w:val="20"/>
          <w:lang w:eastAsia="en-US"/>
        </w:rPr>
        <w:t>false;</w:t>
      </w:r>
      <w:proofErr w:type="gramEnd"/>
    </w:p>
    <w:p w14:paraId="5DE144A9"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behind_found</w:t>
      </w:r>
      <w:proofErr w:type="spellEnd"/>
      <w:r w:rsidRPr="00730EFA">
        <w:rPr>
          <w:rFonts w:ascii="Consolas" w:eastAsia="Times New Roman" w:hAnsi="Consolas"/>
          <w:kern w:val="0"/>
          <w:sz w:val="20"/>
          <w:szCs w:val="20"/>
          <w:lang w:eastAsia="en-US"/>
        </w:rPr>
        <w:t xml:space="preserve"> = </w:t>
      </w:r>
      <w:proofErr w:type="gramStart"/>
      <w:r w:rsidRPr="00730EFA">
        <w:rPr>
          <w:rFonts w:ascii="Consolas" w:eastAsia="Times New Roman" w:hAnsi="Consolas"/>
          <w:kern w:val="0"/>
          <w:sz w:val="20"/>
          <w:szCs w:val="20"/>
          <w:lang w:eastAsia="en-US"/>
        </w:rPr>
        <w:t>false;</w:t>
      </w:r>
      <w:proofErr w:type="gramEnd"/>
    </w:p>
    <w:p w14:paraId="2613E668"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errtree_found</w:t>
      </w:r>
      <w:proofErr w:type="spellEnd"/>
      <w:r w:rsidRPr="00730EFA">
        <w:rPr>
          <w:rFonts w:ascii="Consolas" w:eastAsia="Times New Roman" w:hAnsi="Consolas"/>
          <w:kern w:val="0"/>
          <w:sz w:val="20"/>
          <w:szCs w:val="20"/>
          <w:lang w:eastAsia="en-US"/>
        </w:rPr>
        <w:t xml:space="preserve"> = </w:t>
      </w:r>
      <w:proofErr w:type="gramStart"/>
      <w:r w:rsidRPr="00730EFA">
        <w:rPr>
          <w:rFonts w:ascii="Consolas" w:eastAsia="Times New Roman" w:hAnsi="Consolas"/>
          <w:kern w:val="0"/>
          <w:sz w:val="20"/>
          <w:szCs w:val="20"/>
          <w:lang w:eastAsia="en-US"/>
        </w:rPr>
        <w:t>false;</w:t>
      </w:r>
      <w:proofErr w:type="gramEnd"/>
    </w:p>
    <w:p w14:paraId="647AE38B"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59783B70"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donytic_param_data</w:t>
      </w:r>
      <w:proofErr w:type="spellEnd"/>
      <w:r w:rsidRPr="00730EFA">
        <w:rPr>
          <w:rFonts w:ascii="Consolas" w:eastAsia="Times New Roman" w:hAnsi="Consolas"/>
          <w:kern w:val="0"/>
          <w:sz w:val="20"/>
          <w:szCs w:val="20"/>
          <w:lang w:eastAsia="en-US"/>
        </w:rPr>
        <w:t xml:space="preserve"> =[Graft_</w:t>
      </w:r>
      <w:proofErr w:type="gramStart"/>
      <w:r w:rsidRPr="00730EFA">
        <w:rPr>
          <w:rFonts w:ascii="Consolas" w:eastAsia="Times New Roman" w:hAnsi="Consolas"/>
          <w:kern w:val="0"/>
          <w:sz w:val="20"/>
          <w:szCs w:val="20"/>
          <w:lang w:eastAsia="en-US"/>
        </w:rPr>
        <w:t>ahead,Graft</w:t>
      </w:r>
      <w:proofErr w:type="gramEnd"/>
      <w:r w:rsidRPr="00730EFA">
        <w:rPr>
          <w:rFonts w:ascii="Consolas" w:eastAsia="Times New Roman" w:hAnsi="Consolas"/>
          <w:kern w:val="0"/>
          <w:sz w:val="20"/>
          <w:szCs w:val="20"/>
          <w:lang w:eastAsia="en-US"/>
        </w:rPr>
        <w:t>_behind,ahead_found,behind_found,errtree_found];</w:t>
      </w:r>
    </w:p>
    <w:p w14:paraId="748D1FC3" w14:textId="77777777" w:rsidR="00730EFA" w:rsidRPr="00730EFA" w:rsidRDefault="00730EFA" w:rsidP="00730EFA">
      <w:pPr>
        <w:widowControl/>
        <w:rPr>
          <w:rFonts w:ascii="Consolas" w:eastAsia="Times New Roman" w:hAnsi="Consolas"/>
          <w:kern w:val="0"/>
          <w:sz w:val="20"/>
          <w:szCs w:val="20"/>
          <w:lang w:eastAsia="en-US"/>
        </w:rPr>
      </w:pPr>
    </w:p>
    <w:p w14:paraId="6508612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kern w:val="0"/>
          <w:sz w:val="20"/>
          <w:szCs w:val="20"/>
          <w:lang w:eastAsia="en-US"/>
        </w:rPr>
        <w:t>tic;</w:t>
      </w:r>
      <w:proofErr w:type="gramEnd"/>
    </w:p>
    <w:p w14:paraId="0D839219" w14:textId="77777777" w:rsidR="00730EFA" w:rsidRPr="00730EFA" w:rsidRDefault="00730EFA" w:rsidP="00730EFA">
      <w:pPr>
        <w:widowControl/>
        <w:rPr>
          <w:rFonts w:ascii="Consolas" w:eastAsia="Times New Roman" w:hAnsi="Consolas"/>
          <w:kern w:val="0"/>
          <w:sz w:val="20"/>
          <w:szCs w:val="20"/>
          <w:lang w:eastAsia="en-US"/>
        </w:rPr>
      </w:pPr>
    </w:p>
    <w:p w14:paraId="0B8891C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Verify the two points cannot be visibly connected</w:t>
      </w:r>
    </w:p>
    <w:p w14:paraId="114CC706"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w:t>
      </w:r>
      <w:proofErr w:type="spellStart"/>
      <w:proofErr w:type="gramStart"/>
      <w:r w:rsidRPr="00730EFA">
        <w:rPr>
          <w:rFonts w:ascii="Consolas" w:eastAsia="Times New Roman" w:hAnsi="Consolas"/>
          <w:kern w:val="0"/>
          <w:sz w:val="20"/>
          <w:szCs w:val="20"/>
          <w:lang w:eastAsia="en-US"/>
        </w:rPr>
        <w:t>ObstacleFree</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 xml:space="preserve">source, goal, </w:t>
      </w:r>
      <w:proofErr w:type="spellStart"/>
      <w:r w:rsidRPr="00730EFA">
        <w:rPr>
          <w:rFonts w:ascii="Consolas" w:eastAsia="Times New Roman" w:hAnsi="Consolas"/>
          <w:kern w:val="0"/>
          <w:sz w:val="20"/>
          <w:szCs w:val="20"/>
          <w:lang w:eastAsia="en-US"/>
        </w:rPr>
        <w:t>map_size</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w:t>
      </w:r>
    </w:p>
    <w:p w14:paraId="497BFB35"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They can be, manually create path and return early</w:t>
      </w:r>
    </w:p>
    <w:p w14:paraId="34610BC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distance = </w:t>
      </w:r>
      <w:proofErr w:type="spellStart"/>
      <w:proofErr w:type="gramStart"/>
      <w:r w:rsidRPr="00730EFA">
        <w:rPr>
          <w:rFonts w:ascii="Consolas" w:eastAsia="Times New Roman" w:hAnsi="Consolas"/>
          <w:kern w:val="0"/>
          <w:sz w:val="20"/>
          <w:szCs w:val="20"/>
          <w:lang w:eastAsia="en-US"/>
        </w:rPr>
        <w:t>distanceCost</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source, goal);</w:t>
      </w:r>
    </w:p>
    <w:p w14:paraId="0A0D9DE0"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path = [</w:t>
      </w:r>
      <w:proofErr w:type="gramStart"/>
      <w:r w:rsidRPr="00730EFA">
        <w:rPr>
          <w:rFonts w:ascii="Consolas" w:eastAsia="Times New Roman" w:hAnsi="Consolas"/>
          <w:kern w:val="0"/>
          <w:sz w:val="20"/>
          <w:szCs w:val="20"/>
          <w:lang w:eastAsia="en-US"/>
        </w:rPr>
        <w:t>source(</w:t>
      </w:r>
      <w:proofErr w:type="gramEnd"/>
      <w:r w:rsidRPr="00730EFA">
        <w:rPr>
          <w:rFonts w:ascii="Consolas" w:eastAsia="Times New Roman" w:hAnsi="Consolas"/>
          <w:kern w:val="0"/>
          <w:sz w:val="20"/>
          <w:szCs w:val="20"/>
          <w:lang w:eastAsia="en-US"/>
        </w:rPr>
        <w:t>1), source(2), 0, 0];</w:t>
      </w:r>
    </w:p>
    <w:p w14:paraId="476E3FEA"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path = [path; </w:t>
      </w:r>
      <w:proofErr w:type="gramStart"/>
      <w:r w:rsidRPr="00730EFA">
        <w:rPr>
          <w:rFonts w:ascii="Consolas" w:eastAsia="Times New Roman" w:hAnsi="Consolas"/>
          <w:kern w:val="0"/>
          <w:sz w:val="20"/>
          <w:szCs w:val="20"/>
          <w:lang w:eastAsia="en-US"/>
        </w:rPr>
        <w:t>goal(</w:t>
      </w:r>
      <w:proofErr w:type="gramEnd"/>
      <w:r w:rsidRPr="00730EFA">
        <w:rPr>
          <w:rFonts w:ascii="Consolas" w:eastAsia="Times New Roman" w:hAnsi="Consolas"/>
          <w:kern w:val="0"/>
          <w:sz w:val="20"/>
          <w:szCs w:val="20"/>
          <w:lang w:eastAsia="en-US"/>
        </w:rPr>
        <w:t>1), goal(2), distance, distance];</w:t>
      </w:r>
    </w:p>
    <w:p w14:paraId="6B96CDEB"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calculation_time</w:t>
      </w:r>
      <w:proofErr w:type="spellEnd"/>
      <w:r w:rsidRPr="00730EFA">
        <w:rPr>
          <w:rFonts w:ascii="Consolas" w:eastAsia="Times New Roman" w:hAnsi="Consolas"/>
          <w:kern w:val="0"/>
          <w:sz w:val="20"/>
          <w:szCs w:val="20"/>
          <w:lang w:eastAsia="en-US"/>
        </w:rPr>
        <w:t xml:space="preserve"> = </w:t>
      </w:r>
      <w:proofErr w:type="gramStart"/>
      <w:r w:rsidRPr="00730EFA">
        <w:rPr>
          <w:rFonts w:ascii="Consolas" w:eastAsia="Times New Roman" w:hAnsi="Consolas"/>
          <w:kern w:val="0"/>
          <w:sz w:val="20"/>
          <w:szCs w:val="20"/>
          <w:lang w:eastAsia="en-US"/>
        </w:rPr>
        <w:t>toc;</w:t>
      </w:r>
      <w:proofErr w:type="gramEnd"/>
    </w:p>
    <w:p w14:paraId="1366AF61"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color w:val="0E00FF"/>
          <w:kern w:val="0"/>
          <w:sz w:val="20"/>
          <w:szCs w:val="20"/>
          <w:lang w:eastAsia="en-US"/>
        </w:rPr>
        <w:t>return</w:t>
      </w:r>
      <w:r w:rsidRPr="00730EFA">
        <w:rPr>
          <w:rFonts w:ascii="Consolas" w:eastAsia="Times New Roman" w:hAnsi="Consolas"/>
          <w:kern w:val="0"/>
          <w:sz w:val="20"/>
          <w:szCs w:val="20"/>
          <w:lang w:eastAsia="en-US"/>
        </w:rPr>
        <w:t>;</w:t>
      </w:r>
      <w:proofErr w:type="gramEnd"/>
    </w:p>
    <w:p w14:paraId="6562CB3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1A1AF8EA" w14:textId="77777777" w:rsidR="00730EFA" w:rsidRPr="00730EFA" w:rsidRDefault="00730EFA" w:rsidP="00730EFA">
      <w:pPr>
        <w:widowControl/>
        <w:rPr>
          <w:rFonts w:ascii="Consolas" w:eastAsia="Times New Roman" w:hAnsi="Consolas"/>
          <w:kern w:val="0"/>
          <w:sz w:val="20"/>
          <w:szCs w:val="20"/>
          <w:lang w:eastAsia="en-US"/>
        </w:rPr>
      </w:pPr>
    </w:p>
    <w:p w14:paraId="17CBED1F"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We loop while we haven't found/connected all trees</w:t>
      </w:r>
    </w:p>
    <w:p w14:paraId="05547603"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color w:val="0E00FF"/>
          <w:kern w:val="0"/>
          <w:sz w:val="20"/>
          <w:szCs w:val="20"/>
          <w:lang w:eastAsia="en-US"/>
        </w:rPr>
        <w:t>while</w:t>
      </w:r>
      <w:r w:rsidRPr="00730EFA">
        <w:rPr>
          <w:rFonts w:ascii="Consolas" w:eastAsia="Times New Roman" w:hAnsi="Consolas"/>
          <w:kern w:val="0"/>
          <w:sz w:val="20"/>
          <w:szCs w:val="20"/>
          <w:lang w:eastAsia="en-US"/>
        </w:rPr>
        <w:t xml:space="preserve">  ~</w:t>
      </w:r>
      <w:proofErr w:type="spellStart"/>
      <w:proofErr w:type="gramEnd"/>
      <w:r w:rsidRPr="00730EFA">
        <w:rPr>
          <w:rFonts w:ascii="Consolas" w:eastAsia="Times New Roman" w:hAnsi="Consolas"/>
          <w:kern w:val="0"/>
          <w:sz w:val="20"/>
          <w:szCs w:val="20"/>
          <w:lang w:eastAsia="en-US"/>
        </w:rPr>
        <w:t>donytic_param_data</w:t>
      </w:r>
      <w:proofErr w:type="spellEnd"/>
      <w:r w:rsidRPr="00730EFA">
        <w:rPr>
          <w:rFonts w:ascii="Consolas" w:eastAsia="Times New Roman" w:hAnsi="Consolas"/>
          <w:kern w:val="0"/>
          <w:sz w:val="20"/>
          <w:szCs w:val="20"/>
          <w:lang w:eastAsia="en-US"/>
        </w:rPr>
        <w:t>(3) || ~</w:t>
      </w:r>
      <w:proofErr w:type="spellStart"/>
      <w:r w:rsidRPr="00730EFA">
        <w:rPr>
          <w:rFonts w:ascii="Consolas" w:eastAsia="Times New Roman" w:hAnsi="Consolas"/>
          <w:kern w:val="0"/>
          <w:sz w:val="20"/>
          <w:szCs w:val="20"/>
          <w:lang w:eastAsia="en-US"/>
        </w:rPr>
        <w:t>donytic_param_data</w:t>
      </w:r>
      <w:proofErr w:type="spellEnd"/>
      <w:r w:rsidRPr="00730EFA">
        <w:rPr>
          <w:rFonts w:ascii="Consolas" w:eastAsia="Times New Roman" w:hAnsi="Consolas"/>
          <w:kern w:val="0"/>
          <w:sz w:val="20"/>
          <w:szCs w:val="20"/>
          <w:lang w:eastAsia="en-US"/>
        </w:rPr>
        <w:t>(4)</w:t>
      </w:r>
    </w:p>
    <w:p w14:paraId="144009F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If we have not connected graft to the goal tree and the goal tree</w:t>
      </w:r>
    </w:p>
    <w:p w14:paraId="77CAF708"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hasn't been found yet</w:t>
      </w:r>
    </w:p>
    <w:p w14:paraId="4073F7D9"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w:t>
      </w:r>
      <w:proofErr w:type="spellStart"/>
      <w:r w:rsidRPr="00730EFA">
        <w:rPr>
          <w:rFonts w:ascii="Consolas" w:eastAsia="Times New Roman" w:hAnsi="Consolas"/>
          <w:kern w:val="0"/>
          <w:sz w:val="20"/>
          <w:szCs w:val="20"/>
          <w:lang w:eastAsia="en-US"/>
        </w:rPr>
        <w:t>donytic_param_</w:t>
      </w:r>
      <w:proofErr w:type="gramStart"/>
      <w:r w:rsidRPr="00730EFA">
        <w:rPr>
          <w:rFonts w:ascii="Consolas" w:eastAsia="Times New Roman" w:hAnsi="Consolas"/>
          <w:kern w:val="0"/>
          <w:sz w:val="20"/>
          <w:szCs w:val="20"/>
          <w:lang w:eastAsia="en-US"/>
        </w:rPr>
        <w:t>data</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1) &amp;&amp; ~</w:t>
      </w:r>
      <w:proofErr w:type="spellStart"/>
      <w:r w:rsidRPr="00730EFA">
        <w:rPr>
          <w:rFonts w:ascii="Consolas" w:eastAsia="Times New Roman" w:hAnsi="Consolas"/>
          <w:kern w:val="0"/>
          <w:sz w:val="20"/>
          <w:szCs w:val="20"/>
          <w:lang w:eastAsia="en-US"/>
        </w:rPr>
        <w:t>donytic_param_data</w:t>
      </w:r>
      <w:proofErr w:type="spellEnd"/>
      <w:r w:rsidRPr="00730EFA">
        <w:rPr>
          <w:rFonts w:ascii="Consolas" w:eastAsia="Times New Roman" w:hAnsi="Consolas"/>
          <w:kern w:val="0"/>
          <w:sz w:val="20"/>
          <w:szCs w:val="20"/>
          <w:lang w:eastAsia="en-US"/>
        </w:rPr>
        <w:t>(3)</w:t>
      </w:r>
    </w:p>
    <w:p w14:paraId="3BF8291B"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Perform RRT from the Start Tree</w:t>
      </w:r>
    </w:p>
    <w:p w14:paraId="3A4DD28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[RRTree_</w:t>
      </w:r>
      <w:proofErr w:type="gramStart"/>
      <w:r w:rsidRPr="00730EFA">
        <w:rPr>
          <w:rFonts w:ascii="Consolas" w:eastAsia="Times New Roman" w:hAnsi="Consolas"/>
          <w:kern w:val="0"/>
          <w:sz w:val="20"/>
          <w:szCs w:val="20"/>
          <w:lang w:eastAsia="en-US"/>
        </w:rPr>
        <w:t>main,static</w:t>
      </w:r>
      <w:proofErr w:type="gramEnd"/>
      <w:r w:rsidRPr="00730EFA">
        <w:rPr>
          <w:rFonts w:ascii="Consolas" w:eastAsia="Times New Roman" w:hAnsi="Consolas"/>
          <w:kern w:val="0"/>
          <w:sz w:val="20"/>
          <w:szCs w:val="20"/>
          <w:lang w:eastAsia="en-US"/>
        </w:rPr>
        <w:t xml:space="preserve">_param_data,donytic_param_data]=g_rstara(RRTree_main,GraftTree,RRTree_goal,static_param_data,donytic_param_data,map_size,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w:t>
      </w:r>
    </w:p>
    <w:p w14:paraId="5691E665"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3640A5BB" w14:textId="77777777" w:rsidR="00730EFA" w:rsidRPr="00730EFA" w:rsidRDefault="00730EFA" w:rsidP="00730EFA">
      <w:pPr>
        <w:widowControl/>
        <w:rPr>
          <w:rFonts w:ascii="Consolas" w:eastAsia="Times New Roman" w:hAnsi="Consolas"/>
          <w:kern w:val="0"/>
          <w:sz w:val="20"/>
          <w:szCs w:val="20"/>
          <w:lang w:eastAsia="en-US"/>
        </w:rPr>
      </w:pPr>
    </w:p>
    <w:p w14:paraId="6922C621"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lastRenderedPageBreak/>
        <w:t xml:space="preserve">        </w:t>
      </w:r>
      <w:r w:rsidRPr="00730EFA">
        <w:rPr>
          <w:rFonts w:ascii="Consolas" w:eastAsia="Times New Roman" w:hAnsi="Consolas"/>
          <w:color w:val="008013"/>
          <w:kern w:val="0"/>
          <w:sz w:val="20"/>
          <w:szCs w:val="20"/>
          <w:lang w:eastAsia="en-US"/>
        </w:rPr>
        <w:t>% If we have not connected graft to the start tree and the start</w:t>
      </w:r>
    </w:p>
    <w:p w14:paraId="7617DFF6"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tree hasn't been found</w:t>
      </w:r>
    </w:p>
    <w:p w14:paraId="0CF7E9DD"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color w:val="0E00FF"/>
          <w:kern w:val="0"/>
          <w:sz w:val="20"/>
          <w:szCs w:val="20"/>
          <w:lang w:eastAsia="en-US"/>
        </w:rPr>
        <w:t>if</w:t>
      </w:r>
      <w:r w:rsidRPr="00730EFA">
        <w:rPr>
          <w:rFonts w:ascii="Consolas" w:eastAsia="Times New Roman" w:hAnsi="Consolas"/>
          <w:kern w:val="0"/>
          <w:sz w:val="20"/>
          <w:szCs w:val="20"/>
          <w:lang w:eastAsia="en-US"/>
        </w:rPr>
        <w:t xml:space="preserve">  ~</w:t>
      </w:r>
      <w:proofErr w:type="spellStart"/>
      <w:proofErr w:type="gramEnd"/>
      <w:r w:rsidRPr="00730EFA">
        <w:rPr>
          <w:rFonts w:ascii="Consolas" w:eastAsia="Times New Roman" w:hAnsi="Consolas"/>
          <w:kern w:val="0"/>
          <w:sz w:val="20"/>
          <w:szCs w:val="20"/>
          <w:lang w:eastAsia="en-US"/>
        </w:rPr>
        <w:t>donytic_param_data</w:t>
      </w:r>
      <w:proofErr w:type="spellEnd"/>
      <w:r w:rsidRPr="00730EFA">
        <w:rPr>
          <w:rFonts w:ascii="Consolas" w:eastAsia="Times New Roman" w:hAnsi="Consolas"/>
          <w:kern w:val="0"/>
          <w:sz w:val="20"/>
          <w:szCs w:val="20"/>
          <w:lang w:eastAsia="en-US"/>
        </w:rPr>
        <w:t>(2) &amp;&amp; ~</w:t>
      </w:r>
      <w:proofErr w:type="spellStart"/>
      <w:r w:rsidRPr="00730EFA">
        <w:rPr>
          <w:rFonts w:ascii="Consolas" w:eastAsia="Times New Roman" w:hAnsi="Consolas"/>
          <w:kern w:val="0"/>
          <w:sz w:val="20"/>
          <w:szCs w:val="20"/>
          <w:lang w:eastAsia="en-US"/>
        </w:rPr>
        <w:t>donytic_param_data</w:t>
      </w:r>
      <w:proofErr w:type="spellEnd"/>
      <w:r w:rsidRPr="00730EFA">
        <w:rPr>
          <w:rFonts w:ascii="Consolas" w:eastAsia="Times New Roman" w:hAnsi="Consolas"/>
          <w:kern w:val="0"/>
          <w:sz w:val="20"/>
          <w:szCs w:val="20"/>
          <w:lang w:eastAsia="en-US"/>
        </w:rPr>
        <w:t>(4)</w:t>
      </w:r>
    </w:p>
    <w:p w14:paraId="1DD382C0"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Perform RRT from the Goal Tree</w:t>
      </w:r>
    </w:p>
    <w:p w14:paraId="564BD3D2"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[RRTree_</w:t>
      </w:r>
      <w:proofErr w:type="gramStart"/>
      <w:r w:rsidRPr="00730EFA">
        <w:rPr>
          <w:rFonts w:ascii="Consolas" w:eastAsia="Times New Roman" w:hAnsi="Consolas"/>
          <w:kern w:val="0"/>
          <w:sz w:val="20"/>
          <w:szCs w:val="20"/>
          <w:lang w:eastAsia="en-US"/>
        </w:rPr>
        <w:t>goal,static</w:t>
      </w:r>
      <w:proofErr w:type="gramEnd"/>
      <w:r w:rsidRPr="00730EFA">
        <w:rPr>
          <w:rFonts w:ascii="Consolas" w:eastAsia="Times New Roman" w:hAnsi="Consolas"/>
          <w:kern w:val="0"/>
          <w:sz w:val="20"/>
          <w:szCs w:val="20"/>
          <w:lang w:eastAsia="en-US"/>
        </w:rPr>
        <w:t xml:space="preserve">_param_data,donytic_param_data]=g_rstarb(RRTree_main,GraftTree,RRTree_goal,static_param_data,donytic_param_data,map_size,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w:t>
      </w:r>
    </w:p>
    <w:p w14:paraId="3609F17D"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368205DA"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352753F0"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If we haven't found the goal tree or start tree</w:t>
      </w:r>
    </w:p>
    <w:p w14:paraId="40CBEC90"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r w:rsidRPr="00730EFA">
        <w:rPr>
          <w:rFonts w:ascii="Consolas" w:eastAsia="Times New Roman" w:hAnsi="Consolas"/>
          <w:kern w:val="0"/>
          <w:sz w:val="20"/>
          <w:szCs w:val="20"/>
          <w:lang w:eastAsia="en-US"/>
        </w:rPr>
        <w:t>~</w:t>
      </w:r>
      <w:proofErr w:type="spellStart"/>
      <w:r w:rsidRPr="00730EFA">
        <w:rPr>
          <w:rFonts w:ascii="Consolas" w:eastAsia="Times New Roman" w:hAnsi="Consolas"/>
          <w:kern w:val="0"/>
          <w:sz w:val="20"/>
          <w:szCs w:val="20"/>
          <w:lang w:eastAsia="en-US"/>
        </w:rPr>
        <w:t>donytic_param_</w:t>
      </w:r>
      <w:proofErr w:type="gramStart"/>
      <w:r w:rsidRPr="00730EFA">
        <w:rPr>
          <w:rFonts w:ascii="Consolas" w:eastAsia="Times New Roman" w:hAnsi="Consolas"/>
          <w:kern w:val="0"/>
          <w:sz w:val="20"/>
          <w:szCs w:val="20"/>
          <w:lang w:eastAsia="en-US"/>
        </w:rPr>
        <w:t>data</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3) || ~</w:t>
      </w:r>
      <w:proofErr w:type="spellStart"/>
      <w:r w:rsidRPr="00730EFA">
        <w:rPr>
          <w:rFonts w:ascii="Consolas" w:eastAsia="Times New Roman" w:hAnsi="Consolas"/>
          <w:kern w:val="0"/>
          <w:sz w:val="20"/>
          <w:szCs w:val="20"/>
          <w:lang w:eastAsia="en-US"/>
        </w:rPr>
        <w:t>donytic_param_data</w:t>
      </w:r>
      <w:proofErr w:type="spellEnd"/>
      <w:r w:rsidRPr="00730EFA">
        <w:rPr>
          <w:rFonts w:ascii="Consolas" w:eastAsia="Times New Roman" w:hAnsi="Consolas"/>
          <w:kern w:val="0"/>
          <w:sz w:val="20"/>
          <w:szCs w:val="20"/>
          <w:lang w:eastAsia="en-US"/>
        </w:rPr>
        <w:t>(4)</w:t>
      </w:r>
    </w:p>
    <w:p w14:paraId="6A3F2A00"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Perform RRT from the Graft Tree</w:t>
      </w:r>
    </w:p>
    <w:p w14:paraId="143B2C1A"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kern w:val="0"/>
          <w:sz w:val="20"/>
          <w:szCs w:val="20"/>
          <w:lang w:eastAsia="en-US"/>
        </w:rPr>
        <w:t>GraftTree,static</w:t>
      </w:r>
      <w:proofErr w:type="gramEnd"/>
      <w:r w:rsidRPr="00730EFA">
        <w:rPr>
          <w:rFonts w:ascii="Consolas" w:eastAsia="Times New Roman" w:hAnsi="Consolas"/>
          <w:kern w:val="0"/>
          <w:sz w:val="20"/>
          <w:szCs w:val="20"/>
          <w:lang w:eastAsia="en-US"/>
        </w:rPr>
        <w:t xml:space="preserve">_param_data,donytic_param_data]=graft_extend(RRTree_main,GraftTree,RRTree_goal,static_param_data,donytic_param_data,map_size,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w:t>
      </w:r>
    </w:p>
    <w:p w14:paraId="3D179CB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4DE3E5F5"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
    <w:p w14:paraId="3AF9BACD"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If we have found goal tree and behind tree</w:t>
      </w:r>
    </w:p>
    <w:p w14:paraId="1980194D"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 xml:space="preserve">if </w:t>
      </w:r>
      <w:proofErr w:type="spellStart"/>
      <w:r w:rsidRPr="00730EFA">
        <w:rPr>
          <w:rFonts w:ascii="Consolas" w:eastAsia="Times New Roman" w:hAnsi="Consolas"/>
          <w:kern w:val="0"/>
          <w:sz w:val="20"/>
          <w:szCs w:val="20"/>
          <w:lang w:eastAsia="en-US"/>
        </w:rPr>
        <w:t>donytic_param_</w:t>
      </w:r>
      <w:proofErr w:type="gramStart"/>
      <w:r w:rsidRPr="00730EFA">
        <w:rPr>
          <w:rFonts w:ascii="Consolas" w:eastAsia="Times New Roman" w:hAnsi="Consolas"/>
          <w:kern w:val="0"/>
          <w:sz w:val="20"/>
          <w:szCs w:val="20"/>
          <w:lang w:eastAsia="en-US"/>
        </w:rPr>
        <w:t>data</w:t>
      </w:r>
      <w:proofErr w:type="spellEnd"/>
      <w:r w:rsidRPr="00730EFA">
        <w:rPr>
          <w:rFonts w:ascii="Consolas" w:eastAsia="Times New Roman" w:hAnsi="Consolas"/>
          <w:kern w:val="0"/>
          <w:sz w:val="20"/>
          <w:szCs w:val="20"/>
          <w:lang w:eastAsia="en-US"/>
        </w:rPr>
        <w:t>(</w:t>
      </w:r>
      <w:proofErr w:type="gramEnd"/>
      <w:r w:rsidRPr="00730EFA">
        <w:rPr>
          <w:rFonts w:ascii="Consolas" w:eastAsia="Times New Roman" w:hAnsi="Consolas"/>
          <w:kern w:val="0"/>
          <w:sz w:val="20"/>
          <w:szCs w:val="20"/>
          <w:lang w:eastAsia="en-US"/>
        </w:rPr>
        <w:t xml:space="preserve">3) &amp;&amp; </w:t>
      </w:r>
      <w:proofErr w:type="spellStart"/>
      <w:r w:rsidRPr="00730EFA">
        <w:rPr>
          <w:rFonts w:ascii="Consolas" w:eastAsia="Times New Roman" w:hAnsi="Consolas"/>
          <w:kern w:val="0"/>
          <w:sz w:val="20"/>
          <w:szCs w:val="20"/>
          <w:lang w:eastAsia="en-US"/>
        </w:rPr>
        <w:t>donytic_param_data</w:t>
      </w:r>
      <w:proofErr w:type="spellEnd"/>
      <w:r w:rsidRPr="00730EFA">
        <w:rPr>
          <w:rFonts w:ascii="Consolas" w:eastAsia="Times New Roman" w:hAnsi="Consolas"/>
          <w:kern w:val="0"/>
          <w:sz w:val="20"/>
          <w:szCs w:val="20"/>
          <w:lang w:eastAsia="en-US"/>
        </w:rPr>
        <w:t>(4)</w:t>
      </w:r>
    </w:p>
    <w:p w14:paraId="625755BE"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Generate Path and exit loop</w:t>
      </w:r>
    </w:p>
    <w:p w14:paraId="4B8151C2"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in_path</w:t>
      </w:r>
      <w:proofErr w:type="spellEnd"/>
      <w:r w:rsidRPr="00730EFA">
        <w:rPr>
          <w:rFonts w:ascii="Consolas" w:eastAsia="Times New Roman" w:hAnsi="Consolas"/>
          <w:kern w:val="0"/>
          <w:sz w:val="20"/>
          <w:szCs w:val="20"/>
          <w:lang w:eastAsia="en-US"/>
        </w:rPr>
        <w:t xml:space="preserve"> = re_</w:t>
      </w:r>
      <w:proofErr w:type="gramStart"/>
      <w:r w:rsidRPr="00730EFA">
        <w:rPr>
          <w:rFonts w:ascii="Consolas" w:eastAsia="Times New Roman" w:hAnsi="Consolas"/>
          <w:kern w:val="0"/>
          <w:sz w:val="20"/>
          <w:szCs w:val="20"/>
          <w:lang w:eastAsia="en-US"/>
        </w:rPr>
        <w:t>path(</w:t>
      </w:r>
      <w:proofErr w:type="gramEnd"/>
      <w:r w:rsidRPr="00730EFA">
        <w:rPr>
          <w:rFonts w:ascii="Consolas" w:eastAsia="Times New Roman" w:hAnsi="Consolas"/>
          <w:kern w:val="0"/>
          <w:sz w:val="20"/>
          <w:szCs w:val="20"/>
          <w:lang w:eastAsia="en-US"/>
        </w:rPr>
        <w:t>RRTree_main,GraftTree,RRTree_goal,static_param_data,donytic_param_data);</w:t>
      </w:r>
    </w:p>
    <w:p w14:paraId="3B2A635B"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gramStart"/>
      <w:r w:rsidRPr="00730EFA">
        <w:rPr>
          <w:rFonts w:ascii="Consolas" w:eastAsia="Times New Roman" w:hAnsi="Consolas"/>
          <w:color w:val="0E00FF"/>
          <w:kern w:val="0"/>
          <w:sz w:val="20"/>
          <w:szCs w:val="20"/>
          <w:lang w:eastAsia="en-US"/>
        </w:rPr>
        <w:t>break</w:t>
      </w:r>
      <w:r w:rsidRPr="00730EFA">
        <w:rPr>
          <w:rFonts w:ascii="Consolas" w:eastAsia="Times New Roman" w:hAnsi="Consolas"/>
          <w:kern w:val="0"/>
          <w:sz w:val="20"/>
          <w:szCs w:val="20"/>
          <w:lang w:eastAsia="en-US"/>
        </w:rPr>
        <w:t>;</w:t>
      </w:r>
      <w:proofErr w:type="gramEnd"/>
    </w:p>
    <w:p w14:paraId="643278C4"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7F4FE7D1"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E00FF"/>
          <w:kern w:val="0"/>
          <w:sz w:val="20"/>
          <w:szCs w:val="20"/>
          <w:lang w:eastAsia="en-US"/>
        </w:rPr>
        <w:t>end</w:t>
      </w:r>
    </w:p>
    <w:p w14:paraId="377D3D5B" w14:textId="77777777" w:rsidR="00730EFA" w:rsidRPr="00730EFA" w:rsidRDefault="00730EFA" w:rsidP="00730EFA">
      <w:pPr>
        <w:widowControl/>
        <w:rPr>
          <w:rFonts w:ascii="Consolas" w:eastAsia="Times New Roman" w:hAnsi="Consolas"/>
          <w:kern w:val="0"/>
          <w:sz w:val="20"/>
          <w:szCs w:val="20"/>
          <w:lang w:eastAsia="en-US"/>
        </w:rPr>
      </w:pPr>
    </w:p>
    <w:p w14:paraId="5AA78C6C"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This handles compression and expansion phase of Graft-RRT</w:t>
      </w:r>
    </w:p>
    <w:p w14:paraId="68C2E632"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in_path</w:t>
      </w:r>
      <w:proofErr w:type="spellEnd"/>
      <w:r w:rsidRPr="00730EFA">
        <w:rPr>
          <w:rFonts w:ascii="Consolas" w:eastAsia="Times New Roman" w:hAnsi="Consolas"/>
          <w:kern w:val="0"/>
          <w:sz w:val="20"/>
          <w:szCs w:val="20"/>
          <w:lang w:eastAsia="en-US"/>
        </w:rPr>
        <w:t>=</w:t>
      </w:r>
      <w:proofErr w:type="spellStart"/>
      <w:r w:rsidRPr="00730EFA">
        <w:rPr>
          <w:rFonts w:ascii="Consolas" w:eastAsia="Times New Roman" w:hAnsi="Consolas"/>
          <w:kern w:val="0"/>
          <w:sz w:val="20"/>
          <w:szCs w:val="20"/>
          <w:lang w:eastAsia="en-US"/>
        </w:rPr>
        <w:t>check_</w:t>
      </w:r>
      <w:proofErr w:type="gramStart"/>
      <w:r w:rsidRPr="00730EFA">
        <w:rPr>
          <w:rFonts w:ascii="Consolas" w:eastAsia="Times New Roman" w:hAnsi="Consolas"/>
          <w:kern w:val="0"/>
          <w:sz w:val="20"/>
          <w:szCs w:val="20"/>
          <w:lang w:eastAsia="en-US"/>
        </w:rPr>
        <w:t>globalvalue</w:t>
      </w:r>
      <w:proofErr w:type="spellEnd"/>
      <w:r w:rsidRPr="00730EFA">
        <w:rPr>
          <w:rFonts w:ascii="Consolas" w:eastAsia="Times New Roman" w:hAnsi="Consolas"/>
          <w:kern w:val="0"/>
          <w:sz w:val="20"/>
          <w:szCs w:val="20"/>
          <w:lang w:eastAsia="en-US"/>
        </w:rPr>
        <w:t>(</w:t>
      </w:r>
      <w:proofErr w:type="spellStart"/>
      <w:proofErr w:type="gramEnd"/>
      <w:r w:rsidRPr="00730EFA">
        <w:rPr>
          <w:rFonts w:ascii="Consolas" w:eastAsia="Times New Roman" w:hAnsi="Consolas"/>
          <w:kern w:val="0"/>
          <w:sz w:val="20"/>
          <w:szCs w:val="20"/>
          <w:lang w:eastAsia="en-US"/>
        </w:rPr>
        <w:t>in_path,map_size</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w:t>
      </w:r>
    </w:p>
    <w:p w14:paraId="1805F9A3"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out_path=check_globalvalueII(in_path,</w:t>
      </w:r>
      <w:proofErr w:type="gramStart"/>
      <w:r w:rsidRPr="00730EFA">
        <w:rPr>
          <w:rFonts w:ascii="Consolas" w:eastAsia="Times New Roman" w:hAnsi="Consolas"/>
          <w:kern w:val="0"/>
          <w:sz w:val="20"/>
          <w:szCs w:val="20"/>
          <w:lang w:eastAsia="en-US"/>
        </w:rPr>
        <w:t>20,map</w:t>
      </w:r>
      <w:proofErr w:type="gramEnd"/>
      <w:r w:rsidRPr="00730EFA">
        <w:rPr>
          <w:rFonts w:ascii="Consolas" w:eastAsia="Times New Roman" w:hAnsi="Consolas"/>
          <w:kern w:val="0"/>
          <w:sz w:val="20"/>
          <w:szCs w:val="20"/>
          <w:lang w:eastAsia="en-US"/>
        </w:rPr>
        <w:t>_size,occupancy_grid);</w:t>
      </w:r>
    </w:p>
    <w:p w14:paraId="3846A427"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in_path</w:t>
      </w:r>
      <w:proofErr w:type="spellEnd"/>
      <w:r w:rsidRPr="00730EFA">
        <w:rPr>
          <w:rFonts w:ascii="Consolas" w:eastAsia="Times New Roman" w:hAnsi="Consolas"/>
          <w:kern w:val="0"/>
          <w:sz w:val="20"/>
          <w:szCs w:val="20"/>
          <w:lang w:eastAsia="en-US"/>
        </w:rPr>
        <w:t>=</w:t>
      </w:r>
      <w:proofErr w:type="spellStart"/>
      <w:r w:rsidRPr="00730EFA">
        <w:rPr>
          <w:rFonts w:ascii="Consolas" w:eastAsia="Times New Roman" w:hAnsi="Consolas"/>
          <w:kern w:val="0"/>
          <w:sz w:val="20"/>
          <w:szCs w:val="20"/>
          <w:lang w:eastAsia="en-US"/>
        </w:rPr>
        <w:t>check_</w:t>
      </w:r>
      <w:proofErr w:type="gramStart"/>
      <w:r w:rsidRPr="00730EFA">
        <w:rPr>
          <w:rFonts w:ascii="Consolas" w:eastAsia="Times New Roman" w:hAnsi="Consolas"/>
          <w:kern w:val="0"/>
          <w:sz w:val="20"/>
          <w:szCs w:val="20"/>
          <w:lang w:eastAsia="en-US"/>
        </w:rPr>
        <w:t>globalvalue</w:t>
      </w:r>
      <w:proofErr w:type="spellEnd"/>
      <w:r w:rsidRPr="00730EFA">
        <w:rPr>
          <w:rFonts w:ascii="Consolas" w:eastAsia="Times New Roman" w:hAnsi="Consolas"/>
          <w:kern w:val="0"/>
          <w:sz w:val="20"/>
          <w:szCs w:val="20"/>
          <w:lang w:eastAsia="en-US"/>
        </w:rPr>
        <w:t>(</w:t>
      </w:r>
      <w:proofErr w:type="spellStart"/>
      <w:proofErr w:type="gramEnd"/>
      <w:r w:rsidRPr="00730EFA">
        <w:rPr>
          <w:rFonts w:ascii="Consolas" w:eastAsia="Times New Roman" w:hAnsi="Consolas"/>
          <w:kern w:val="0"/>
          <w:sz w:val="20"/>
          <w:szCs w:val="20"/>
          <w:lang w:eastAsia="en-US"/>
        </w:rPr>
        <w:t>out_path,map_size</w:t>
      </w:r>
      <w:proofErr w:type="spellEnd"/>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occupancy_grid</w:t>
      </w:r>
      <w:proofErr w:type="spellEnd"/>
      <w:r w:rsidRPr="00730EFA">
        <w:rPr>
          <w:rFonts w:ascii="Consolas" w:eastAsia="Times New Roman" w:hAnsi="Consolas"/>
          <w:kern w:val="0"/>
          <w:sz w:val="20"/>
          <w:szCs w:val="20"/>
          <w:lang w:eastAsia="en-US"/>
        </w:rPr>
        <w:t>);</w:t>
      </w:r>
    </w:p>
    <w:p w14:paraId="09144004" w14:textId="77777777" w:rsidR="00730EFA" w:rsidRPr="00730EFA" w:rsidRDefault="00730EFA" w:rsidP="00730EFA">
      <w:pPr>
        <w:widowControl/>
        <w:rPr>
          <w:rFonts w:ascii="Consolas" w:eastAsia="Times New Roman" w:hAnsi="Consolas"/>
          <w:kern w:val="0"/>
          <w:sz w:val="20"/>
          <w:szCs w:val="20"/>
          <w:lang w:eastAsia="en-US"/>
        </w:rPr>
      </w:pPr>
    </w:p>
    <w:p w14:paraId="68E896BE"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r w:rsidRPr="00730EFA">
        <w:rPr>
          <w:rFonts w:ascii="Consolas" w:eastAsia="Times New Roman" w:hAnsi="Consolas"/>
          <w:color w:val="008013"/>
          <w:kern w:val="0"/>
          <w:sz w:val="20"/>
          <w:szCs w:val="20"/>
          <w:lang w:eastAsia="en-US"/>
        </w:rPr>
        <w:t>% Set output Path to the path from the compression/expansion phase</w:t>
      </w:r>
    </w:p>
    <w:p w14:paraId="3DEBE731"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path=</w:t>
      </w:r>
      <w:proofErr w:type="spellStart"/>
      <w:r w:rsidRPr="00730EFA">
        <w:rPr>
          <w:rFonts w:ascii="Consolas" w:eastAsia="Times New Roman" w:hAnsi="Consolas"/>
          <w:kern w:val="0"/>
          <w:sz w:val="20"/>
          <w:szCs w:val="20"/>
          <w:lang w:eastAsia="en-US"/>
        </w:rPr>
        <w:t>in_</w:t>
      </w:r>
      <w:proofErr w:type="gramStart"/>
      <w:r w:rsidRPr="00730EFA">
        <w:rPr>
          <w:rFonts w:ascii="Consolas" w:eastAsia="Times New Roman" w:hAnsi="Consolas"/>
          <w:kern w:val="0"/>
          <w:sz w:val="20"/>
          <w:szCs w:val="20"/>
          <w:lang w:eastAsia="en-US"/>
        </w:rPr>
        <w:t>path</w:t>
      </w:r>
      <w:proofErr w:type="spellEnd"/>
      <w:r w:rsidRPr="00730EFA">
        <w:rPr>
          <w:rFonts w:ascii="Consolas" w:eastAsia="Times New Roman" w:hAnsi="Consolas"/>
          <w:kern w:val="0"/>
          <w:sz w:val="20"/>
          <w:szCs w:val="20"/>
          <w:lang w:eastAsia="en-US"/>
        </w:rPr>
        <w:t>;</w:t>
      </w:r>
      <w:proofErr w:type="gramEnd"/>
    </w:p>
    <w:p w14:paraId="1E11196C" w14:textId="77777777" w:rsidR="00730EFA" w:rsidRPr="00730EFA" w:rsidRDefault="00730EFA" w:rsidP="00730EFA">
      <w:pPr>
        <w:widowControl/>
        <w:rPr>
          <w:rFonts w:ascii="Consolas" w:eastAsia="Times New Roman" w:hAnsi="Consolas"/>
          <w:kern w:val="0"/>
          <w:sz w:val="20"/>
          <w:szCs w:val="20"/>
          <w:lang w:eastAsia="en-US"/>
        </w:rPr>
      </w:pPr>
      <w:r w:rsidRPr="00730EFA">
        <w:rPr>
          <w:rFonts w:ascii="Consolas" w:eastAsia="Times New Roman" w:hAnsi="Consolas"/>
          <w:kern w:val="0"/>
          <w:sz w:val="20"/>
          <w:szCs w:val="20"/>
          <w:lang w:eastAsia="en-US"/>
        </w:rPr>
        <w:t xml:space="preserve">    </w:t>
      </w:r>
      <w:proofErr w:type="spellStart"/>
      <w:r w:rsidRPr="00730EFA">
        <w:rPr>
          <w:rFonts w:ascii="Consolas" w:eastAsia="Times New Roman" w:hAnsi="Consolas"/>
          <w:kern w:val="0"/>
          <w:sz w:val="20"/>
          <w:szCs w:val="20"/>
          <w:lang w:eastAsia="en-US"/>
        </w:rPr>
        <w:t>calculation_time</w:t>
      </w:r>
      <w:proofErr w:type="spellEnd"/>
      <w:r w:rsidRPr="00730EFA">
        <w:rPr>
          <w:rFonts w:ascii="Consolas" w:eastAsia="Times New Roman" w:hAnsi="Consolas"/>
          <w:kern w:val="0"/>
          <w:sz w:val="20"/>
          <w:szCs w:val="20"/>
          <w:lang w:eastAsia="en-US"/>
        </w:rPr>
        <w:t xml:space="preserve"> = </w:t>
      </w:r>
      <w:proofErr w:type="gramStart"/>
      <w:r w:rsidRPr="00730EFA">
        <w:rPr>
          <w:rFonts w:ascii="Consolas" w:eastAsia="Times New Roman" w:hAnsi="Consolas"/>
          <w:kern w:val="0"/>
          <w:sz w:val="20"/>
          <w:szCs w:val="20"/>
          <w:lang w:eastAsia="en-US"/>
        </w:rPr>
        <w:t>toc;</w:t>
      </w:r>
      <w:proofErr w:type="gramEnd"/>
    </w:p>
    <w:p w14:paraId="1108F6D0" w14:textId="77777777" w:rsidR="00730EFA" w:rsidRDefault="00730EFA" w:rsidP="00730EFA">
      <w:pPr>
        <w:widowControl/>
        <w:rPr>
          <w:rFonts w:ascii="Consolas" w:eastAsia="Times New Roman" w:hAnsi="Consolas"/>
          <w:color w:val="0E00FF"/>
          <w:kern w:val="0"/>
          <w:sz w:val="20"/>
          <w:szCs w:val="20"/>
          <w:lang w:eastAsia="en-US"/>
        </w:rPr>
      </w:pPr>
      <w:r w:rsidRPr="00730EFA">
        <w:rPr>
          <w:rFonts w:ascii="Consolas" w:eastAsia="Times New Roman" w:hAnsi="Consolas"/>
          <w:color w:val="0E00FF"/>
          <w:kern w:val="0"/>
          <w:sz w:val="20"/>
          <w:szCs w:val="20"/>
          <w:lang w:eastAsia="en-US"/>
        </w:rPr>
        <w:t>end</w:t>
      </w:r>
    </w:p>
    <w:p w14:paraId="677BCD9E" w14:textId="389C9E96" w:rsidR="00730EFA" w:rsidRDefault="00C61529" w:rsidP="00C61529">
      <w:pPr>
        <w:pStyle w:val="Heading3"/>
        <w:rPr>
          <w:rFonts w:eastAsia="Times New Roman"/>
        </w:rPr>
      </w:pPr>
      <w:bookmarkStart w:id="38" w:name="_Toc134584529"/>
      <w:r>
        <w:rPr>
          <w:rFonts w:eastAsia="Times New Roman"/>
        </w:rPr>
        <w:lastRenderedPageBreak/>
        <w:t>Helpers/</w:t>
      </w:r>
      <w:proofErr w:type="spellStart"/>
      <w:r w:rsidRPr="00C61529">
        <w:rPr>
          <w:rFonts w:eastAsia="Times New Roman"/>
          <w:kern w:val="0"/>
        </w:rPr>
        <w:t>g_rstara</w:t>
      </w:r>
      <w:r>
        <w:rPr>
          <w:rFonts w:eastAsia="Times New Roman"/>
          <w:kern w:val="0"/>
        </w:rPr>
        <w:t>.</w:t>
      </w:r>
      <w:r w:rsidR="00730EFA">
        <w:rPr>
          <w:rFonts w:eastAsia="Times New Roman"/>
        </w:rPr>
        <w:t>m</w:t>
      </w:r>
      <w:bookmarkEnd w:id="38"/>
      <w:proofErr w:type="spellEnd"/>
    </w:p>
    <w:p w14:paraId="0C7DD4B7"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color w:val="0E00FF"/>
          <w:kern w:val="0"/>
          <w:sz w:val="20"/>
          <w:szCs w:val="20"/>
          <w:lang w:eastAsia="en-US"/>
        </w:rPr>
        <w:t xml:space="preserve">function </w:t>
      </w:r>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RRTree_</w:t>
      </w:r>
      <w:proofErr w:type="gramStart"/>
      <w:r w:rsidRPr="009206A6">
        <w:rPr>
          <w:rFonts w:ascii="Consolas" w:eastAsia="Times New Roman" w:hAnsi="Consolas"/>
          <w:kern w:val="0"/>
          <w:sz w:val="20"/>
          <w:szCs w:val="20"/>
          <w:lang w:eastAsia="en-US"/>
        </w:rPr>
        <w:t>main,static</w:t>
      </w:r>
      <w:proofErr w:type="gramEnd"/>
      <w:r w:rsidRPr="009206A6">
        <w:rPr>
          <w:rFonts w:ascii="Consolas" w:eastAsia="Times New Roman" w:hAnsi="Consolas"/>
          <w:kern w:val="0"/>
          <w:sz w:val="20"/>
          <w:szCs w:val="20"/>
          <w:lang w:eastAsia="en-US"/>
        </w:rPr>
        <w:t>_param_data,donytic_param_data</w:t>
      </w:r>
      <w:proofErr w:type="spellEnd"/>
      <w:r w:rsidRPr="009206A6">
        <w:rPr>
          <w:rFonts w:ascii="Consolas" w:eastAsia="Times New Roman" w:hAnsi="Consolas"/>
          <w:kern w:val="0"/>
          <w:sz w:val="20"/>
          <w:szCs w:val="20"/>
          <w:lang w:eastAsia="en-US"/>
        </w:rPr>
        <w:t>] = g_rstara(RRTree_main,GraftTree,RRTree_goal,static_param_data,donytic_param_data,map,obstacles)</w:t>
      </w:r>
    </w:p>
    <w:p w14:paraId="525621C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creat</w:t>
      </w:r>
      <w:proofErr w:type="spellEnd"/>
      <w:r w:rsidRPr="009206A6">
        <w:rPr>
          <w:rFonts w:ascii="Consolas" w:eastAsia="Times New Roman" w:hAnsi="Consolas"/>
          <w:color w:val="008013"/>
          <w:kern w:val="0"/>
          <w:sz w:val="20"/>
          <w:szCs w:val="20"/>
          <w:lang w:eastAsia="en-US"/>
        </w:rPr>
        <w:t xml:space="preserve"> param </w:t>
      </w:r>
      <w:proofErr w:type="spellStart"/>
      <w:r w:rsidRPr="009206A6">
        <w:rPr>
          <w:rFonts w:ascii="Consolas" w:eastAsia="Times New Roman" w:hAnsi="Consolas"/>
          <w:color w:val="008013"/>
          <w:kern w:val="0"/>
          <w:sz w:val="20"/>
          <w:szCs w:val="20"/>
          <w:lang w:eastAsia="en-US"/>
        </w:rPr>
        <w:t>talbe</w:t>
      </w:r>
      <w:proofErr w:type="spellEnd"/>
      <w:r w:rsidRPr="009206A6">
        <w:rPr>
          <w:rFonts w:ascii="Consolas" w:eastAsia="Times New Roman" w:hAnsi="Consolas"/>
          <w:color w:val="008013"/>
          <w:kern w:val="0"/>
          <w:sz w:val="20"/>
          <w:szCs w:val="20"/>
          <w:lang w:eastAsia="en-US"/>
        </w:rPr>
        <w:t xml:space="preserve"> for input data</w:t>
      </w:r>
    </w:p>
    <w:p w14:paraId="4D5AE36D"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static_param_data</w:t>
      </w:r>
      <w:proofErr w:type="spellEnd"/>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stepsize</w:t>
      </w:r>
      <w:proofErr w:type="spellEnd"/>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disTh</w:t>
      </w:r>
      <w:proofErr w:type="spellEnd"/>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maxFailedAttempts</w:t>
      </w:r>
      <w:proofErr w:type="spellEnd"/>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rrstar_area</w:t>
      </w:r>
      <w:proofErr w:type="spellEnd"/>
    </w:p>
    <w:p w14:paraId="32D3AA69"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xml:space="preserve">%                        </w:t>
      </w:r>
      <w:proofErr w:type="gramStart"/>
      <w:r w:rsidRPr="009206A6">
        <w:rPr>
          <w:rFonts w:ascii="Consolas" w:eastAsia="Times New Roman" w:hAnsi="Consolas"/>
          <w:color w:val="008013"/>
          <w:kern w:val="0"/>
          <w:sz w:val="20"/>
          <w:szCs w:val="20"/>
          <w:lang w:eastAsia="en-US"/>
        </w:rPr>
        <w:t>source(</w:t>
      </w:r>
      <w:proofErr w:type="gramEnd"/>
      <w:r w:rsidRPr="009206A6">
        <w:rPr>
          <w:rFonts w:ascii="Consolas" w:eastAsia="Times New Roman" w:hAnsi="Consolas"/>
          <w:color w:val="008013"/>
          <w:kern w:val="0"/>
          <w:sz w:val="20"/>
          <w:szCs w:val="20"/>
          <w:lang w:eastAsia="en-US"/>
        </w:rPr>
        <w:t xml:space="preserve">1,1)          source(1,2)               </w:t>
      </w:r>
      <w:proofErr w:type="spellStart"/>
      <w:r w:rsidRPr="009206A6">
        <w:rPr>
          <w:rFonts w:ascii="Consolas" w:eastAsia="Times New Roman" w:hAnsi="Consolas"/>
          <w:color w:val="008013"/>
          <w:kern w:val="0"/>
          <w:sz w:val="20"/>
          <w:szCs w:val="20"/>
          <w:lang w:eastAsia="en-US"/>
        </w:rPr>
        <w:t>point_connect</w:t>
      </w:r>
      <w:proofErr w:type="spellEnd"/>
      <w:r w:rsidRPr="009206A6">
        <w:rPr>
          <w:rFonts w:ascii="Consolas" w:eastAsia="Times New Roman" w:hAnsi="Consolas"/>
          <w:color w:val="008013"/>
          <w:kern w:val="0"/>
          <w:sz w:val="20"/>
          <w:szCs w:val="20"/>
          <w:lang w:eastAsia="en-US"/>
        </w:rPr>
        <w:t xml:space="preserve">(1,1)      </w:t>
      </w:r>
      <w:proofErr w:type="spellStart"/>
      <w:r w:rsidRPr="009206A6">
        <w:rPr>
          <w:rFonts w:ascii="Consolas" w:eastAsia="Times New Roman" w:hAnsi="Consolas"/>
          <w:color w:val="008013"/>
          <w:kern w:val="0"/>
          <w:sz w:val="20"/>
          <w:szCs w:val="20"/>
          <w:lang w:eastAsia="en-US"/>
        </w:rPr>
        <w:t>point_connect</w:t>
      </w:r>
      <w:proofErr w:type="spellEnd"/>
      <w:r w:rsidRPr="009206A6">
        <w:rPr>
          <w:rFonts w:ascii="Consolas" w:eastAsia="Times New Roman" w:hAnsi="Consolas"/>
          <w:color w:val="008013"/>
          <w:kern w:val="0"/>
          <w:sz w:val="20"/>
          <w:szCs w:val="20"/>
          <w:lang w:eastAsia="en-US"/>
        </w:rPr>
        <w:t>(1,2)</w:t>
      </w:r>
    </w:p>
    <w:p w14:paraId="7D3D418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center_</w:t>
      </w:r>
      <w:proofErr w:type="gramStart"/>
      <w:r w:rsidRPr="009206A6">
        <w:rPr>
          <w:rFonts w:ascii="Consolas" w:eastAsia="Times New Roman" w:hAnsi="Consolas"/>
          <w:color w:val="008013"/>
          <w:kern w:val="0"/>
          <w:sz w:val="20"/>
          <w:szCs w:val="20"/>
          <w:lang w:eastAsia="en-US"/>
        </w:rPr>
        <w:t>point</w:t>
      </w:r>
      <w:proofErr w:type="spellEnd"/>
      <w:r w:rsidRPr="009206A6">
        <w:rPr>
          <w:rFonts w:ascii="Consolas" w:eastAsia="Times New Roman" w:hAnsi="Consolas"/>
          <w:color w:val="008013"/>
          <w:kern w:val="0"/>
          <w:sz w:val="20"/>
          <w:szCs w:val="20"/>
          <w:lang w:eastAsia="en-US"/>
        </w:rPr>
        <w:t>(</w:t>
      </w:r>
      <w:proofErr w:type="gramEnd"/>
      <w:r w:rsidRPr="009206A6">
        <w:rPr>
          <w:rFonts w:ascii="Consolas" w:eastAsia="Times New Roman" w:hAnsi="Consolas"/>
          <w:color w:val="008013"/>
          <w:kern w:val="0"/>
          <w:sz w:val="20"/>
          <w:szCs w:val="20"/>
          <w:lang w:eastAsia="en-US"/>
        </w:rPr>
        <w:t xml:space="preserve">1.1)    </w:t>
      </w:r>
      <w:proofErr w:type="spellStart"/>
      <w:r w:rsidRPr="009206A6">
        <w:rPr>
          <w:rFonts w:ascii="Consolas" w:eastAsia="Times New Roman" w:hAnsi="Consolas"/>
          <w:color w:val="008013"/>
          <w:kern w:val="0"/>
          <w:sz w:val="20"/>
          <w:szCs w:val="20"/>
          <w:lang w:eastAsia="en-US"/>
        </w:rPr>
        <w:t>center_point</w:t>
      </w:r>
      <w:proofErr w:type="spellEnd"/>
      <w:r w:rsidRPr="009206A6">
        <w:rPr>
          <w:rFonts w:ascii="Consolas" w:eastAsia="Times New Roman" w:hAnsi="Consolas"/>
          <w:color w:val="008013"/>
          <w:kern w:val="0"/>
          <w:sz w:val="20"/>
          <w:szCs w:val="20"/>
          <w:lang w:eastAsia="en-US"/>
        </w:rPr>
        <w:t xml:space="preserve">(1,2)          </w:t>
      </w:r>
      <w:proofErr w:type="spellStart"/>
      <w:r w:rsidRPr="009206A6">
        <w:rPr>
          <w:rFonts w:ascii="Consolas" w:eastAsia="Times New Roman" w:hAnsi="Consolas"/>
          <w:color w:val="008013"/>
          <w:kern w:val="0"/>
          <w:sz w:val="20"/>
          <w:szCs w:val="20"/>
          <w:lang w:eastAsia="en-US"/>
        </w:rPr>
        <w:t>prev_ahead</w:t>
      </w:r>
      <w:proofErr w:type="spellEnd"/>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prev</w:t>
      </w:r>
      <w:proofErr w:type="spellEnd"/>
      <w:r w:rsidRPr="009206A6">
        <w:rPr>
          <w:rFonts w:ascii="Consolas" w:eastAsia="Times New Roman" w:hAnsi="Consolas"/>
          <w:color w:val="008013"/>
          <w:kern w:val="0"/>
          <w:sz w:val="20"/>
          <w:szCs w:val="20"/>
          <w:lang w:eastAsia="en-US"/>
        </w:rPr>
        <w:t>-graft-ahead</w:t>
      </w:r>
    </w:p>
    <w:p w14:paraId="3206D705"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xml:space="preserve">%                        </w:t>
      </w:r>
      <w:proofErr w:type="gramStart"/>
      <w:r w:rsidRPr="009206A6">
        <w:rPr>
          <w:rFonts w:ascii="Consolas" w:eastAsia="Times New Roman" w:hAnsi="Consolas"/>
          <w:color w:val="008013"/>
          <w:kern w:val="0"/>
          <w:sz w:val="20"/>
          <w:szCs w:val="20"/>
          <w:lang w:eastAsia="en-US"/>
        </w:rPr>
        <w:t>goal(</w:t>
      </w:r>
      <w:proofErr w:type="gramEnd"/>
      <w:r w:rsidRPr="009206A6">
        <w:rPr>
          <w:rFonts w:ascii="Consolas" w:eastAsia="Times New Roman" w:hAnsi="Consolas"/>
          <w:color w:val="008013"/>
          <w:kern w:val="0"/>
          <w:sz w:val="20"/>
          <w:szCs w:val="20"/>
          <w:lang w:eastAsia="en-US"/>
        </w:rPr>
        <w:t xml:space="preserve">1,2)            goal(1,2)                  </w:t>
      </w:r>
      <w:proofErr w:type="spellStart"/>
      <w:r w:rsidRPr="009206A6">
        <w:rPr>
          <w:rFonts w:ascii="Consolas" w:eastAsia="Times New Roman" w:hAnsi="Consolas"/>
          <w:color w:val="008013"/>
          <w:kern w:val="0"/>
          <w:sz w:val="20"/>
          <w:szCs w:val="20"/>
          <w:lang w:eastAsia="en-US"/>
        </w:rPr>
        <w:t>prev_behing</w:t>
      </w:r>
      <w:proofErr w:type="spellEnd"/>
      <w:r w:rsidRPr="009206A6">
        <w:rPr>
          <w:rFonts w:ascii="Consolas" w:eastAsia="Times New Roman" w:hAnsi="Consolas"/>
          <w:color w:val="008013"/>
          <w:kern w:val="0"/>
          <w:sz w:val="20"/>
          <w:szCs w:val="20"/>
          <w:lang w:eastAsia="en-US"/>
        </w:rPr>
        <w:tab/>
        <w:t xml:space="preserve">         </w:t>
      </w:r>
      <w:proofErr w:type="spellStart"/>
      <w:r w:rsidRPr="009206A6">
        <w:rPr>
          <w:rFonts w:ascii="Consolas" w:eastAsia="Times New Roman" w:hAnsi="Consolas"/>
          <w:color w:val="008013"/>
          <w:kern w:val="0"/>
          <w:sz w:val="20"/>
          <w:szCs w:val="20"/>
          <w:lang w:eastAsia="en-US"/>
        </w:rPr>
        <w:t>prev-graft_behind</w:t>
      </w:r>
      <w:proofErr w:type="spellEnd"/>
      <w:r w:rsidRPr="009206A6">
        <w:rPr>
          <w:rFonts w:ascii="Consolas" w:eastAsia="Times New Roman" w:hAnsi="Consolas"/>
          <w:color w:val="008013"/>
          <w:kern w:val="0"/>
          <w:sz w:val="20"/>
          <w:szCs w:val="20"/>
          <w:lang w:eastAsia="en-US"/>
        </w:rPr>
        <w:t xml:space="preserve">  </w:t>
      </w:r>
    </w:p>
    <w:p w14:paraId="4B7396AF"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xml:space="preserve">% </w:t>
      </w:r>
      <w:r w:rsidRPr="009206A6">
        <w:rPr>
          <w:rFonts w:ascii="Consolas" w:eastAsia="Times New Roman" w:hAnsi="Consolas"/>
          <w:color w:val="008013"/>
          <w:kern w:val="0"/>
          <w:sz w:val="20"/>
          <w:szCs w:val="20"/>
          <w:lang w:eastAsia="en-US"/>
        </w:rPr>
        <w:tab/>
      </w:r>
      <w:r w:rsidRPr="009206A6">
        <w:rPr>
          <w:rFonts w:ascii="Consolas" w:eastAsia="Times New Roman" w:hAnsi="Consolas"/>
          <w:color w:val="008013"/>
          <w:kern w:val="0"/>
          <w:sz w:val="20"/>
          <w:szCs w:val="20"/>
          <w:lang w:eastAsia="en-US"/>
        </w:rPr>
        <w:tab/>
      </w:r>
      <w:r w:rsidRPr="009206A6">
        <w:rPr>
          <w:rFonts w:ascii="Consolas" w:eastAsia="Times New Roman" w:hAnsi="Consolas"/>
          <w:color w:val="008013"/>
          <w:kern w:val="0"/>
          <w:sz w:val="20"/>
          <w:szCs w:val="20"/>
          <w:lang w:eastAsia="en-US"/>
        </w:rPr>
        <w:tab/>
        <w:t xml:space="preserve"> </w:t>
      </w:r>
      <w:proofErr w:type="spellStart"/>
      <w:r w:rsidRPr="009206A6">
        <w:rPr>
          <w:rFonts w:ascii="Consolas" w:eastAsia="Times New Roman" w:hAnsi="Consolas"/>
          <w:color w:val="008013"/>
          <w:kern w:val="0"/>
          <w:sz w:val="20"/>
          <w:szCs w:val="20"/>
          <w:lang w:eastAsia="en-US"/>
        </w:rPr>
        <w:t>point_</w:t>
      </w:r>
      <w:proofErr w:type="gramStart"/>
      <w:r w:rsidRPr="009206A6">
        <w:rPr>
          <w:rFonts w:ascii="Consolas" w:eastAsia="Times New Roman" w:hAnsi="Consolas"/>
          <w:color w:val="008013"/>
          <w:kern w:val="0"/>
          <w:sz w:val="20"/>
          <w:szCs w:val="20"/>
          <w:lang w:eastAsia="en-US"/>
        </w:rPr>
        <w:t>connectmain</w:t>
      </w:r>
      <w:proofErr w:type="spellEnd"/>
      <w:r w:rsidRPr="009206A6">
        <w:rPr>
          <w:rFonts w:ascii="Consolas" w:eastAsia="Times New Roman" w:hAnsi="Consolas"/>
          <w:color w:val="008013"/>
          <w:kern w:val="0"/>
          <w:sz w:val="20"/>
          <w:szCs w:val="20"/>
          <w:lang w:eastAsia="en-US"/>
        </w:rPr>
        <w:t>(</w:t>
      </w:r>
      <w:proofErr w:type="gramEnd"/>
      <w:r w:rsidRPr="009206A6">
        <w:rPr>
          <w:rFonts w:ascii="Consolas" w:eastAsia="Times New Roman" w:hAnsi="Consolas"/>
          <w:color w:val="008013"/>
          <w:kern w:val="0"/>
          <w:sz w:val="20"/>
          <w:szCs w:val="20"/>
          <w:lang w:eastAsia="en-US"/>
        </w:rPr>
        <w:t xml:space="preserve">1,1)   </w:t>
      </w:r>
      <w:proofErr w:type="spellStart"/>
      <w:r w:rsidRPr="009206A6">
        <w:rPr>
          <w:rFonts w:ascii="Consolas" w:eastAsia="Times New Roman" w:hAnsi="Consolas"/>
          <w:color w:val="008013"/>
          <w:kern w:val="0"/>
          <w:sz w:val="20"/>
          <w:szCs w:val="20"/>
          <w:lang w:eastAsia="en-US"/>
        </w:rPr>
        <w:t>point_connectmain</w:t>
      </w:r>
      <w:proofErr w:type="spellEnd"/>
      <w:r w:rsidRPr="009206A6">
        <w:rPr>
          <w:rFonts w:ascii="Consolas" w:eastAsia="Times New Roman" w:hAnsi="Consolas"/>
          <w:color w:val="008013"/>
          <w:kern w:val="0"/>
          <w:sz w:val="20"/>
          <w:szCs w:val="20"/>
          <w:lang w:eastAsia="en-US"/>
        </w:rPr>
        <w:t xml:space="preserve">(1,2)    </w:t>
      </w:r>
      <w:r w:rsidRPr="009206A6">
        <w:rPr>
          <w:rFonts w:ascii="Consolas" w:eastAsia="Times New Roman" w:hAnsi="Consolas"/>
          <w:color w:val="008013"/>
          <w:kern w:val="0"/>
          <w:sz w:val="20"/>
          <w:szCs w:val="20"/>
          <w:lang w:eastAsia="en-US"/>
        </w:rPr>
        <w:tab/>
        <w:t xml:space="preserve"> point_connect2(1,1)    point_connect2(1,2)</w:t>
      </w:r>
    </w:p>
    <w:p w14:paraId="2C68966F"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donytic_param_data</w:t>
      </w:r>
      <w:proofErr w:type="spellEnd"/>
      <w:r w:rsidRPr="009206A6">
        <w:rPr>
          <w:rFonts w:ascii="Consolas" w:eastAsia="Times New Roman" w:hAnsi="Consolas"/>
          <w:color w:val="008013"/>
          <w:kern w:val="0"/>
          <w:sz w:val="20"/>
          <w:szCs w:val="20"/>
          <w:lang w:eastAsia="en-US"/>
        </w:rPr>
        <w:t xml:space="preserve"> =[</w:t>
      </w:r>
      <w:proofErr w:type="spellStart"/>
      <w:r w:rsidRPr="009206A6">
        <w:rPr>
          <w:rFonts w:ascii="Consolas" w:eastAsia="Times New Roman" w:hAnsi="Consolas"/>
          <w:color w:val="008013"/>
          <w:kern w:val="0"/>
          <w:sz w:val="20"/>
          <w:szCs w:val="20"/>
          <w:lang w:eastAsia="en-US"/>
        </w:rPr>
        <w:t>Graft_</w:t>
      </w:r>
      <w:proofErr w:type="gramStart"/>
      <w:r w:rsidRPr="009206A6">
        <w:rPr>
          <w:rFonts w:ascii="Consolas" w:eastAsia="Times New Roman" w:hAnsi="Consolas"/>
          <w:color w:val="008013"/>
          <w:kern w:val="0"/>
          <w:sz w:val="20"/>
          <w:szCs w:val="20"/>
          <w:lang w:eastAsia="en-US"/>
        </w:rPr>
        <w:t>ahead,Graft</w:t>
      </w:r>
      <w:proofErr w:type="gramEnd"/>
      <w:r w:rsidRPr="009206A6">
        <w:rPr>
          <w:rFonts w:ascii="Consolas" w:eastAsia="Times New Roman" w:hAnsi="Consolas"/>
          <w:color w:val="008013"/>
          <w:kern w:val="0"/>
          <w:sz w:val="20"/>
          <w:szCs w:val="20"/>
          <w:lang w:eastAsia="en-US"/>
        </w:rPr>
        <w:t>_behind,ahead_found,behind_found</w:t>
      </w:r>
      <w:proofErr w:type="spellEnd"/>
      <w:r w:rsidRPr="009206A6">
        <w:rPr>
          <w:rFonts w:ascii="Consolas" w:eastAsia="Times New Roman" w:hAnsi="Consolas"/>
          <w:color w:val="008013"/>
          <w:kern w:val="0"/>
          <w:sz w:val="20"/>
          <w:szCs w:val="20"/>
          <w:lang w:eastAsia="en-US"/>
        </w:rPr>
        <w:t>];</w:t>
      </w:r>
    </w:p>
    <w:p w14:paraId="435FF884" w14:textId="77777777" w:rsidR="009206A6" w:rsidRPr="009206A6" w:rsidRDefault="009206A6" w:rsidP="009206A6">
      <w:pPr>
        <w:widowControl/>
        <w:rPr>
          <w:rFonts w:ascii="Consolas" w:eastAsia="Times New Roman" w:hAnsi="Consolas"/>
          <w:kern w:val="0"/>
          <w:sz w:val="20"/>
          <w:szCs w:val="20"/>
          <w:lang w:eastAsia="en-US"/>
        </w:rPr>
      </w:pPr>
    </w:p>
    <w:p w14:paraId="53CDB1C6"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faildcount</w:t>
      </w:r>
      <w:proofErr w:type="spellEnd"/>
      <w:r w:rsidRPr="009206A6">
        <w:rPr>
          <w:rFonts w:ascii="Consolas" w:eastAsia="Times New Roman" w:hAnsi="Consolas"/>
          <w:kern w:val="0"/>
          <w:sz w:val="20"/>
          <w:szCs w:val="20"/>
          <w:lang w:eastAsia="en-US"/>
        </w:rPr>
        <w:t xml:space="preserve"> = </w:t>
      </w:r>
      <w:proofErr w:type="gramStart"/>
      <w:r w:rsidRPr="009206A6">
        <w:rPr>
          <w:rFonts w:ascii="Consolas" w:eastAsia="Times New Roman" w:hAnsi="Consolas"/>
          <w:kern w:val="0"/>
          <w:sz w:val="20"/>
          <w:szCs w:val="20"/>
          <w:lang w:eastAsia="en-US"/>
        </w:rPr>
        <w:t>0;</w:t>
      </w:r>
      <w:proofErr w:type="gramEnd"/>
    </w:p>
    <w:p w14:paraId="1529E042" w14:textId="77777777" w:rsidR="009206A6" w:rsidRPr="009206A6" w:rsidRDefault="009206A6" w:rsidP="009206A6">
      <w:pPr>
        <w:widowControl/>
        <w:rPr>
          <w:rFonts w:ascii="Consolas" w:eastAsia="Times New Roman" w:hAnsi="Consolas"/>
          <w:kern w:val="0"/>
          <w:sz w:val="20"/>
          <w:szCs w:val="20"/>
          <w:lang w:eastAsia="en-US"/>
        </w:rPr>
      </w:pPr>
    </w:p>
    <w:p w14:paraId="028D09F7"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Loop until iteration count is reached</w:t>
      </w:r>
    </w:p>
    <w:p w14:paraId="77C3EEDE"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 xml:space="preserve">while </w:t>
      </w:r>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faildcount</w:t>
      </w:r>
      <w:proofErr w:type="spellEnd"/>
      <w:r w:rsidRPr="009206A6">
        <w:rPr>
          <w:rFonts w:ascii="Consolas" w:eastAsia="Times New Roman" w:hAnsi="Consolas"/>
          <w:kern w:val="0"/>
          <w:sz w:val="20"/>
          <w:szCs w:val="20"/>
          <w:lang w:eastAsia="en-US"/>
        </w:rPr>
        <w:t xml:space="preserve"> &lt;=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1,3))</w:t>
      </w:r>
    </w:p>
    <w:p w14:paraId="32AFA5F3" w14:textId="77777777" w:rsidR="009206A6" w:rsidRPr="009206A6" w:rsidRDefault="009206A6" w:rsidP="009206A6">
      <w:pPr>
        <w:widowControl/>
        <w:rPr>
          <w:rFonts w:ascii="Consolas" w:eastAsia="Times New Roman" w:hAnsi="Consolas"/>
          <w:kern w:val="0"/>
          <w:sz w:val="20"/>
          <w:szCs w:val="20"/>
          <w:lang w:eastAsia="en-US"/>
        </w:rPr>
      </w:pPr>
    </w:p>
    <w:p w14:paraId="177E2A0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Get the sample point based off rules specified by Graft-RRT</w:t>
      </w:r>
    </w:p>
    <w:p w14:paraId="5E1F24B6"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algorithm</w:t>
      </w:r>
    </w:p>
    <w:p w14:paraId="6BD02F9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color w:val="0E00FF"/>
          <w:kern w:val="0"/>
          <w:sz w:val="20"/>
          <w:szCs w:val="20"/>
          <w:lang w:eastAsia="en-US"/>
        </w:rPr>
        <w:t>if</w:t>
      </w:r>
      <w:r w:rsidRPr="009206A6">
        <w:rPr>
          <w:rFonts w:ascii="Consolas" w:eastAsia="Times New Roman" w:hAnsi="Consolas"/>
          <w:kern w:val="0"/>
          <w:sz w:val="20"/>
          <w:szCs w:val="20"/>
          <w:lang w:eastAsia="en-US"/>
        </w:rPr>
        <w:t xml:space="preserve">  rand</w:t>
      </w:r>
      <w:proofErr w:type="gramEnd"/>
      <w:r w:rsidRPr="009206A6">
        <w:rPr>
          <w:rFonts w:ascii="Consolas" w:eastAsia="Times New Roman" w:hAnsi="Consolas"/>
          <w:kern w:val="0"/>
          <w:sz w:val="20"/>
          <w:szCs w:val="20"/>
          <w:lang w:eastAsia="en-US"/>
        </w:rPr>
        <w:t xml:space="preserve"> &lt; 0.5</w:t>
      </w:r>
    </w:p>
    <w:p w14:paraId="2CBF572E"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sample = </w:t>
      </w:r>
      <w:proofErr w:type="spellStart"/>
      <w:proofErr w:type="gramStart"/>
      <w:r w:rsidRPr="009206A6">
        <w:rPr>
          <w:rFonts w:ascii="Consolas" w:eastAsia="Times New Roman" w:hAnsi="Consolas"/>
          <w:kern w:val="0"/>
          <w:sz w:val="20"/>
          <w:szCs w:val="20"/>
          <w:lang w:eastAsia="en-US"/>
        </w:rPr>
        <w:t>RandomPoint</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0, map);</w:t>
      </w:r>
    </w:p>
    <w:p w14:paraId="43803B9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elseif </w:t>
      </w:r>
      <w:r w:rsidRPr="009206A6">
        <w:rPr>
          <w:rFonts w:ascii="Consolas" w:eastAsia="Times New Roman" w:hAnsi="Consolas"/>
          <w:kern w:val="0"/>
          <w:sz w:val="20"/>
          <w:szCs w:val="20"/>
          <w:lang w:eastAsia="en-US"/>
        </w:rPr>
        <w:t>rand &lt; 0.75</w:t>
      </w:r>
    </w:p>
    <w:p w14:paraId="297A7BA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sample =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3,1) </w:t>
      </w:r>
      <w:proofErr w:type="spellStart"/>
      <w:r w:rsidRPr="009206A6">
        <w:rPr>
          <w:rFonts w:ascii="Consolas" w:eastAsia="Times New Roman" w:hAnsi="Consolas"/>
          <w:kern w:val="0"/>
          <w:sz w:val="20"/>
          <w:szCs w:val="20"/>
          <w:lang w:eastAsia="en-US"/>
        </w:rPr>
        <w:t>static_param_data</w:t>
      </w:r>
      <w:proofErr w:type="spellEnd"/>
      <w:r w:rsidRPr="009206A6">
        <w:rPr>
          <w:rFonts w:ascii="Consolas" w:eastAsia="Times New Roman" w:hAnsi="Consolas"/>
          <w:kern w:val="0"/>
          <w:sz w:val="20"/>
          <w:szCs w:val="20"/>
          <w:lang w:eastAsia="en-US"/>
        </w:rPr>
        <w:t>(3,2)];</w:t>
      </w:r>
    </w:p>
    <w:p w14:paraId="5AE5815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 xml:space="preserve">else </w:t>
      </w:r>
    </w:p>
    <w:p w14:paraId="319ED24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sample =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4,1) </w:t>
      </w:r>
      <w:proofErr w:type="spellStart"/>
      <w:r w:rsidRPr="009206A6">
        <w:rPr>
          <w:rFonts w:ascii="Consolas" w:eastAsia="Times New Roman" w:hAnsi="Consolas"/>
          <w:kern w:val="0"/>
          <w:sz w:val="20"/>
          <w:szCs w:val="20"/>
          <w:lang w:eastAsia="en-US"/>
        </w:rPr>
        <w:t>static_param_data</w:t>
      </w:r>
      <w:proofErr w:type="spellEnd"/>
      <w:r w:rsidRPr="009206A6">
        <w:rPr>
          <w:rFonts w:ascii="Consolas" w:eastAsia="Times New Roman" w:hAnsi="Consolas"/>
          <w:kern w:val="0"/>
          <w:sz w:val="20"/>
          <w:szCs w:val="20"/>
          <w:lang w:eastAsia="en-US"/>
        </w:rPr>
        <w:t>(4,2)];</w:t>
      </w:r>
    </w:p>
    <w:p w14:paraId="34F4A237"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27FFDDF7"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1DF3193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buffer_distance</w:t>
      </w:r>
      <w:proofErr w:type="spellEnd"/>
      <w:r w:rsidRPr="009206A6">
        <w:rPr>
          <w:rFonts w:ascii="Consolas" w:eastAsia="Times New Roman" w:hAnsi="Consolas"/>
          <w:kern w:val="0"/>
          <w:sz w:val="20"/>
          <w:szCs w:val="20"/>
          <w:lang w:eastAsia="en-US"/>
        </w:rPr>
        <w:t xml:space="preserve"> </w:t>
      </w:r>
      <w:proofErr w:type="gramStart"/>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in</w:t>
      </w:r>
      <w:proofErr w:type="gramEnd"/>
      <w:r w:rsidRPr="009206A6">
        <w:rPr>
          <w:rFonts w:ascii="Consolas" w:eastAsia="Times New Roman" w:hAnsi="Consolas"/>
          <w:kern w:val="0"/>
          <w:sz w:val="20"/>
          <w:szCs w:val="20"/>
          <w:lang w:eastAsia="en-US"/>
        </w:rPr>
        <w:t>_distance</w:t>
      </w:r>
      <w:proofErr w:type="spellEnd"/>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RRTree_main</w:t>
      </w:r>
      <w:proofErr w:type="spellEnd"/>
      <w:r w:rsidRPr="009206A6">
        <w:rPr>
          <w:rFonts w:ascii="Consolas" w:eastAsia="Times New Roman" w:hAnsi="Consolas"/>
          <w:kern w:val="0"/>
          <w:sz w:val="20"/>
          <w:szCs w:val="20"/>
          <w:lang w:eastAsia="en-US"/>
        </w:rPr>
        <w:t>(:,1:2),sample);</w:t>
      </w:r>
    </w:p>
    <w:p w14:paraId="121BD7B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512FFEF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xml:space="preserve">% This is a method for acquiring </w:t>
      </w:r>
      <w:proofErr w:type="spellStart"/>
      <w:r w:rsidRPr="009206A6">
        <w:rPr>
          <w:rFonts w:ascii="Consolas" w:eastAsia="Times New Roman" w:hAnsi="Consolas"/>
          <w:color w:val="008013"/>
          <w:kern w:val="0"/>
          <w:sz w:val="20"/>
          <w:szCs w:val="20"/>
          <w:lang w:eastAsia="en-US"/>
        </w:rPr>
        <w:t>Q_new</w:t>
      </w:r>
      <w:proofErr w:type="spellEnd"/>
      <w:r w:rsidRPr="009206A6">
        <w:rPr>
          <w:rFonts w:ascii="Consolas" w:eastAsia="Times New Roman" w:hAnsi="Consolas"/>
          <w:color w:val="008013"/>
          <w:kern w:val="0"/>
          <w:sz w:val="20"/>
          <w:szCs w:val="20"/>
          <w:lang w:eastAsia="en-US"/>
        </w:rPr>
        <w:t xml:space="preserve"> that is faster than the </w:t>
      </w:r>
      <w:proofErr w:type="gramStart"/>
      <w:r w:rsidRPr="009206A6">
        <w:rPr>
          <w:rFonts w:ascii="Consolas" w:eastAsia="Times New Roman" w:hAnsi="Consolas"/>
          <w:color w:val="008013"/>
          <w:kern w:val="0"/>
          <w:sz w:val="20"/>
          <w:szCs w:val="20"/>
          <w:lang w:eastAsia="en-US"/>
        </w:rPr>
        <w:t>for loop</w:t>
      </w:r>
      <w:proofErr w:type="gramEnd"/>
      <w:r w:rsidRPr="009206A6">
        <w:rPr>
          <w:rFonts w:ascii="Consolas" w:eastAsia="Times New Roman" w:hAnsi="Consolas"/>
          <w:color w:val="008013"/>
          <w:kern w:val="0"/>
          <w:sz w:val="20"/>
          <w:szCs w:val="20"/>
          <w:lang w:eastAsia="en-US"/>
        </w:rPr>
        <w:t xml:space="preserve"> method </w:t>
      </w:r>
    </w:p>
    <w:p w14:paraId="3955485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lastRenderedPageBreak/>
        <w:tab/>
        <w:t xml:space="preserve">    </w:t>
      </w:r>
      <w:proofErr w:type="gramStart"/>
      <w:r w:rsidRPr="009206A6">
        <w:rPr>
          <w:rFonts w:ascii="Consolas" w:eastAsia="Times New Roman" w:hAnsi="Consolas"/>
          <w:kern w:val="0"/>
          <w:sz w:val="20"/>
          <w:szCs w:val="20"/>
          <w:lang w:eastAsia="en-US"/>
        </w:rPr>
        <w:t>I(</w:t>
      </w:r>
      <w:proofErr w:type="gramEnd"/>
      <w:r w:rsidRPr="009206A6">
        <w:rPr>
          <w:rFonts w:ascii="Consolas" w:eastAsia="Times New Roman" w:hAnsi="Consolas"/>
          <w:kern w:val="0"/>
          <w:sz w:val="20"/>
          <w:szCs w:val="20"/>
          <w:lang w:eastAsia="en-US"/>
        </w:rPr>
        <w:t>1) = check_loacalvalue(buffer_distance,RRTree_main,static_param_data(1,4));</w:t>
      </w:r>
    </w:p>
    <w:p w14:paraId="17C5CA37"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
    <w:p w14:paraId="19EB5CD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0 is not allowed so we just quickly set it to 1 (indexing)</w:t>
      </w:r>
    </w:p>
    <w:p w14:paraId="7554D10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w:t>
      </w:r>
      <w:proofErr w:type="gramStart"/>
      <w:r w:rsidRPr="009206A6">
        <w:rPr>
          <w:rFonts w:ascii="Consolas" w:eastAsia="Times New Roman" w:hAnsi="Consolas"/>
          <w:kern w:val="0"/>
          <w:sz w:val="20"/>
          <w:szCs w:val="20"/>
          <w:lang w:eastAsia="en-US"/>
        </w:rPr>
        <w:t>I(</w:t>
      </w:r>
      <w:proofErr w:type="gramEnd"/>
      <w:r w:rsidRPr="009206A6">
        <w:rPr>
          <w:rFonts w:ascii="Consolas" w:eastAsia="Times New Roman" w:hAnsi="Consolas"/>
          <w:kern w:val="0"/>
          <w:sz w:val="20"/>
          <w:szCs w:val="20"/>
          <w:lang w:eastAsia="en-US"/>
        </w:rPr>
        <w:t>1) == 0)</w:t>
      </w:r>
    </w:p>
    <w:p w14:paraId="51E3291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kern w:val="0"/>
          <w:sz w:val="20"/>
          <w:szCs w:val="20"/>
          <w:lang w:eastAsia="en-US"/>
        </w:rPr>
        <w:t>I(</w:t>
      </w:r>
      <w:proofErr w:type="gramEnd"/>
      <w:r w:rsidRPr="009206A6">
        <w:rPr>
          <w:rFonts w:ascii="Consolas" w:eastAsia="Times New Roman" w:hAnsi="Consolas"/>
          <w:kern w:val="0"/>
          <w:sz w:val="20"/>
          <w:szCs w:val="20"/>
          <w:lang w:eastAsia="en-US"/>
        </w:rPr>
        <w:t>1) =1;</w:t>
      </w:r>
    </w:p>
    <w:p w14:paraId="12AB6E6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55B66D15"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5283A36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We now know the closest node in the start tree</w:t>
      </w:r>
    </w:p>
    <w:p w14:paraId="1F20B26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closestNode</w:t>
      </w:r>
      <w:proofErr w:type="spellEnd"/>
      <w:r w:rsidRPr="009206A6">
        <w:rPr>
          <w:rFonts w:ascii="Consolas" w:eastAsia="Times New Roman" w:hAnsi="Consolas"/>
          <w:kern w:val="0"/>
          <w:sz w:val="20"/>
          <w:szCs w:val="20"/>
          <w:lang w:eastAsia="en-US"/>
        </w:rPr>
        <w:t xml:space="preserve"> = </w:t>
      </w:r>
      <w:proofErr w:type="spellStart"/>
      <w:r w:rsidRPr="009206A6">
        <w:rPr>
          <w:rFonts w:ascii="Consolas" w:eastAsia="Times New Roman" w:hAnsi="Consolas"/>
          <w:kern w:val="0"/>
          <w:sz w:val="20"/>
          <w:szCs w:val="20"/>
          <w:lang w:eastAsia="en-US"/>
        </w:rPr>
        <w:t>RRTree_main</w:t>
      </w:r>
      <w:proofErr w:type="spellEnd"/>
      <w:r w:rsidRPr="009206A6">
        <w:rPr>
          <w:rFonts w:ascii="Consolas" w:eastAsia="Times New Roman" w:hAnsi="Consolas"/>
          <w:kern w:val="0"/>
          <w:sz w:val="20"/>
          <w:szCs w:val="20"/>
          <w:lang w:eastAsia="en-US"/>
        </w:rPr>
        <w:t>(</w:t>
      </w:r>
      <w:proofErr w:type="gramStart"/>
      <w:r w:rsidRPr="009206A6">
        <w:rPr>
          <w:rFonts w:ascii="Consolas" w:eastAsia="Times New Roman" w:hAnsi="Consolas"/>
          <w:kern w:val="0"/>
          <w:sz w:val="20"/>
          <w:szCs w:val="20"/>
          <w:lang w:eastAsia="en-US"/>
        </w:rPr>
        <w:t>I(</w:t>
      </w:r>
      <w:proofErr w:type="gramEnd"/>
      <w:r w:rsidRPr="009206A6">
        <w:rPr>
          <w:rFonts w:ascii="Consolas" w:eastAsia="Times New Roman" w:hAnsi="Consolas"/>
          <w:kern w:val="0"/>
          <w:sz w:val="20"/>
          <w:szCs w:val="20"/>
          <w:lang w:eastAsia="en-US"/>
        </w:rPr>
        <w:t>1), 1:2);</w:t>
      </w:r>
    </w:p>
    <w:p w14:paraId="44683F21"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6E4AB38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xml:space="preserve">% Point the growth direction </w:t>
      </w:r>
      <w:proofErr w:type="spellStart"/>
      <w:r w:rsidRPr="009206A6">
        <w:rPr>
          <w:rFonts w:ascii="Consolas" w:eastAsia="Times New Roman" w:hAnsi="Consolas"/>
          <w:color w:val="008013"/>
          <w:kern w:val="0"/>
          <w:sz w:val="20"/>
          <w:szCs w:val="20"/>
          <w:lang w:eastAsia="en-US"/>
        </w:rPr>
        <w:t>twoards</w:t>
      </w:r>
      <w:proofErr w:type="spellEnd"/>
      <w:r w:rsidRPr="009206A6">
        <w:rPr>
          <w:rFonts w:ascii="Consolas" w:eastAsia="Times New Roman" w:hAnsi="Consolas"/>
          <w:color w:val="008013"/>
          <w:kern w:val="0"/>
          <w:sz w:val="20"/>
          <w:szCs w:val="20"/>
          <w:lang w:eastAsia="en-US"/>
        </w:rPr>
        <w:t xml:space="preserve"> the </w:t>
      </w:r>
      <w:proofErr w:type="spellStart"/>
      <w:r w:rsidRPr="009206A6">
        <w:rPr>
          <w:rFonts w:ascii="Consolas" w:eastAsia="Times New Roman" w:hAnsi="Consolas"/>
          <w:color w:val="008013"/>
          <w:kern w:val="0"/>
          <w:sz w:val="20"/>
          <w:szCs w:val="20"/>
          <w:lang w:eastAsia="en-US"/>
        </w:rPr>
        <w:t>newPoint</w:t>
      </w:r>
      <w:proofErr w:type="spellEnd"/>
    </w:p>
    <w:p w14:paraId="42D6E48A"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theta = atan2(sample(1)-</w:t>
      </w:r>
      <w:proofErr w:type="spellStart"/>
      <w:r w:rsidRPr="009206A6">
        <w:rPr>
          <w:rFonts w:ascii="Consolas" w:eastAsia="Times New Roman" w:hAnsi="Consolas"/>
          <w:kern w:val="0"/>
          <w:sz w:val="20"/>
          <w:szCs w:val="20"/>
          <w:lang w:eastAsia="en-US"/>
        </w:rPr>
        <w:t>closestNode</w:t>
      </w:r>
      <w:proofErr w:type="spellEnd"/>
      <w:r w:rsidRPr="009206A6">
        <w:rPr>
          <w:rFonts w:ascii="Consolas" w:eastAsia="Times New Roman" w:hAnsi="Consolas"/>
          <w:kern w:val="0"/>
          <w:sz w:val="20"/>
          <w:szCs w:val="20"/>
          <w:lang w:eastAsia="en-US"/>
        </w:rPr>
        <w:t>(1</w:t>
      </w:r>
      <w:proofErr w:type="gramStart"/>
      <w:r w:rsidRPr="009206A6">
        <w:rPr>
          <w:rFonts w:ascii="Consolas" w:eastAsia="Times New Roman" w:hAnsi="Consolas"/>
          <w:kern w:val="0"/>
          <w:sz w:val="20"/>
          <w:szCs w:val="20"/>
          <w:lang w:eastAsia="en-US"/>
        </w:rPr>
        <w:t>),sample</w:t>
      </w:r>
      <w:proofErr w:type="gramEnd"/>
      <w:r w:rsidRPr="009206A6">
        <w:rPr>
          <w:rFonts w:ascii="Consolas" w:eastAsia="Times New Roman" w:hAnsi="Consolas"/>
          <w:kern w:val="0"/>
          <w:sz w:val="20"/>
          <w:szCs w:val="20"/>
          <w:lang w:eastAsia="en-US"/>
        </w:rPr>
        <w:t>(2)-</w:t>
      </w:r>
      <w:proofErr w:type="spellStart"/>
      <w:r w:rsidRPr="009206A6">
        <w:rPr>
          <w:rFonts w:ascii="Consolas" w:eastAsia="Times New Roman" w:hAnsi="Consolas"/>
          <w:kern w:val="0"/>
          <w:sz w:val="20"/>
          <w:szCs w:val="20"/>
          <w:lang w:eastAsia="en-US"/>
        </w:rPr>
        <w:t>closestNode</w:t>
      </w:r>
      <w:proofErr w:type="spellEnd"/>
      <w:r w:rsidRPr="009206A6">
        <w:rPr>
          <w:rFonts w:ascii="Consolas" w:eastAsia="Times New Roman" w:hAnsi="Consolas"/>
          <w:kern w:val="0"/>
          <w:sz w:val="20"/>
          <w:szCs w:val="20"/>
          <w:lang w:eastAsia="en-US"/>
        </w:rPr>
        <w:t>(2));</w:t>
      </w:r>
    </w:p>
    <w:p w14:paraId="490A648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2EBEE26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Generate Start Tree point from found trajectory (remember this is bound</w:t>
      </w:r>
    </w:p>
    <w:p w14:paraId="6BFFBFE9"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by epsilon)</w:t>
      </w:r>
    </w:p>
    <w:p w14:paraId="4D72469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 xml:space="preserve"> = double(</w:t>
      </w:r>
      <w:proofErr w:type="spellStart"/>
      <w:proofErr w:type="gramStart"/>
      <w:r w:rsidRPr="009206A6">
        <w:rPr>
          <w:rFonts w:ascii="Consolas" w:eastAsia="Times New Roman" w:hAnsi="Consolas"/>
          <w:kern w:val="0"/>
          <w:sz w:val="20"/>
          <w:szCs w:val="20"/>
          <w:lang w:eastAsia="en-US"/>
        </w:rPr>
        <w:t>closestNode</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1:2) + </w:t>
      </w:r>
      <w:proofErr w:type="spellStart"/>
      <w:r w:rsidRPr="009206A6">
        <w:rPr>
          <w:rFonts w:ascii="Consolas" w:eastAsia="Times New Roman" w:hAnsi="Consolas"/>
          <w:kern w:val="0"/>
          <w:sz w:val="20"/>
          <w:szCs w:val="20"/>
          <w:lang w:eastAsia="en-US"/>
        </w:rPr>
        <w:t>static_param_data</w:t>
      </w:r>
      <w:proofErr w:type="spellEnd"/>
      <w:r w:rsidRPr="009206A6">
        <w:rPr>
          <w:rFonts w:ascii="Consolas" w:eastAsia="Times New Roman" w:hAnsi="Consolas"/>
          <w:kern w:val="0"/>
          <w:sz w:val="20"/>
          <w:szCs w:val="20"/>
          <w:lang w:eastAsia="en-US"/>
        </w:rPr>
        <w:t>(1,1) * [sin(theta)  cos(theta)]);</w:t>
      </w:r>
    </w:p>
    <w:p w14:paraId="340A7C3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114B819A"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If it's not obstacle free, we skip this iteration and move on</w:t>
      </w:r>
    </w:p>
    <w:p w14:paraId="18B7B8F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ObstacleFree</w:t>
      </w:r>
      <w:proofErr w:type="spellEnd"/>
      <w:r w:rsidRPr="009206A6">
        <w:rPr>
          <w:rFonts w:ascii="Consolas" w:eastAsia="Times New Roman" w:hAnsi="Consolas"/>
          <w:kern w:val="0"/>
          <w:sz w:val="20"/>
          <w:szCs w:val="20"/>
          <w:lang w:eastAsia="en-US"/>
        </w:rPr>
        <w:t>(</w:t>
      </w:r>
      <w:proofErr w:type="spellStart"/>
      <w:proofErr w:type="gramStart"/>
      <w:r w:rsidRPr="009206A6">
        <w:rPr>
          <w:rFonts w:ascii="Consolas" w:eastAsia="Times New Roman" w:hAnsi="Consolas"/>
          <w:kern w:val="0"/>
          <w:sz w:val="20"/>
          <w:szCs w:val="20"/>
          <w:lang w:eastAsia="en-US"/>
        </w:rPr>
        <w:t>closestNode</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1:2),</w:t>
      </w:r>
      <w:proofErr w:type="spellStart"/>
      <w:r w:rsidRPr="009206A6">
        <w:rPr>
          <w:rFonts w:ascii="Consolas" w:eastAsia="Times New Roman" w:hAnsi="Consolas"/>
          <w:kern w:val="0"/>
          <w:sz w:val="20"/>
          <w:szCs w:val="20"/>
          <w:lang w:eastAsia="en-US"/>
        </w:rPr>
        <w:t>newPoint,map,obstacles</w:t>
      </w:r>
      <w:proofErr w:type="spellEnd"/>
      <w:r w:rsidRPr="009206A6">
        <w:rPr>
          <w:rFonts w:ascii="Consolas" w:eastAsia="Times New Roman" w:hAnsi="Consolas"/>
          <w:kern w:val="0"/>
          <w:sz w:val="20"/>
          <w:szCs w:val="20"/>
          <w:lang w:eastAsia="en-US"/>
        </w:rPr>
        <w:t>))</w:t>
      </w:r>
    </w:p>
    <w:p w14:paraId="5B3F317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faildcount</w:t>
      </w:r>
      <w:proofErr w:type="spellEnd"/>
      <w:r w:rsidRPr="009206A6">
        <w:rPr>
          <w:rFonts w:ascii="Consolas" w:eastAsia="Times New Roman" w:hAnsi="Consolas"/>
          <w:kern w:val="0"/>
          <w:sz w:val="20"/>
          <w:szCs w:val="20"/>
          <w:lang w:eastAsia="en-US"/>
        </w:rPr>
        <w:t xml:space="preserve"> = faildcount+</w:t>
      </w:r>
      <w:proofErr w:type="gramStart"/>
      <w:r w:rsidRPr="009206A6">
        <w:rPr>
          <w:rFonts w:ascii="Consolas" w:eastAsia="Times New Roman" w:hAnsi="Consolas"/>
          <w:kern w:val="0"/>
          <w:sz w:val="20"/>
          <w:szCs w:val="20"/>
          <w:lang w:eastAsia="en-US"/>
        </w:rPr>
        <w:t>1;</w:t>
      </w:r>
      <w:proofErr w:type="gramEnd"/>
    </w:p>
    <w:p w14:paraId="2259B7B7"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color w:val="0E00FF"/>
          <w:kern w:val="0"/>
          <w:sz w:val="20"/>
          <w:szCs w:val="20"/>
          <w:lang w:eastAsia="en-US"/>
        </w:rPr>
        <w:t>continue</w:t>
      </w:r>
      <w:r w:rsidRPr="009206A6">
        <w:rPr>
          <w:rFonts w:ascii="Consolas" w:eastAsia="Times New Roman" w:hAnsi="Consolas"/>
          <w:kern w:val="0"/>
          <w:sz w:val="20"/>
          <w:szCs w:val="20"/>
          <w:lang w:eastAsia="en-US"/>
        </w:rPr>
        <w:t>;</w:t>
      </w:r>
      <w:proofErr w:type="gramEnd"/>
    </w:p>
    <w:p w14:paraId="66E9A94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end</w:t>
      </w:r>
    </w:p>
    <w:p w14:paraId="2D0F81FA" w14:textId="77777777" w:rsidR="009206A6" w:rsidRPr="009206A6" w:rsidRDefault="009206A6" w:rsidP="009206A6">
      <w:pPr>
        <w:widowControl/>
        <w:rPr>
          <w:rFonts w:ascii="Consolas" w:eastAsia="Times New Roman" w:hAnsi="Consolas"/>
          <w:kern w:val="0"/>
          <w:sz w:val="20"/>
          <w:szCs w:val="20"/>
          <w:lang w:eastAsia="en-US"/>
        </w:rPr>
      </w:pPr>
    </w:p>
    <w:p w14:paraId="46FA195B"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08013"/>
          <w:kern w:val="0"/>
          <w:sz w:val="20"/>
          <w:szCs w:val="20"/>
          <w:lang w:eastAsia="en-US"/>
        </w:rPr>
        <w:t>% Grab's the closest point in entire Graft Tree by index to the new</w:t>
      </w:r>
    </w:p>
    <w:p w14:paraId="03AB811E"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point</w:t>
      </w:r>
    </w:p>
    <w:p w14:paraId="6585133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Index</w:t>
      </w:r>
      <w:proofErr w:type="gramEnd"/>
      <w:r w:rsidRPr="009206A6">
        <w:rPr>
          <w:rFonts w:ascii="Consolas" w:eastAsia="Times New Roman" w:hAnsi="Consolas"/>
          <w:kern w:val="0"/>
          <w:sz w:val="20"/>
          <w:szCs w:val="20"/>
          <w:lang w:eastAsia="en-US"/>
        </w:rPr>
        <w:t>_graft</w:t>
      </w:r>
      <w:proofErr w:type="spellEnd"/>
      <w:r w:rsidRPr="009206A6">
        <w:rPr>
          <w:rFonts w:ascii="Consolas" w:eastAsia="Times New Roman" w:hAnsi="Consolas"/>
          <w:kern w:val="0"/>
          <w:sz w:val="20"/>
          <w:szCs w:val="20"/>
          <w:lang w:eastAsia="en-US"/>
        </w:rPr>
        <w:t>] = min(</w:t>
      </w:r>
      <w:proofErr w:type="spellStart"/>
      <w:r w:rsidRPr="009206A6">
        <w:rPr>
          <w:rFonts w:ascii="Consolas" w:eastAsia="Times New Roman" w:hAnsi="Consolas"/>
          <w:kern w:val="0"/>
          <w:sz w:val="20"/>
          <w:szCs w:val="20"/>
          <w:lang w:eastAsia="en-US"/>
        </w:rPr>
        <w:t>in_distance</w:t>
      </w:r>
      <w:proofErr w:type="spellEnd"/>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GraftTree</w:t>
      </w:r>
      <w:proofErr w:type="spellEnd"/>
      <w:r w:rsidRPr="009206A6">
        <w:rPr>
          <w:rFonts w:ascii="Consolas" w:eastAsia="Times New Roman" w:hAnsi="Consolas"/>
          <w:kern w:val="0"/>
          <w:sz w:val="20"/>
          <w:szCs w:val="20"/>
          <w:lang w:eastAsia="en-US"/>
        </w:rPr>
        <w:t>(:,1:2),</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),[],1);</w:t>
      </w:r>
      <w:r w:rsidRPr="009206A6">
        <w:rPr>
          <w:rFonts w:ascii="Consolas" w:eastAsia="Times New Roman" w:hAnsi="Consolas"/>
          <w:color w:val="008013"/>
          <w:kern w:val="0"/>
          <w:sz w:val="20"/>
          <w:szCs w:val="20"/>
          <w:lang w:eastAsia="en-US"/>
        </w:rPr>
        <w:t>% Whether it is optimized here depends on the phenomenon, the memory usage is too high</w:t>
      </w:r>
    </w:p>
    <w:p w14:paraId="3D3E40F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184E97AD"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This is intended to connect to the two trees (Graft and Start)</w:t>
      </w:r>
    </w:p>
    <w:p w14:paraId="1A1D82D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if </w:t>
      </w:r>
      <w:proofErr w:type="gramStart"/>
      <w:r w:rsidRPr="009206A6">
        <w:rPr>
          <w:rFonts w:ascii="Consolas" w:eastAsia="Times New Roman" w:hAnsi="Consolas"/>
          <w:kern w:val="0"/>
          <w:sz w:val="20"/>
          <w:szCs w:val="20"/>
          <w:lang w:eastAsia="en-US"/>
        </w:rPr>
        <w:t>distanceCost(</w:t>
      </w:r>
      <w:proofErr w:type="gramEnd"/>
      <w:r w:rsidRPr="009206A6">
        <w:rPr>
          <w:rFonts w:ascii="Consolas" w:eastAsia="Times New Roman" w:hAnsi="Consolas"/>
          <w:kern w:val="0"/>
          <w:sz w:val="20"/>
          <w:szCs w:val="20"/>
          <w:lang w:eastAsia="en-US"/>
        </w:rPr>
        <w:t xml:space="preserve">GraftTree(Index_graft(1),1:2),newPoint)&lt;static_param_data(1,2) &amp;&amp; ObstacleFree(GraftTree(Index_graft(1),1:2),newPoint,map,obstacles) </w:t>
      </w:r>
    </w:p>
    <w:p w14:paraId="793063E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donytic_param_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1,1) = false; </w:t>
      </w:r>
    </w:p>
    <w:p w14:paraId="5075051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donytic_param_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1,3) = true;</w:t>
      </w:r>
    </w:p>
    <w:p w14:paraId="3451D09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lastRenderedPageBreak/>
        <w:tab/>
      </w:r>
      <w:r w:rsidRPr="009206A6">
        <w:rPr>
          <w:rFonts w:ascii="Consolas" w:eastAsia="Times New Roman" w:hAnsi="Consolas"/>
          <w:kern w:val="0"/>
          <w:sz w:val="20"/>
          <w:szCs w:val="20"/>
          <w:lang w:eastAsia="en-US"/>
        </w:rPr>
        <w:tab/>
        <w:t xml:space="preserve">    </w:t>
      </w:r>
    </w:p>
    <w:p w14:paraId="41BB633B"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2,3) = </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(1,1);</w:t>
      </w:r>
    </w:p>
    <w:p w14:paraId="4CDAA161"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2,4) = </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(1,2);</w:t>
      </w:r>
    </w:p>
    <w:p w14:paraId="7A6DE2FF"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
    <w:p w14:paraId="64AA4BE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3,3) = I(1);</w:t>
      </w:r>
    </w:p>
    <w:p w14:paraId="742E626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3,4) = </w:t>
      </w:r>
      <w:proofErr w:type="spellStart"/>
      <w:r w:rsidRPr="009206A6">
        <w:rPr>
          <w:rFonts w:ascii="Consolas" w:eastAsia="Times New Roman" w:hAnsi="Consolas"/>
          <w:kern w:val="0"/>
          <w:sz w:val="20"/>
          <w:szCs w:val="20"/>
          <w:lang w:eastAsia="en-US"/>
        </w:rPr>
        <w:t>Index_graft</w:t>
      </w:r>
      <w:proofErr w:type="spellEnd"/>
      <w:r w:rsidRPr="009206A6">
        <w:rPr>
          <w:rFonts w:ascii="Consolas" w:eastAsia="Times New Roman" w:hAnsi="Consolas"/>
          <w:kern w:val="0"/>
          <w:sz w:val="20"/>
          <w:szCs w:val="20"/>
          <w:lang w:eastAsia="en-US"/>
        </w:rPr>
        <w:t>(1);</w:t>
      </w:r>
    </w:p>
    <w:p w14:paraId="328153C5"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color w:val="0E00FF"/>
          <w:kern w:val="0"/>
          <w:sz w:val="20"/>
          <w:szCs w:val="20"/>
          <w:lang w:eastAsia="en-US"/>
        </w:rPr>
        <w:t>break</w:t>
      </w:r>
      <w:r w:rsidRPr="009206A6">
        <w:rPr>
          <w:rFonts w:ascii="Consolas" w:eastAsia="Times New Roman" w:hAnsi="Consolas"/>
          <w:kern w:val="0"/>
          <w:sz w:val="20"/>
          <w:szCs w:val="20"/>
          <w:lang w:eastAsia="en-US"/>
        </w:rPr>
        <w:t>;</w:t>
      </w:r>
      <w:proofErr w:type="gramEnd"/>
    </w:p>
    <w:p w14:paraId="2677844F"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end</w:t>
      </w:r>
    </w:p>
    <w:p w14:paraId="521B9913" w14:textId="77777777" w:rsidR="009206A6" w:rsidRPr="009206A6" w:rsidRDefault="009206A6" w:rsidP="009206A6">
      <w:pPr>
        <w:widowControl/>
        <w:rPr>
          <w:rFonts w:ascii="Consolas" w:eastAsia="Times New Roman" w:hAnsi="Consolas"/>
          <w:kern w:val="0"/>
          <w:sz w:val="20"/>
          <w:szCs w:val="20"/>
          <w:lang w:eastAsia="en-US"/>
        </w:rPr>
      </w:pPr>
    </w:p>
    <w:p w14:paraId="07CC479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08013"/>
          <w:kern w:val="0"/>
          <w:sz w:val="20"/>
          <w:szCs w:val="20"/>
          <w:lang w:eastAsia="en-US"/>
        </w:rPr>
        <w:t xml:space="preserve">% </w:t>
      </w:r>
      <w:proofErr w:type="gramStart"/>
      <w:r w:rsidRPr="009206A6">
        <w:rPr>
          <w:rFonts w:ascii="Consolas" w:eastAsia="Times New Roman" w:hAnsi="Consolas"/>
          <w:color w:val="008013"/>
          <w:kern w:val="0"/>
          <w:sz w:val="20"/>
          <w:szCs w:val="20"/>
          <w:lang w:eastAsia="en-US"/>
        </w:rPr>
        <w:t>check</w:t>
      </w:r>
      <w:proofErr w:type="gramEnd"/>
      <w:r w:rsidRPr="009206A6">
        <w:rPr>
          <w:rFonts w:ascii="Consolas" w:eastAsia="Times New Roman" w:hAnsi="Consolas"/>
          <w:color w:val="008013"/>
          <w:kern w:val="0"/>
          <w:sz w:val="20"/>
          <w:szCs w:val="20"/>
          <w:lang w:eastAsia="en-US"/>
        </w:rPr>
        <w:t xml:space="preserve"> the start tree with the goal tree state;</w:t>
      </w:r>
    </w:p>
    <w:p w14:paraId="42E355F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Index</w:t>
      </w:r>
      <w:proofErr w:type="gramEnd"/>
      <w:r w:rsidRPr="009206A6">
        <w:rPr>
          <w:rFonts w:ascii="Consolas" w:eastAsia="Times New Roman" w:hAnsi="Consolas"/>
          <w:kern w:val="0"/>
          <w:sz w:val="20"/>
          <w:szCs w:val="20"/>
          <w:lang w:eastAsia="en-US"/>
        </w:rPr>
        <w:t>_goal</w:t>
      </w:r>
      <w:proofErr w:type="spellEnd"/>
      <w:r w:rsidRPr="009206A6">
        <w:rPr>
          <w:rFonts w:ascii="Consolas" w:eastAsia="Times New Roman" w:hAnsi="Consolas"/>
          <w:kern w:val="0"/>
          <w:sz w:val="20"/>
          <w:szCs w:val="20"/>
          <w:lang w:eastAsia="en-US"/>
        </w:rPr>
        <w:t>] = min(</w:t>
      </w:r>
      <w:proofErr w:type="spellStart"/>
      <w:r w:rsidRPr="009206A6">
        <w:rPr>
          <w:rFonts w:ascii="Consolas" w:eastAsia="Times New Roman" w:hAnsi="Consolas"/>
          <w:kern w:val="0"/>
          <w:sz w:val="20"/>
          <w:szCs w:val="20"/>
          <w:lang w:eastAsia="en-US"/>
        </w:rPr>
        <w:t>in_distance</w:t>
      </w:r>
      <w:proofErr w:type="spellEnd"/>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RRTree_goal</w:t>
      </w:r>
      <w:proofErr w:type="spellEnd"/>
      <w:r w:rsidRPr="009206A6">
        <w:rPr>
          <w:rFonts w:ascii="Consolas" w:eastAsia="Times New Roman" w:hAnsi="Consolas"/>
          <w:kern w:val="0"/>
          <w:sz w:val="20"/>
          <w:szCs w:val="20"/>
          <w:lang w:eastAsia="en-US"/>
        </w:rPr>
        <w:t>(:,1:2),</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),[],1);</w:t>
      </w:r>
      <w:r w:rsidRPr="009206A6">
        <w:rPr>
          <w:rFonts w:ascii="Consolas" w:eastAsia="Times New Roman" w:hAnsi="Consolas"/>
          <w:color w:val="008013"/>
          <w:kern w:val="0"/>
          <w:sz w:val="20"/>
          <w:szCs w:val="20"/>
          <w:lang w:eastAsia="en-US"/>
        </w:rPr>
        <w:t>% Whether it is optimized here depends on the phenomenon, the memory usage is too high</w:t>
      </w:r>
    </w:p>
    <w:p w14:paraId="26655346"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183871E9"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Same as above but for Goal Tree</w:t>
      </w:r>
    </w:p>
    <w:p w14:paraId="4876A41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if </w:t>
      </w:r>
      <w:proofErr w:type="gramStart"/>
      <w:r w:rsidRPr="009206A6">
        <w:rPr>
          <w:rFonts w:ascii="Consolas" w:eastAsia="Times New Roman" w:hAnsi="Consolas"/>
          <w:kern w:val="0"/>
          <w:sz w:val="20"/>
          <w:szCs w:val="20"/>
          <w:lang w:eastAsia="en-US"/>
        </w:rPr>
        <w:t>distanceCost(</w:t>
      </w:r>
      <w:proofErr w:type="gramEnd"/>
      <w:r w:rsidRPr="009206A6">
        <w:rPr>
          <w:rFonts w:ascii="Consolas" w:eastAsia="Times New Roman" w:hAnsi="Consolas"/>
          <w:kern w:val="0"/>
          <w:sz w:val="20"/>
          <w:szCs w:val="20"/>
          <w:lang w:eastAsia="en-US"/>
        </w:rPr>
        <w:t xml:space="preserve">RRTree_goal(Index_goal(1),1:2),newPoint)&lt;static_param_data(1,2) &amp;&amp; ObstacleFree(RRTree_goal(Index_goal(1),1:2),newPoint,map,obstacles) </w:t>
      </w:r>
    </w:p>
    <w:p w14:paraId="0A81621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donytic_param_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1,1) = false; </w:t>
      </w:r>
    </w:p>
    <w:p w14:paraId="209CE97E"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donytic_param_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1,3) = true;</w:t>
      </w:r>
    </w:p>
    <w:p w14:paraId="3EB65825"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donytic_param_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1,4) = true;</w:t>
      </w:r>
    </w:p>
    <w:p w14:paraId="74606751"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donytic_param_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1,5) = true;</w:t>
      </w:r>
    </w:p>
    <w:p w14:paraId="3168938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13EF5FC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5,1) = </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(1,1);</w:t>
      </w:r>
    </w:p>
    <w:p w14:paraId="6139492D"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5,2) = </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(1,2);</w:t>
      </w:r>
    </w:p>
    <w:p w14:paraId="6DB929E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
    <w:p w14:paraId="738A361F"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3,3) = I(1);</w:t>
      </w:r>
    </w:p>
    <w:p w14:paraId="184B38FA"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4,3) = </w:t>
      </w:r>
      <w:proofErr w:type="spellStart"/>
      <w:r w:rsidRPr="009206A6">
        <w:rPr>
          <w:rFonts w:ascii="Consolas" w:eastAsia="Times New Roman" w:hAnsi="Consolas"/>
          <w:kern w:val="0"/>
          <w:sz w:val="20"/>
          <w:szCs w:val="20"/>
          <w:lang w:eastAsia="en-US"/>
        </w:rPr>
        <w:t>Index_goal</w:t>
      </w:r>
      <w:proofErr w:type="spellEnd"/>
      <w:r w:rsidRPr="009206A6">
        <w:rPr>
          <w:rFonts w:ascii="Consolas" w:eastAsia="Times New Roman" w:hAnsi="Consolas"/>
          <w:kern w:val="0"/>
          <w:sz w:val="20"/>
          <w:szCs w:val="20"/>
          <w:lang w:eastAsia="en-US"/>
        </w:rPr>
        <w:t>(1);</w:t>
      </w:r>
    </w:p>
    <w:p w14:paraId="18D59016"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color w:val="0E00FF"/>
          <w:kern w:val="0"/>
          <w:sz w:val="20"/>
          <w:szCs w:val="20"/>
          <w:lang w:eastAsia="en-US"/>
        </w:rPr>
        <w:t>break</w:t>
      </w:r>
      <w:r w:rsidRPr="009206A6">
        <w:rPr>
          <w:rFonts w:ascii="Consolas" w:eastAsia="Times New Roman" w:hAnsi="Consolas"/>
          <w:kern w:val="0"/>
          <w:sz w:val="20"/>
          <w:szCs w:val="20"/>
          <w:lang w:eastAsia="en-US"/>
        </w:rPr>
        <w:t>;</w:t>
      </w:r>
      <w:proofErr w:type="gramEnd"/>
    </w:p>
    <w:p w14:paraId="5405577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6BFA126D"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73A1CC6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Distance_</w:t>
      </w:r>
      <w:proofErr w:type="gramStart"/>
      <w:r w:rsidRPr="009206A6">
        <w:rPr>
          <w:rFonts w:ascii="Consolas" w:eastAsia="Times New Roman" w:hAnsi="Consolas"/>
          <w:kern w:val="0"/>
          <w:sz w:val="20"/>
          <w:szCs w:val="20"/>
          <w:lang w:eastAsia="en-US"/>
        </w:rPr>
        <w:t>main,Index</w:t>
      </w:r>
      <w:proofErr w:type="gramEnd"/>
      <w:r w:rsidRPr="009206A6">
        <w:rPr>
          <w:rFonts w:ascii="Consolas" w:eastAsia="Times New Roman" w:hAnsi="Consolas"/>
          <w:kern w:val="0"/>
          <w:sz w:val="20"/>
          <w:szCs w:val="20"/>
          <w:lang w:eastAsia="en-US"/>
        </w:rPr>
        <w:t>_main</w:t>
      </w:r>
      <w:proofErr w:type="spellEnd"/>
      <w:r w:rsidRPr="009206A6">
        <w:rPr>
          <w:rFonts w:ascii="Consolas" w:eastAsia="Times New Roman" w:hAnsi="Consolas"/>
          <w:kern w:val="0"/>
          <w:sz w:val="20"/>
          <w:szCs w:val="20"/>
          <w:lang w:eastAsia="en-US"/>
        </w:rPr>
        <w:t xml:space="preserve">] =  min( </w:t>
      </w:r>
      <w:proofErr w:type="spellStart"/>
      <w:r w:rsidRPr="009206A6">
        <w:rPr>
          <w:rFonts w:ascii="Consolas" w:eastAsia="Times New Roman" w:hAnsi="Consolas"/>
          <w:kern w:val="0"/>
          <w:sz w:val="20"/>
          <w:szCs w:val="20"/>
          <w:lang w:eastAsia="en-US"/>
        </w:rPr>
        <w:t>in_distance</w:t>
      </w:r>
      <w:proofErr w:type="spellEnd"/>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RRTree_main</w:t>
      </w:r>
      <w:proofErr w:type="spellEnd"/>
      <w:r w:rsidRPr="009206A6">
        <w:rPr>
          <w:rFonts w:ascii="Consolas" w:eastAsia="Times New Roman" w:hAnsi="Consolas"/>
          <w:kern w:val="0"/>
          <w:sz w:val="20"/>
          <w:szCs w:val="20"/>
          <w:lang w:eastAsia="en-US"/>
        </w:rPr>
        <w:t>(:,1:2),</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 xml:space="preserve">),[], 1); </w:t>
      </w:r>
      <w:r w:rsidRPr="009206A6">
        <w:rPr>
          <w:rFonts w:ascii="Consolas" w:eastAsia="Times New Roman" w:hAnsi="Consolas"/>
          <w:color w:val="008013"/>
          <w:kern w:val="0"/>
          <w:sz w:val="20"/>
          <w:szCs w:val="20"/>
          <w:lang w:eastAsia="en-US"/>
        </w:rPr>
        <w:t>% Whether it is optimized here depends on the phenomenon, the memory usage is too high</w:t>
      </w:r>
    </w:p>
    <w:p w14:paraId="212B0EA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0BDD7C3A"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We continue the loop if we are not within the distance threshold</w:t>
      </w:r>
    </w:p>
    <w:p w14:paraId="4AF37DF5"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color w:val="0E00FF"/>
          <w:kern w:val="0"/>
          <w:sz w:val="20"/>
          <w:szCs w:val="20"/>
          <w:lang w:eastAsia="en-US"/>
        </w:rPr>
        <w:t>if</w:t>
      </w:r>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in</w:t>
      </w:r>
      <w:proofErr w:type="gramEnd"/>
      <w:r w:rsidRPr="009206A6">
        <w:rPr>
          <w:rFonts w:ascii="Consolas" w:eastAsia="Times New Roman" w:hAnsi="Consolas"/>
          <w:kern w:val="0"/>
          <w:sz w:val="20"/>
          <w:szCs w:val="20"/>
          <w:lang w:eastAsia="en-US"/>
        </w:rPr>
        <w:t>_distance</w:t>
      </w:r>
      <w:proofErr w:type="spellEnd"/>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newPoint</w:t>
      </w:r>
      <w:proofErr w:type="spellEnd"/>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RRTree_main</w:t>
      </w:r>
      <w:proofErr w:type="spellEnd"/>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Index_main</w:t>
      </w:r>
      <w:proofErr w:type="spellEnd"/>
      <w:r w:rsidRPr="009206A6">
        <w:rPr>
          <w:rFonts w:ascii="Consolas" w:eastAsia="Times New Roman" w:hAnsi="Consolas"/>
          <w:kern w:val="0"/>
          <w:sz w:val="20"/>
          <w:szCs w:val="20"/>
          <w:lang w:eastAsia="en-US"/>
        </w:rPr>
        <w:t xml:space="preserve">(1),1:2)) &lt; </w:t>
      </w:r>
      <w:proofErr w:type="spellStart"/>
      <w:r w:rsidRPr="009206A6">
        <w:rPr>
          <w:rFonts w:ascii="Consolas" w:eastAsia="Times New Roman" w:hAnsi="Consolas"/>
          <w:kern w:val="0"/>
          <w:sz w:val="20"/>
          <w:szCs w:val="20"/>
          <w:lang w:eastAsia="en-US"/>
        </w:rPr>
        <w:t>static_param_data</w:t>
      </w:r>
      <w:proofErr w:type="spellEnd"/>
      <w:r w:rsidRPr="009206A6">
        <w:rPr>
          <w:rFonts w:ascii="Consolas" w:eastAsia="Times New Roman" w:hAnsi="Consolas"/>
          <w:kern w:val="0"/>
          <w:sz w:val="20"/>
          <w:szCs w:val="20"/>
          <w:lang w:eastAsia="en-US"/>
        </w:rPr>
        <w:t>(1,2)</w:t>
      </w:r>
    </w:p>
    <w:p w14:paraId="7A340561"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lastRenderedPageBreak/>
        <w:tab/>
      </w: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faildcount</w:t>
      </w:r>
      <w:proofErr w:type="spellEnd"/>
      <w:r w:rsidRPr="009206A6">
        <w:rPr>
          <w:rFonts w:ascii="Consolas" w:eastAsia="Times New Roman" w:hAnsi="Consolas"/>
          <w:kern w:val="0"/>
          <w:sz w:val="20"/>
          <w:szCs w:val="20"/>
          <w:lang w:eastAsia="en-US"/>
        </w:rPr>
        <w:t xml:space="preserve"> = faildcount+</w:t>
      </w:r>
      <w:proofErr w:type="gramStart"/>
      <w:r w:rsidRPr="009206A6">
        <w:rPr>
          <w:rFonts w:ascii="Consolas" w:eastAsia="Times New Roman" w:hAnsi="Consolas"/>
          <w:kern w:val="0"/>
          <w:sz w:val="20"/>
          <w:szCs w:val="20"/>
          <w:lang w:eastAsia="en-US"/>
        </w:rPr>
        <w:t>1;</w:t>
      </w:r>
      <w:proofErr w:type="gramEnd"/>
    </w:p>
    <w:p w14:paraId="38BF513A"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color w:val="0E00FF"/>
          <w:kern w:val="0"/>
          <w:sz w:val="20"/>
          <w:szCs w:val="20"/>
          <w:lang w:eastAsia="en-US"/>
        </w:rPr>
        <w:t>continue</w:t>
      </w:r>
      <w:r w:rsidRPr="009206A6">
        <w:rPr>
          <w:rFonts w:ascii="Consolas" w:eastAsia="Times New Roman" w:hAnsi="Consolas"/>
          <w:kern w:val="0"/>
          <w:sz w:val="20"/>
          <w:szCs w:val="20"/>
          <w:lang w:eastAsia="en-US"/>
        </w:rPr>
        <w:t>;</w:t>
      </w:r>
      <w:proofErr w:type="gramEnd"/>
    </w:p>
    <w:p w14:paraId="1E9BE2A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5D521C0B"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
    <w:p w14:paraId="320ABEDE"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buffer_local</w:t>
      </w:r>
      <w:proofErr w:type="spellEnd"/>
      <w:r w:rsidRPr="009206A6">
        <w:rPr>
          <w:rFonts w:ascii="Consolas" w:eastAsia="Times New Roman" w:hAnsi="Consolas"/>
          <w:kern w:val="0"/>
          <w:sz w:val="20"/>
          <w:szCs w:val="20"/>
          <w:lang w:eastAsia="en-US"/>
        </w:rPr>
        <w:t xml:space="preserve"> = </w:t>
      </w:r>
      <w:proofErr w:type="spellStart"/>
      <w:r w:rsidRPr="009206A6">
        <w:rPr>
          <w:rFonts w:ascii="Consolas" w:eastAsia="Times New Roman" w:hAnsi="Consolas"/>
          <w:kern w:val="0"/>
          <w:sz w:val="20"/>
          <w:szCs w:val="20"/>
          <w:lang w:eastAsia="en-US"/>
        </w:rPr>
        <w:t>Distance_</w:t>
      </w:r>
      <w:proofErr w:type="gramStart"/>
      <w:r w:rsidRPr="009206A6">
        <w:rPr>
          <w:rFonts w:ascii="Consolas" w:eastAsia="Times New Roman" w:hAnsi="Consolas"/>
          <w:kern w:val="0"/>
          <w:sz w:val="20"/>
          <w:szCs w:val="20"/>
          <w:lang w:eastAsia="en-US"/>
        </w:rPr>
        <w:t>main</w:t>
      </w:r>
      <w:proofErr w:type="spellEnd"/>
      <w:r w:rsidRPr="009206A6">
        <w:rPr>
          <w:rFonts w:ascii="Consolas" w:eastAsia="Times New Roman" w:hAnsi="Consolas"/>
          <w:kern w:val="0"/>
          <w:sz w:val="20"/>
          <w:szCs w:val="20"/>
          <w:lang w:eastAsia="en-US"/>
        </w:rPr>
        <w:t>;</w:t>
      </w:r>
      <w:proofErr w:type="gramEnd"/>
    </w:p>
    <w:p w14:paraId="6149219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buffer_global</w:t>
      </w:r>
      <w:proofErr w:type="spellEnd"/>
      <w:r w:rsidRPr="009206A6">
        <w:rPr>
          <w:rFonts w:ascii="Consolas" w:eastAsia="Times New Roman" w:hAnsi="Consolas"/>
          <w:kern w:val="0"/>
          <w:sz w:val="20"/>
          <w:szCs w:val="20"/>
          <w:lang w:eastAsia="en-US"/>
        </w:rPr>
        <w:t xml:space="preserve"> = </w:t>
      </w:r>
      <w:proofErr w:type="spellStart"/>
      <w:r w:rsidRPr="009206A6">
        <w:rPr>
          <w:rFonts w:ascii="Consolas" w:eastAsia="Times New Roman" w:hAnsi="Consolas"/>
          <w:kern w:val="0"/>
          <w:sz w:val="20"/>
          <w:szCs w:val="20"/>
          <w:lang w:eastAsia="en-US"/>
        </w:rPr>
        <w:t>RRTree_main</w:t>
      </w:r>
      <w:proofErr w:type="spellEnd"/>
      <w:r w:rsidRPr="009206A6">
        <w:rPr>
          <w:rFonts w:ascii="Consolas" w:eastAsia="Times New Roman" w:hAnsi="Consolas"/>
          <w:kern w:val="0"/>
          <w:sz w:val="20"/>
          <w:szCs w:val="20"/>
          <w:lang w:eastAsia="en-US"/>
        </w:rPr>
        <w:t>(</w:t>
      </w:r>
      <w:proofErr w:type="gramStart"/>
      <w:r w:rsidRPr="009206A6">
        <w:rPr>
          <w:rFonts w:ascii="Consolas" w:eastAsia="Times New Roman" w:hAnsi="Consolas"/>
          <w:kern w:val="0"/>
          <w:sz w:val="20"/>
          <w:szCs w:val="20"/>
          <w:lang w:eastAsia="en-US"/>
        </w:rPr>
        <w:t>I(</w:t>
      </w:r>
      <w:proofErr w:type="gramEnd"/>
      <w:r w:rsidRPr="009206A6">
        <w:rPr>
          <w:rFonts w:ascii="Consolas" w:eastAsia="Times New Roman" w:hAnsi="Consolas"/>
          <w:kern w:val="0"/>
          <w:sz w:val="20"/>
          <w:szCs w:val="20"/>
          <w:lang w:eastAsia="en-US"/>
        </w:rPr>
        <w:t xml:space="preserve">1),4) + </w:t>
      </w:r>
      <w:proofErr w:type="spellStart"/>
      <w:r w:rsidRPr="009206A6">
        <w:rPr>
          <w:rFonts w:ascii="Consolas" w:eastAsia="Times New Roman" w:hAnsi="Consolas"/>
          <w:kern w:val="0"/>
          <w:sz w:val="20"/>
          <w:szCs w:val="20"/>
          <w:lang w:eastAsia="en-US"/>
        </w:rPr>
        <w:t>buffer_local</w:t>
      </w:r>
      <w:proofErr w:type="spellEnd"/>
      <w:r w:rsidRPr="009206A6">
        <w:rPr>
          <w:rFonts w:ascii="Consolas" w:eastAsia="Times New Roman" w:hAnsi="Consolas"/>
          <w:kern w:val="0"/>
          <w:sz w:val="20"/>
          <w:szCs w:val="20"/>
          <w:lang w:eastAsia="en-US"/>
        </w:rPr>
        <w:t>;</w:t>
      </w:r>
    </w:p>
    <w:p w14:paraId="4D99862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
    <w:p w14:paraId="15BB5A49"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RRTree_main</w:t>
      </w:r>
      <w:proofErr w:type="spellEnd"/>
      <w:r w:rsidRPr="009206A6">
        <w:rPr>
          <w:rFonts w:ascii="Consolas" w:eastAsia="Times New Roman" w:hAnsi="Consolas"/>
          <w:kern w:val="0"/>
          <w:sz w:val="20"/>
          <w:szCs w:val="20"/>
          <w:lang w:eastAsia="en-US"/>
        </w:rPr>
        <w:t xml:space="preserve"> = [</w:t>
      </w:r>
      <w:proofErr w:type="spellStart"/>
      <w:r w:rsidRPr="009206A6">
        <w:rPr>
          <w:rFonts w:ascii="Consolas" w:eastAsia="Times New Roman" w:hAnsi="Consolas"/>
          <w:kern w:val="0"/>
          <w:sz w:val="20"/>
          <w:szCs w:val="20"/>
          <w:lang w:eastAsia="en-US"/>
        </w:rPr>
        <w:t>RRTree_</w:t>
      </w:r>
      <w:proofErr w:type="gramStart"/>
      <w:r w:rsidRPr="009206A6">
        <w:rPr>
          <w:rFonts w:ascii="Consolas" w:eastAsia="Times New Roman" w:hAnsi="Consolas"/>
          <w:kern w:val="0"/>
          <w:sz w:val="20"/>
          <w:szCs w:val="20"/>
          <w:lang w:eastAsia="en-US"/>
        </w:rPr>
        <w:t>main;newPoint</w:t>
      </w:r>
      <w:proofErr w:type="spellEnd"/>
      <w:proofErr w:type="gramEnd"/>
      <w:r w:rsidRPr="009206A6">
        <w:rPr>
          <w:rFonts w:ascii="Consolas" w:eastAsia="Times New Roman" w:hAnsi="Consolas"/>
          <w:kern w:val="0"/>
          <w:sz w:val="20"/>
          <w:szCs w:val="20"/>
          <w:lang w:eastAsia="en-US"/>
        </w:rPr>
        <w:t xml:space="preserve"> I(1) </w:t>
      </w:r>
      <w:proofErr w:type="spellStart"/>
      <w:r w:rsidRPr="009206A6">
        <w:rPr>
          <w:rFonts w:ascii="Consolas" w:eastAsia="Times New Roman" w:hAnsi="Consolas"/>
          <w:kern w:val="0"/>
          <w:sz w:val="20"/>
          <w:szCs w:val="20"/>
          <w:lang w:eastAsia="en-US"/>
        </w:rPr>
        <w:t>buffer_global</w:t>
      </w:r>
      <w:proofErr w:type="spellEnd"/>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buffer_local</w:t>
      </w:r>
      <w:proofErr w:type="spellEnd"/>
      <w:r w:rsidRPr="009206A6">
        <w:rPr>
          <w:rFonts w:ascii="Consolas" w:eastAsia="Times New Roman" w:hAnsi="Consolas"/>
          <w:kern w:val="0"/>
          <w:sz w:val="20"/>
          <w:szCs w:val="20"/>
          <w:lang w:eastAsia="en-US"/>
        </w:rPr>
        <w:t>];</w:t>
      </w:r>
    </w:p>
    <w:p w14:paraId="4F83622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
    <w:p w14:paraId="7E58945B"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donytic_param_</w:t>
      </w:r>
      <w:proofErr w:type="gramStart"/>
      <w:r w:rsidRPr="009206A6">
        <w:rPr>
          <w:rFonts w:ascii="Consolas" w:eastAsia="Times New Roman" w:hAnsi="Consolas"/>
          <w:kern w:val="0"/>
          <w:sz w:val="20"/>
          <w:szCs w:val="20"/>
          <w:lang w:eastAsia="en-US"/>
        </w:rPr>
        <w:t>data</w:t>
      </w:r>
      <w:proofErr w:type="spellEnd"/>
      <w:r w:rsidRPr="009206A6">
        <w:rPr>
          <w:rFonts w:ascii="Consolas" w:eastAsia="Times New Roman" w:hAnsi="Consolas"/>
          <w:kern w:val="0"/>
          <w:sz w:val="20"/>
          <w:szCs w:val="20"/>
          <w:lang w:eastAsia="en-US"/>
        </w:rPr>
        <w:t>(</w:t>
      </w:r>
      <w:proofErr w:type="gramEnd"/>
      <w:r w:rsidRPr="009206A6">
        <w:rPr>
          <w:rFonts w:ascii="Consolas" w:eastAsia="Times New Roman" w:hAnsi="Consolas"/>
          <w:kern w:val="0"/>
          <w:sz w:val="20"/>
          <w:szCs w:val="20"/>
          <w:lang w:eastAsia="en-US"/>
        </w:rPr>
        <w:t xml:space="preserve">1,1) = false; </w:t>
      </w:r>
    </w:p>
    <w:p w14:paraId="27405761"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
    <w:p w14:paraId="6A64E28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gramStart"/>
      <w:r w:rsidRPr="009206A6">
        <w:rPr>
          <w:rFonts w:ascii="Consolas" w:eastAsia="Times New Roman" w:hAnsi="Consolas"/>
          <w:color w:val="0E00FF"/>
          <w:kern w:val="0"/>
          <w:sz w:val="20"/>
          <w:szCs w:val="20"/>
          <w:lang w:eastAsia="en-US"/>
        </w:rPr>
        <w:t>break</w:t>
      </w:r>
      <w:r w:rsidRPr="009206A6">
        <w:rPr>
          <w:rFonts w:ascii="Consolas" w:eastAsia="Times New Roman" w:hAnsi="Consolas"/>
          <w:kern w:val="0"/>
          <w:sz w:val="20"/>
          <w:szCs w:val="20"/>
          <w:lang w:eastAsia="en-US"/>
        </w:rPr>
        <w:t>;</w:t>
      </w:r>
      <w:proofErr w:type="gramEnd"/>
    </w:p>
    <w:p w14:paraId="3B52468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end</w:t>
      </w:r>
    </w:p>
    <w:p w14:paraId="5E6896D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color w:val="0E00FF"/>
          <w:kern w:val="0"/>
          <w:sz w:val="20"/>
          <w:szCs w:val="20"/>
          <w:lang w:eastAsia="en-US"/>
        </w:rPr>
        <w:t>end</w:t>
      </w:r>
    </w:p>
    <w:p w14:paraId="7056B9DD" w14:textId="045F073D" w:rsidR="009206A6" w:rsidRDefault="009206A6">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285EBF13" w14:textId="482DC367" w:rsidR="00C61529" w:rsidRDefault="00C61529" w:rsidP="009206A6">
      <w:pPr>
        <w:pStyle w:val="Heading3"/>
      </w:pPr>
      <w:bookmarkStart w:id="39" w:name="_Toc134584530"/>
      <w:r>
        <w:lastRenderedPageBreak/>
        <w:t>Helpers/</w:t>
      </w:r>
      <w:proofErr w:type="spellStart"/>
      <w:r>
        <w:t>g_rstarb.m</w:t>
      </w:r>
      <w:bookmarkEnd w:id="39"/>
      <w:proofErr w:type="spellEnd"/>
    </w:p>
    <w:p w14:paraId="496AB4D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color w:val="0E00FF"/>
          <w:kern w:val="0"/>
          <w:sz w:val="20"/>
          <w:szCs w:val="20"/>
          <w:lang w:eastAsia="en-US"/>
        </w:rPr>
        <w:t>function</w:t>
      </w:r>
      <w:r w:rsidRPr="00C61529">
        <w:rPr>
          <w:rFonts w:ascii="Consolas" w:eastAsia="Times New Roman" w:hAnsi="Consolas"/>
          <w:kern w:val="0"/>
          <w:sz w:val="20"/>
          <w:szCs w:val="20"/>
          <w:lang w:eastAsia="en-US"/>
        </w:rPr>
        <w:t xml:space="preserve">  </w:t>
      </w:r>
      <w:proofErr w:type="gramStart"/>
      <w:r w:rsidRPr="00C61529">
        <w:rPr>
          <w:rFonts w:ascii="Consolas" w:eastAsia="Times New Roman" w:hAnsi="Consolas"/>
          <w:kern w:val="0"/>
          <w:sz w:val="20"/>
          <w:szCs w:val="20"/>
          <w:lang w:eastAsia="en-US"/>
        </w:rPr>
        <w:t xml:space="preserve">   [</w:t>
      </w:r>
      <w:proofErr w:type="gramEnd"/>
      <w:r w:rsidRPr="00C61529">
        <w:rPr>
          <w:rFonts w:ascii="Consolas" w:eastAsia="Times New Roman" w:hAnsi="Consolas"/>
          <w:kern w:val="0"/>
          <w:sz w:val="20"/>
          <w:szCs w:val="20"/>
          <w:lang w:eastAsia="en-US"/>
        </w:rPr>
        <w:t>RRTree_goal,static_param_data,donytic_param_data]=g_rstarb(RRTree_main,GraftTree,RRTree_goal,static_param_data,donytic_param_data,map,obstacles)</w:t>
      </w:r>
    </w:p>
    <w:p w14:paraId="1DA8F2A1"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creat</w:t>
      </w:r>
      <w:proofErr w:type="spellEnd"/>
      <w:r w:rsidRPr="00C61529">
        <w:rPr>
          <w:rFonts w:ascii="Consolas" w:eastAsia="Times New Roman" w:hAnsi="Consolas"/>
          <w:color w:val="008013"/>
          <w:kern w:val="0"/>
          <w:sz w:val="20"/>
          <w:szCs w:val="20"/>
          <w:lang w:eastAsia="en-US"/>
        </w:rPr>
        <w:t xml:space="preserve"> param </w:t>
      </w:r>
      <w:proofErr w:type="spellStart"/>
      <w:r w:rsidRPr="00C61529">
        <w:rPr>
          <w:rFonts w:ascii="Consolas" w:eastAsia="Times New Roman" w:hAnsi="Consolas"/>
          <w:color w:val="008013"/>
          <w:kern w:val="0"/>
          <w:sz w:val="20"/>
          <w:szCs w:val="20"/>
          <w:lang w:eastAsia="en-US"/>
        </w:rPr>
        <w:t>talbe</w:t>
      </w:r>
      <w:proofErr w:type="spellEnd"/>
      <w:r w:rsidRPr="00C61529">
        <w:rPr>
          <w:rFonts w:ascii="Consolas" w:eastAsia="Times New Roman" w:hAnsi="Consolas"/>
          <w:color w:val="008013"/>
          <w:kern w:val="0"/>
          <w:sz w:val="20"/>
          <w:szCs w:val="20"/>
          <w:lang w:eastAsia="en-US"/>
        </w:rPr>
        <w:t xml:space="preserve"> for input data</w:t>
      </w:r>
    </w:p>
    <w:p w14:paraId="7570BF62"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static_param_data</w:t>
      </w:r>
      <w:proofErr w:type="spellEnd"/>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stepsize</w:t>
      </w:r>
      <w:proofErr w:type="spellEnd"/>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disTh</w:t>
      </w:r>
      <w:proofErr w:type="spellEnd"/>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maxFailedAttempts</w:t>
      </w:r>
      <w:proofErr w:type="spellEnd"/>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rrstar_area</w:t>
      </w:r>
      <w:proofErr w:type="spellEnd"/>
    </w:p>
    <w:p w14:paraId="016B1BF3"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xml:space="preserve">%                        </w:t>
      </w:r>
      <w:proofErr w:type="gramStart"/>
      <w:r w:rsidRPr="00C61529">
        <w:rPr>
          <w:rFonts w:ascii="Consolas" w:eastAsia="Times New Roman" w:hAnsi="Consolas"/>
          <w:color w:val="008013"/>
          <w:kern w:val="0"/>
          <w:sz w:val="20"/>
          <w:szCs w:val="20"/>
          <w:lang w:eastAsia="en-US"/>
        </w:rPr>
        <w:t>source(</w:t>
      </w:r>
      <w:proofErr w:type="gramEnd"/>
      <w:r w:rsidRPr="00C61529">
        <w:rPr>
          <w:rFonts w:ascii="Consolas" w:eastAsia="Times New Roman" w:hAnsi="Consolas"/>
          <w:color w:val="008013"/>
          <w:kern w:val="0"/>
          <w:sz w:val="20"/>
          <w:szCs w:val="20"/>
          <w:lang w:eastAsia="en-US"/>
        </w:rPr>
        <w:t xml:space="preserve">1,1)          source(1,2)               </w:t>
      </w:r>
      <w:proofErr w:type="spellStart"/>
      <w:r w:rsidRPr="00C61529">
        <w:rPr>
          <w:rFonts w:ascii="Consolas" w:eastAsia="Times New Roman" w:hAnsi="Consolas"/>
          <w:color w:val="008013"/>
          <w:kern w:val="0"/>
          <w:sz w:val="20"/>
          <w:szCs w:val="20"/>
          <w:lang w:eastAsia="en-US"/>
        </w:rPr>
        <w:t>point_connect</w:t>
      </w:r>
      <w:proofErr w:type="spellEnd"/>
      <w:r w:rsidRPr="00C61529">
        <w:rPr>
          <w:rFonts w:ascii="Consolas" w:eastAsia="Times New Roman" w:hAnsi="Consolas"/>
          <w:color w:val="008013"/>
          <w:kern w:val="0"/>
          <w:sz w:val="20"/>
          <w:szCs w:val="20"/>
          <w:lang w:eastAsia="en-US"/>
        </w:rPr>
        <w:t xml:space="preserve">(1,1)      </w:t>
      </w:r>
      <w:proofErr w:type="spellStart"/>
      <w:r w:rsidRPr="00C61529">
        <w:rPr>
          <w:rFonts w:ascii="Consolas" w:eastAsia="Times New Roman" w:hAnsi="Consolas"/>
          <w:color w:val="008013"/>
          <w:kern w:val="0"/>
          <w:sz w:val="20"/>
          <w:szCs w:val="20"/>
          <w:lang w:eastAsia="en-US"/>
        </w:rPr>
        <w:t>point_connect</w:t>
      </w:r>
      <w:proofErr w:type="spellEnd"/>
      <w:r w:rsidRPr="00C61529">
        <w:rPr>
          <w:rFonts w:ascii="Consolas" w:eastAsia="Times New Roman" w:hAnsi="Consolas"/>
          <w:color w:val="008013"/>
          <w:kern w:val="0"/>
          <w:sz w:val="20"/>
          <w:szCs w:val="20"/>
          <w:lang w:eastAsia="en-US"/>
        </w:rPr>
        <w:t>(1,2)</w:t>
      </w:r>
    </w:p>
    <w:p w14:paraId="051BEACF"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center_</w:t>
      </w:r>
      <w:proofErr w:type="gramStart"/>
      <w:r w:rsidRPr="00C61529">
        <w:rPr>
          <w:rFonts w:ascii="Consolas" w:eastAsia="Times New Roman" w:hAnsi="Consolas"/>
          <w:color w:val="008013"/>
          <w:kern w:val="0"/>
          <w:sz w:val="20"/>
          <w:szCs w:val="20"/>
          <w:lang w:eastAsia="en-US"/>
        </w:rPr>
        <w:t>point</w:t>
      </w:r>
      <w:proofErr w:type="spellEnd"/>
      <w:r w:rsidRPr="00C61529">
        <w:rPr>
          <w:rFonts w:ascii="Consolas" w:eastAsia="Times New Roman" w:hAnsi="Consolas"/>
          <w:color w:val="008013"/>
          <w:kern w:val="0"/>
          <w:sz w:val="20"/>
          <w:szCs w:val="20"/>
          <w:lang w:eastAsia="en-US"/>
        </w:rPr>
        <w:t>(</w:t>
      </w:r>
      <w:proofErr w:type="gramEnd"/>
      <w:r w:rsidRPr="00C61529">
        <w:rPr>
          <w:rFonts w:ascii="Consolas" w:eastAsia="Times New Roman" w:hAnsi="Consolas"/>
          <w:color w:val="008013"/>
          <w:kern w:val="0"/>
          <w:sz w:val="20"/>
          <w:szCs w:val="20"/>
          <w:lang w:eastAsia="en-US"/>
        </w:rPr>
        <w:t xml:space="preserve">1.1)    </w:t>
      </w:r>
      <w:proofErr w:type="spellStart"/>
      <w:r w:rsidRPr="00C61529">
        <w:rPr>
          <w:rFonts w:ascii="Consolas" w:eastAsia="Times New Roman" w:hAnsi="Consolas"/>
          <w:color w:val="008013"/>
          <w:kern w:val="0"/>
          <w:sz w:val="20"/>
          <w:szCs w:val="20"/>
          <w:lang w:eastAsia="en-US"/>
        </w:rPr>
        <w:t>center_point</w:t>
      </w:r>
      <w:proofErr w:type="spellEnd"/>
      <w:r w:rsidRPr="00C61529">
        <w:rPr>
          <w:rFonts w:ascii="Consolas" w:eastAsia="Times New Roman" w:hAnsi="Consolas"/>
          <w:color w:val="008013"/>
          <w:kern w:val="0"/>
          <w:sz w:val="20"/>
          <w:szCs w:val="20"/>
          <w:lang w:eastAsia="en-US"/>
        </w:rPr>
        <w:t xml:space="preserve">(1,2)          </w:t>
      </w:r>
      <w:proofErr w:type="spellStart"/>
      <w:r w:rsidRPr="00C61529">
        <w:rPr>
          <w:rFonts w:ascii="Consolas" w:eastAsia="Times New Roman" w:hAnsi="Consolas"/>
          <w:color w:val="008013"/>
          <w:kern w:val="0"/>
          <w:sz w:val="20"/>
          <w:szCs w:val="20"/>
          <w:lang w:eastAsia="en-US"/>
        </w:rPr>
        <w:t>prev_ahead</w:t>
      </w:r>
      <w:proofErr w:type="spellEnd"/>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prev</w:t>
      </w:r>
      <w:proofErr w:type="spellEnd"/>
      <w:r w:rsidRPr="00C61529">
        <w:rPr>
          <w:rFonts w:ascii="Consolas" w:eastAsia="Times New Roman" w:hAnsi="Consolas"/>
          <w:color w:val="008013"/>
          <w:kern w:val="0"/>
          <w:sz w:val="20"/>
          <w:szCs w:val="20"/>
          <w:lang w:eastAsia="en-US"/>
        </w:rPr>
        <w:t>-graft-ahead</w:t>
      </w:r>
    </w:p>
    <w:p w14:paraId="1B0BBD2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xml:space="preserve">%                        </w:t>
      </w:r>
      <w:proofErr w:type="gramStart"/>
      <w:r w:rsidRPr="00C61529">
        <w:rPr>
          <w:rFonts w:ascii="Consolas" w:eastAsia="Times New Roman" w:hAnsi="Consolas"/>
          <w:color w:val="008013"/>
          <w:kern w:val="0"/>
          <w:sz w:val="20"/>
          <w:szCs w:val="20"/>
          <w:lang w:eastAsia="en-US"/>
        </w:rPr>
        <w:t>goal(</w:t>
      </w:r>
      <w:proofErr w:type="gramEnd"/>
      <w:r w:rsidRPr="00C61529">
        <w:rPr>
          <w:rFonts w:ascii="Consolas" w:eastAsia="Times New Roman" w:hAnsi="Consolas"/>
          <w:color w:val="008013"/>
          <w:kern w:val="0"/>
          <w:sz w:val="20"/>
          <w:szCs w:val="20"/>
          <w:lang w:eastAsia="en-US"/>
        </w:rPr>
        <w:t xml:space="preserve">1,2)            goal(1,2)                  </w:t>
      </w:r>
      <w:proofErr w:type="spellStart"/>
      <w:r w:rsidRPr="00C61529">
        <w:rPr>
          <w:rFonts w:ascii="Consolas" w:eastAsia="Times New Roman" w:hAnsi="Consolas"/>
          <w:color w:val="008013"/>
          <w:kern w:val="0"/>
          <w:sz w:val="20"/>
          <w:szCs w:val="20"/>
          <w:lang w:eastAsia="en-US"/>
        </w:rPr>
        <w:t>prev_behing</w:t>
      </w:r>
      <w:proofErr w:type="spellEnd"/>
      <w:r w:rsidRPr="00C61529">
        <w:rPr>
          <w:rFonts w:ascii="Consolas" w:eastAsia="Times New Roman" w:hAnsi="Consolas"/>
          <w:color w:val="008013"/>
          <w:kern w:val="0"/>
          <w:sz w:val="20"/>
          <w:szCs w:val="20"/>
          <w:lang w:eastAsia="en-US"/>
        </w:rPr>
        <w:tab/>
        <w:t xml:space="preserve">         </w:t>
      </w:r>
      <w:proofErr w:type="spellStart"/>
      <w:r w:rsidRPr="00C61529">
        <w:rPr>
          <w:rFonts w:ascii="Consolas" w:eastAsia="Times New Roman" w:hAnsi="Consolas"/>
          <w:color w:val="008013"/>
          <w:kern w:val="0"/>
          <w:sz w:val="20"/>
          <w:szCs w:val="20"/>
          <w:lang w:eastAsia="en-US"/>
        </w:rPr>
        <w:t>prev-graft_behind</w:t>
      </w:r>
      <w:proofErr w:type="spellEnd"/>
      <w:r w:rsidRPr="00C61529">
        <w:rPr>
          <w:rFonts w:ascii="Consolas" w:eastAsia="Times New Roman" w:hAnsi="Consolas"/>
          <w:color w:val="008013"/>
          <w:kern w:val="0"/>
          <w:sz w:val="20"/>
          <w:szCs w:val="20"/>
          <w:lang w:eastAsia="en-US"/>
        </w:rPr>
        <w:t xml:space="preserve">  </w:t>
      </w:r>
    </w:p>
    <w:p w14:paraId="2C6437C0"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xml:space="preserve">% </w:t>
      </w:r>
      <w:r w:rsidRPr="00C61529">
        <w:rPr>
          <w:rFonts w:ascii="Consolas" w:eastAsia="Times New Roman" w:hAnsi="Consolas"/>
          <w:color w:val="008013"/>
          <w:kern w:val="0"/>
          <w:sz w:val="20"/>
          <w:szCs w:val="20"/>
          <w:lang w:eastAsia="en-US"/>
        </w:rPr>
        <w:tab/>
      </w:r>
      <w:r w:rsidRPr="00C61529">
        <w:rPr>
          <w:rFonts w:ascii="Consolas" w:eastAsia="Times New Roman" w:hAnsi="Consolas"/>
          <w:color w:val="008013"/>
          <w:kern w:val="0"/>
          <w:sz w:val="20"/>
          <w:szCs w:val="20"/>
          <w:lang w:eastAsia="en-US"/>
        </w:rPr>
        <w:tab/>
      </w:r>
      <w:r w:rsidRPr="00C61529">
        <w:rPr>
          <w:rFonts w:ascii="Consolas" w:eastAsia="Times New Roman" w:hAnsi="Consolas"/>
          <w:color w:val="008013"/>
          <w:kern w:val="0"/>
          <w:sz w:val="20"/>
          <w:szCs w:val="20"/>
          <w:lang w:eastAsia="en-US"/>
        </w:rPr>
        <w:tab/>
        <w:t xml:space="preserve"> </w:t>
      </w:r>
      <w:proofErr w:type="spellStart"/>
      <w:r w:rsidRPr="00C61529">
        <w:rPr>
          <w:rFonts w:ascii="Consolas" w:eastAsia="Times New Roman" w:hAnsi="Consolas"/>
          <w:color w:val="008013"/>
          <w:kern w:val="0"/>
          <w:sz w:val="20"/>
          <w:szCs w:val="20"/>
          <w:lang w:eastAsia="en-US"/>
        </w:rPr>
        <w:t>point_</w:t>
      </w:r>
      <w:proofErr w:type="gramStart"/>
      <w:r w:rsidRPr="00C61529">
        <w:rPr>
          <w:rFonts w:ascii="Consolas" w:eastAsia="Times New Roman" w:hAnsi="Consolas"/>
          <w:color w:val="008013"/>
          <w:kern w:val="0"/>
          <w:sz w:val="20"/>
          <w:szCs w:val="20"/>
          <w:lang w:eastAsia="en-US"/>
        </w:rPr>
        <w:t>connectmain</w:t>
      </w:r>
      <w:proofErr w:type="spellEnd"/>
      <w:r w:rsidRPr="00C61529">
        <w:rPr>
          <w:rFonts w:ascii="Consolas" w:eastAsia="Times New Roman" w:hAnsi="Consolas"/>
          <w:color w:val="008013"/>
          <w:kern w:val="0"/>
          <w:sz w:val="20"/>
          <w:szCs w:val="20"/>
          <w:lang w:eastAsia="en-US"/>
        </w:rPr>
        <w:t>(</w:t>
      </w:r>
      <w:proofErr w:type="gramEnd"/>
      <w:r w:rsidRPr="00C61529">
        <w:rPr>
          <w:rFonts w:ascii="Consolas" w:eastAsia="Times New Roman" w:hAnsi="Consolas"/>
          <w:color w:val="008013"/>
          <w:kern w:val="0"/>
          <w:sz w:val="20"/>
          <w:szCs w:val="20"/>
          <w:lang w:eastAsia="en-US"/>
        </w:rPr>
        <w:t xml:space="preserve">1,1)   </w:t>
      </w:r>
      <w:proofErr w:type="spellStart"/>
      <w:r w:rsidRPr="00C61529">
        <w:rPr>
          <w:rFonts w:ascii="Consolas" w:eastAsia="Times New Roman" w:hAnsi="Consolas"/>
          <w:color w:val="008013"/>
          <w:kern w:val="0"/>
          <w:sz w:val="20"/>
          <w:szCs w:val="20"/>
          <w:lang w:eastAsia="en-US"/>
        </w:rPr>
        <w:t>point_connectmain</w:t>
      </w:r>
      <w:proofErr w:type="spellEnd"/>
      <w:r w:rsidRPr="00C61529">
        <w:rPr>
          <w:rFonts w:ascii="Consolas" w:eastAsia="Times New Roman" w:hAnsi="Consolas"/>
          <w:color w:val="008013"/>
          <w:kern w:val="0"/>
          <w:sz w:val="20"/>
          <w:szCs w:val="20"/>
          <w:lang w:eastAsia="en-US"/>
        </w:rPr>
        <w:t xml:space="preserve">(1,2)    </w:t>
      </w:r>
      <w:r w:rsidRPr="00C61529">
        <w:rPr>
          <w:rFonts w:ascii="Consolas" w:eastAsia="Times New Roman" w:hAnsi="Consolas"/>
          <w:color w:val="008013"/>
          <w:kern w:val="0"/>
          <w:sz w:val="20"/>
          <w:szCs w:val="20"/>
          <w:lang w:eastAsia="en-US"/>
        </w:rPr>
        <w:tab/>
        <w:t xml:space="preserve"> point_connect2(1,1)    point_connect2(1,2)</w:t>
      </w:r>
    </w:p>
    <w:p w14:paraId="1BBB8C3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donytic_param_data</w:t>
      </w:r>
      <w:proofErr w:type="spellEnd"/>
      <w:r w:rsidRPr="00C61529">
        <w:rPr>
          <w:rFonts w:ascii="Consolas" w:eastAsia="Times New Roman" w:hAnsi="Consolas"/>
          <w:color w:val="008013"/>
          <w:kern w:val="0"/>
          <w:sz w:val="20"/>
          <w:szCs w:val="20"/>
          <w:lang w:eastAsia="en-US"/>
        </w:rPr>
        <w:t xml:space="preserve"> =[</w:t>
      </w:r>
      <w:proofErr w:type="spellStart"/>
      <w:r w:rsidRPr="00C61529">
        <w:rPr>
          <w:rFonts w:ascii="Consolas" w:eastAsia="Times New Roman" w:hAnsi="Consolas"/>
          <w:color w:val="008013"/>
          <w:kern w:val="0"/>
          <w:sz w:val="20"/>
          <w:szCs w:val="20"/>
          <w:lang w:eastAsia="en-US"/>
        </w:rPr>
        <w:t>Graft_</w:t>
      </w:r>
      <w:proofErr w:type="gramStart"/>
      <w:r w:rsidRPr="00C61529">
        <w:rPr>
          <w:rFonts w:ascii="Consolas" w:eastAsia="Times New Roman" w:hAnsi="Consolas"/>
          <w:color w:val="008013"/>
          <w:kern w:val="0"/>
          <w:sz w:val="20"/>
          <w:szCs w:val="20"/>
          <w:lang w:eastAsia="en-US"/>
        </w:rPr>
        <w:t>ahead,Graft</w:t>
      </w:r>
      <w:proofErr w:type="gramEnd"/>
      <w:r w:rsidRPr="00C61529">
        <w:rPr>
          <w:rFonts w:ascii="Consolas" w:eastAsia="Times New Roman" w:hAnsi="Consolas"/>
          <w:color w:val="008013"/>
          <w:kern w:val="0"/>
          <w:sz w:val="20"/>
          <w:szCs w:val="20"/>
          <w:lang w:eastAsia="en-US"/>
        </w:rPr>
        <w:t>_behind,ahead_found,behind_found</w:t>
      </w:r>
      <w:proofErr w:type="spellEnd"/>
      <w:r w:rsidRPr="00C61529">
        <w:rPr>
          <w:rFonts w:ascii="Consolas" w:eastAsia="Times New Roman" w:hAnsi="Consolas"/>
          <w:color w:val="008013"/>
          <w:kern w:val="0"/>
          <w:sz w:val="20"/>
          <w:szCs w:val="20"/>
          <w:lang w:eastAsia="en-US"/>
        </w:rPr>
        <w:t>];</w:t>
      </w:r>
    </w:p>
    <w:p w14:paraId="04FFED4C"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proofErr w:type="spellStart"/>
      <w:r w:rsidRPr="00C61529">
        <w:rPr>
          <w:rFonts w:ascii="Consolas" w:eastAsia="Times New Roman" w:hAnsi="Consolas"/>
          <w:kern w:val="0"/>
          <w:sz w:val="20"/>
          <w:szCs w:val="20"/>
          <w:lang w:eastAsia="en-US"/>
        </w:rPr>
        <w:t>faildcount</w:t>
      </w:r>
      <w:proofErr w:type="spellEnd"/>
      <w:r w:rsidRPr="00C61529">
        <w:rPr>
          <w:rFonts w:ascii="Consolas" w:eastAsia="Times New Roman" w:hAnsi="Consolas"/>
          <w:kern w:val="0"/>
          <w:sz w:val="20"/>
          <w:szCs w:val="20"/>
          <w:lang w:eastAsia="en-US"/>
        </w:rPr>
        <w:t xml:space="preserve"> =</w:t>
      </w:r>
      <w:proofErr w:type="gramStart"/>
      <w:r w:rsidRPr="00C61529">
        <w:rPr>
          <w:rFonts w:ascii="Consolas" w:eastAsia="Times New Roman" w:hAnsi="Consolas"/>
          <w:kern w:val="0"/>
          <w:sz w:val="20"/>
          <w:szCs w:val="20"/>
          <w:lang w:eastAsia="en-US"/>
        </w:rPr>
        <w:t>0;</w:t>
      </w:r>
      <w:proofErr w:type="gramEnd"/>
      <w:r w:rsidRPr="00C61529">
        <w:rPr>
          <w:rFonts w:ascii="Consolas" w:eastAsia="Times New Roman" w:hAnsi="Consolas"/>
          <w:kern w:val="0"/>
          <w:sz w:val="20"/>
          <w:szCs w:val="20"/>
          <w:lang w:eastAsia="en-US"/>
        </w:rPr>
        <w:tab/>
      </w:r>
    </w:p>
    <w:p w14:paraId="693F325E" w14:textId="77777777" w:rsidR="00C61529" w:rsidRPr="00C61529" w:rsidRDefault="00C61529" w:rsidP="00C61529">
      <w:pPr>
        <w:widowControl/>
        <w:rPr>
          <w:rFonts w:ascii="Consolas" w:eastAsia="Times New Roman" w:hAnsi="Consolas"/>
          <w:kern w:val="0"/>
          <w:sz w:val="20"/>
          <w:szCs w:val="20"/>
          <w:lang w:eastAsia="en-US"/>
        </w:rPr>
      </w:pPr>
    </w:p>
    <w:p w14:paraId="387C39B8"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Loop until iteration count is reached</w:t>
      </w:r>
    </w:p>
    <w:p w14:paraId="10BF29D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 xml:space="preserve">while </w:t>
      </w:r>
      <w:proofErr w:type="spellStart"/>
      <w:r w:rsidRPr="00C61529">
        <w:rPr>
          <w:rFonts w:ascii="Consolas" w:eastAsia="Times New Roman" w:hAnsi="Consolas"/>
          <w:kern w:val="0"/>
          <w:sz w:val="20"/>
          <w:szCs w:val="20"/>
          <w:lang w:eastAsia="en-US"/>
        </w:rPr>
        <w:t>faildcount</w:t>
      </w:r>
      <w:proofErr w:type="spellEnd"/>
      <w:r w:rsidRPr="00C61529">
        <w:rPr>
          <w:rFonts w:ascii="Consolas" w:eastAsia="Times New Roman" w:hAnsi="Consolas"/>
          <w:kern w:val="0"/>
          <w:sz w:val="20"/>
          <w:szCs w:val="20"/>
          <w:lang w:eastAsia="en-US"/>
        </w:rPr>
        <w:t xml:space="preserve"> &lt;=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1,3)</w:t>
      </w:r>
    </w:p>
    <w:p w14:paraId="10B55A27" w14:textId="77777777" w:rsidR="00C61529" w:rsidRPr="00C61529" w:rsidRDefault="00C61529" w:rsidP="00C61529">
      <w:pPr>
        <w:widowControl/>
        <w:rPr>
          <w:rFonts w:ascii="Consolas" w:eastAsia="Times New Roman" w:hAnsi="Consolas"/>
          <w:kern w:val="0"/>
          <w:sz w:val="20"/>
          <w:szCs w:val="20"/>
          <w:lang w:eastAsia="en-US"/>
        </w:rPr>
      </w:pPr>
    </w:p>
    <w:p w14:paraId="1850485C"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Get the sample point based off rules specified by Graft-RRT</w:t>
      </w:r>
    </w:p>
    <w:p w14:paraId="5AF4C21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algorithm</w:t>
      </w:r>
    </w:p>
    <w:p w14:paraId="7AC7EAC9"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proofErr w:type="gramStart"/>
      <w:r w:rsidRPr="00C61529">
        <w:rPr>
          <w:rFonts w:ascii="Consolas" w:eastAsia="Times New Roman" w:hAnsi="Consolas"/>
          <w:color w:val="0E00FF"/>
          <w:kern w:val="0"/>
          <w:sz w:val="20"/>
          <w:szCs w:val="20"/>
          <w:lang w:eastAsia="en-US"/>
        </w:rPr>
        <w:t>if</w:t>
      </w:r>
      <w:r w:rsidRPr="00C61529">
        <w:rPr>
          <w:rFonts w:ascii="Consolas" w:eastAsia="Times New Roman" w:hAnsi="Consolas"/>
          <w:kern w:val="0"/>
          <w:sz w:val="20"/>
          <w:szCs w:val="20"/>
          <w:lang w:eastAsia="en-US"/>
        </w:rPr>
        <w:t xml:space="preserve">  rand</w:t>
      </w:r>
      <w:proofErr w:type="gramEnd"/>
      <w:r w:rsidRPr="00C61529">
        <w:rPr>
          <w:rFonts w:ascii="Consolas" w:eastAsia="Times New Roman" w:hAnsi="Consolas"/>
          <w:kern w:val="0"/>
          <w:sz w:val="20"/>
          <w:szCs w:val="20"/>
          <w:lang w:eastAsia="en-US"/>
        </w:rPr>
        <w:t xml:space="preserve"> &lt; 0.5</w:t>
      </w:r>
    </w:p>
    <w:p w14:paraId="628724D1"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sample = </w:t>
      </w:r>
      <w:proofErr w:type="spellStart"/>
      <w:proofErr w:type="gramStart"/>
      <w:r w:rsidRPr="00C61529">
        <w:rPr>
          <w:rFonts w:ascii="Consolas" w:eastAsia="Times New Roman" w:hAnsi="Consolas"/>
          <w:kern w:val="0"/>
          <w:sz w:val="20"/>
          <w:szCs w:val="20"/>
          <w:lang w:eastAsia="en-US"/>
        </w:rPr>
        <w:t>RandomPoint</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0, map);</w:t>
      </w:r>
    </w:p>
    <w:p w14:paraId="759C533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color w:val="0E00FF"/>
          <w:kern w:val="0"/>
          <w:sz w:val="20"/>
          <w:szCs w:val="20"/>
          <w:lang w:eastAsia="en-US"/>
        </w:rPr>
        <w:t xml:space="preserve">elseif </w:t>
      </w:r>
      <w:r w:rsidRPr="00C61529">
        <w:rPr>
          <w:rFonts w:ascii="Consolas" w:eastAsia="Times New Roman" w:hAnsi="Consolas"/>
          <w:kern w:val="0"/>
          <w:sz w:val="20"/>
          <w:szCs w:val="20"/>
          <w:lang w:eastAsia="en-US"/>
        </w:rPr>
        <w:t>rand &lt; 0.75</w:t>
      </w:r>
    </w:p>
    <w:p w14:paraId="09327241"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sample =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3,1) </w:t>
      </w:r>
      <w:proofErr w:type="spellStart"/>
      <w:r w:rsidRPr="00C61529">
        <w:rPr>
          <w:rFonts w:ascii="Consolas" w:eastAsia="Times New Roman" w:hAnsi="Consolas"/>
          <w:kern w:val="0"/>
          <w:sz w:val="20"/>
          <w:szCs w:val="20"/>
          <w:lang w:eastAsia="en-US"/>
        </w:rPr>
        <w:t>static_param_data</w:t>
      </w:r>
      <w:proofErr w:type="spellEnd"/>
      <w:r w:rsidRPr="00C61529">
        <w:rPr>
          <w:rFonts w:ascii="Consolas" w:eastAsia="Times New Roman" w:hAnsi="Consolas"/>
          <w:kern w:val="0"/>
          <w:sz w:val="20"/>
          <w:szCs w:val="20"/>
          <w:lang w:eastAsia="en-US"/>
        </w:rPr>
        <w:t>(3,2)];</w:t>
      </w:r>
    </w:p>
    <w:p w14:paraId="6F55DD7C"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 xml:space="preserve">else </w:t>
      </w:r>
    </w:p>
    <w:p w14:paraId="4C1ECEE3"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sample =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2,1) </w:t>
      </w:r>
      <w:proofErr w:type="spellStart"/>
      <w:r w:rsidRPr="00C61529">
        <w:rPr>
          <w:rFonts w:ascii="Consolas" w:eastAsia="Times New Roman" w:hAnsi="Consolas"/>
          <w:kern w:val="0"/>
          <w:sz w:val="20"/>
          <w:szCs w:val="20"/>
          <w:lang w:eastAsia="en-US"/>
        </w:rPr>
        <w:t>static_param_data</w:t>
      </w:r>
      <w:proofErr w:type="spellEnd"/>
      <w:r w:rsidRPr="00C61529">
        <w:rPr>
          <w:rFonts w:ascii="Consolas" w:eastAsia="Times New Roman" w:hAnsi="Consolas"/>
          <w:kern w:val="0"/>
          <w:sz w:val="20"/>
          <w:szCs w:val="20"/>
          <w:lang w:eastAsia="en-US"/>
        </w:rPr>
        <w:t>(2,2)];</w:t>
      </w:r>
    </w:p>
    <w:p w14:paraId="54F3C995"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r>
      <w:r w:rsidRPr="00C61529">
        <w:rPr>
          <w:rFonts w:ascii="Consolas" w:eastAsia="Times New Roman" w:hAnsi="Consolas"/>
          <w:color w:val="0E00FF"/>
          <w:kern w:val="0"/>
          <w:sz w:val="20"/>
          <w:szCs w:val="20"/>
          <w:lang w:eastAsia="en-US"/>
        </w:rPr>
        <w:t>end</w:t>
      </w:r>
    </w:p>
    <w:p w14:paraId="27894148"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579A2D10" w14:textId="77777777" w:rsidR="00C61529" w:rsidRPr="00C61529" w:rsidRDefault="00C61529" w:rsidP="00C61529">
      <w:pPr>
        <w:widowControl/>
        <w:rPr>
          <w:rFonts w:ascii="Consolas" w:eastAsia="Times New Roman" w:hAnsi="Consolas"/>
          <w:kern w:val="0"/>
          <w:sz w:val="20"/>
          <w:szCs w:val="20"/>
          <w:lang w:eastAsia="en-US"/>
        </w:rPr>
      </w:pPr>
    </w:p>
    <w:p w14:paraId="50BFAAB5"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xml:space="preserve">% This is a method for acquiring </w:t>
      </w:r>
      <w:proofErr w:type="spellStart"/>
      <w:r w:rsidRPr="00C61529">
        <w:rPr>
          <w:rFonts w:ascii="Consolas" w:eastAsia="Times New Roman" w:hAnsi="Consolas"/>
          <w:color w:val="008013"/>
          <w:kern w:val="0"/>
          <w:sz w:val="20"/>
          <w:szCs w:val="20"/>
          <w:lang w:eastAsia="en-US"/>
        </w:rPr>
        <w:t>Q_new</w:t>
      </w:r>
      <w:proofErr w:type="spellEnd"/>
      <w:r w:rsidRPr="00C61529">
        <w:rPr>
          <w:rFonts w:ascii="Consolas" w:eastAsia="Times New Roman" w:hAnsi="Consolas"/>
          <w:color w:val="008013"/>
          <w:kern w:val="0"/>
          <w:sz w:val="20"/>
          <w:szCs w:val="20"/>
          <w:lang w:eastAsia="en-US"/>
        </w:rPr>
        <w:t xml:space="preserve"> that is faster than the </w:t>
      </w:r>
      <w:proofErr w:type="gramStart"/>
      <w:r w:rsidRPr="00C61529">
        <w:rPr>
          <w:rFonts w:ascii="Consolas" w:eastAsia="Times New Roman" w:hAnsi="Consolas"/>
          <w:color w:val="008013"/>
          <w:kern w:val="0"/>
          <w:sz w:val="20"/>
          <w:szCs w:val="20"/>
          <w:lang w:eastAsia="en-US"/>
        </w:rPr>
        <w:t>for loop</w:t>
      </w:r>
      <w:proofErr w:type="gramEnd"/>
      <w:r w:rsidRPr="00C61529">
        <w:rPr>
          <w:rFonts w:ascii="Consolas" w:eastAsia="Times New Roman" w:hAnsi="Consolas"/>
          <w:color w:val="008013"/>
          <w:kern w:val="0"/>
          <w:sz w:val="20"/>
          <w:szCs w:val="20"/>
          <w:lang w:eastAsia="en-US"/>
        </w:rPr>
        <w:t xml:space="preserve"> method </w:t>
      </w:r>
    </w:p>
    <w:p w14:paraId="6404D12C"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buffer_distance</w:t>
      </w:r>
      <w:proofErr w:type="spellEnd"/>
      <w:r w:rsidRPr="00C61529">
        <w:rPr>
          <w:rFonts w:ascii="Consolas" w:eastAsia="Times New Roman" w:hAnsi="Consolas"/>
          <w:kern w:val="0"/>
          <w:sz w:val="20"/>
          <w:szCs w:val="20"/>
          <w:lang w:eastAsia="en-US"/>
        </w:rPr>
        <w:t xml:space="preserve"> </w:t>
      </w:r>
      <w:proofErr w:type="gramStart"/>
      <w:r w:rsidRPr="00C61529">
        <w:rPr>
          <w:rFonts w:ascii="Consolas" w:eastAsia="Times New Roman" w:hAnsi="Consolas"/>
          <w:kern w:val="0"/>
          <w:sz w:val="20"/>
          <w:szCs w:val="20"/>
          <w:lang w:eastAsia="en-US"/>
        </w:rPr>
        <w:t xml:space="preserve">=  </w:t>
      </w:r>
      <w:proofErr w:type="spellStart"/>
      <w:r w:rsidRPr="00C61529">
        <w:rPr>
          <w:rFonts w:ascii="Consolas" w:eastAsia="Times New Roman" w:hAnsi="Consolas"/>
          <w:kern w:val="0"/>
          <w:sz w:val="20"/>
          <w:szCs w:val="20"/>
          <w:lang w:eastAsia="en-US"/>
        </w:rPr>
        <w:t>in</w:t>
      </w:r>
      <w:proofErr w:type="gramEnd"/>
      <w:r w:rsidRPr="00C61529">
        <w:rPr>
          <w:rFonts w:ascii="Consolas" w:eastAsia="Times New Roman" w:hAnsi="Consolas"/>
          <w:kern w:val="0"/>
          <w:sz w:val="20"/>
          <w:szCs w:val="20"/>
          <w:lang w:eastAsia="en-US"/>
        </w:rPr>
        <w:t>_distance</w:t>
      </w:r>
      <w:proofErr w:type="spellEnd"/>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RRTree_goal</w:t>
      </w:r>
      <w:proofErr w:type="spellEnd"/>
      <w:r w:rsidRPr="00C61529">
        <w:rPr>
          <w:rFonts w:ascii="Consolas" w:eastAsia="Times New Roman" w:hAnsi="Consolas"/>
          <w:kern w:val="0"/>
          <w:sz w:val="20"/>
          <w:szCs w:val="20"/>
          <w:lang w:eastAsia="en-US"/>
        </w:rPr>
        <w:t>(:,1:2),sample);</w:t>
      </w:r>
    </w:p>
    <w:p w14:paraId="27D962A6"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gramStart"/>
      <w:r w:rsidRPr="00C61529">
        <w:rPr>
          <w:rFonts w:ascii="Consolas" w:eastAsia="Times New Roman" w:hAnsi="Consolas"/>
          <w:kern w:val="0"/>
          <w:sz w:val="20"/>
          <w:szCs w:val="20"/>
          <w:lang w:eastAsia="en-US"/>
        </w:rPr>
        <w:t>I(</w:t>
      </w:r>
      <w:proofErr w:type="gramEnd"/>
      <w:r w:rsidRPr="00C61529">
        <w:rPr>
          <w:rFonts w:ascii="Consolas" w:eastAsia="Times New Roman" w:hAnsi="Consolas"/>
          <w:kern w:val="0"/>
          <w:sz w:val="20"/>
          <w:szCs w:val="20"/>
          <w:lang w:eastAsia="en-US"/>
        </w:rPr>
        <w:t>1) = check_loacalvalue(buffer_distance,RRTree_goal,static_param_data(1,4));</w:t>
      </w:r>
    </w:p>
    <w:p w14:paraId="59AA2FB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lastRenderedPageBreak/>
        <w:tab/>
        <w:t xml:space="preserve">    </w:t>
      </w:r>
    </w:p>
    <w:p w14:paraId="70F5DFF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0 is not allowed so we just quickly set it to 1</w:t>
      </w:r>
    </w:p>
    <w:p w14:paraId="239DE810"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 xml:space="preserve">if </w:t>
      </w:r>
      <w:proofErr w:type="gramStart"/>
      <w:r w:rsidRPr="00C61529">
        <w:rPr>
          <w:rFonts w:ascii="Consolas" w:eastAsia="Times New Roman" w:hAnsi="Consolas"/>
          <w:kern w:val="0"/>
          <w:sz w:val="20"/>
          <w:szCs w:val="20"/>
          <w:lang w:eastAsia="en-US"/>
        </w:rPr>
        <w:t>I(</w:t>
      </w:r>
      <w:proofErr w:type="gramEnd"/>
      <w:r w:rsidRPr="00C61529">
        <w:rPr>
          <w:rFonts w:ascii="Consolas" w:eastAsia="Times New Roman" w:hAnsi="Consolas"/>
          <w:kern w:val="0"/>
          <w:sz w:val="20"/>
          <w:szCs w:val="20"/>
          <w:lang w:eastAsia="en-US"/>
        </w:rPr>
        <w:t>1) == 0</w:t>
      </w:r>
    </w:p>
    <w:p w14:paraId="7BDC85D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gramStart"/>
      <w:r w:rsidRPr="00C61529">
        <w:rPr>
          <w:rFonts w:ascii="Consolas" w:eastAsia="Times New Roman" w:hAnsi="Consolas"/>
          <w:kern w:val="0"/>
          <w:sz w:val="20"/>
          <w:szCs w:val="20"/>
          <w:lang w:eastAsia="en-US"/>
        </w:rPr>
        <w:t>I(</w:t>
      </w:r>
      <w:proofErr w:type="gramEnd"/>
      <w:r w:rsidRPr="00C61529">
        <w:rPr>
          <w:rFonts w:ascii="Consolas" w:eastAsia="Times New Roman" w:hAnsi="Consolas"/>
          <w:kern w:val="0"/>
          <w:sz w:val="20"/>
          <w:szCs w:val="20"/>
          <w:lang w:eastAsia="en-US"/>
        </w:rPr>
        <w:t>1) =1;</w:t>
      </w:r>
    </w:p>
    <w:p w14:paraId="5607E671"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end</w:t>
      </w:r>
    </w:p>
    <w:p w14:paraId="08206CC6" w14:textId="77777777" w:rsidR="00C61529" w:rsidRPr="00C61529" w:rsidRDefault="00C61529" w:rsidP="00C61529">
      <w:pPr>
        <w:widowControl/>
        <w:rPr>
          <w:rFonts w:ascii="Consolas" w:eastAsia="Times New Roman" w:hAnsi="Consolas"/>
          <w:kern w:val="0"/>
          <w:sz w:val="20"/>
          <w:szCs w:val="20"/>
          <w:lang w:eastAsia="en-US"/>
        </w:rPr>
      </w:pPr>
    </w:p>
    <w:p w14:paraId="5EF994BC"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We now know the closest node in the goal tree</w:t>
      </w:r>
    </w:p>
    <w:p w14:paraId="27CBE1F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closestNode</w:t>
      </w:r>
      <w:proofErr w:type="spellEnd"/>
      <w:r w:rsidRPr="00C61529">
        <w:rPr>
          <w:rFonts w:ascii="Consolas" w:eastAsia="Times New Roman" w:hAnsi="Consolas"/>
          <w:kern w:val="0"/>
          <w:sz w:val="20"/>
          <w:szCs w:val="20"/>
          <w:lang w:eastAsia="en-US"/>
        </w:rPr>
        <w:t xml:space="preserve"> = </w:t>
      </w:r>
      <w:proofErr w:type="spellStart"/>
      <w:r w:rsidRPr="00C61529">
        <w:rPr>
          <w:rFonts w:ascii="Consolas" w:eastAsia="Times New Roman" w:hAnsi="Consolas"/>
          <w:kern w:val="0"/>
          <w:sz w:val="20"/>
          <w:szCs w:val="20"/>
          <w:lang w:eastAsia="en-US"/>
        </w:rPr>
        <w:t>RRTree_goal</w:t>
      </w:r>
      <w:proofErr w:type="spellEnd"/>
      <w:r w:rsidRPr="00C61529">
        <w:rPr>
          <w:rFonts w:ascii="Consolas" w:eastAsia="Times New Roman" w:hAnsi="Consolas"/>
          <w:kern w:val="0"/>
          <w:sz w:val="20"/>
          <w:szCs w:val="20"/>
          <w:lang w:eastAsia="en-US"/>
        </w:rPr>
        <w:t>(</w:t>
      </w:r>
      <w:proofErr w:type="gramStart"/>
      <w:r w:rsidRPr="00C61529">
        <w:rPr>
          <w:rFonts w:ascii="Consolas" w:eastAsia="Times New Roman" w:hAnsi="Consolas"/>
          <w:kern w:val="0"/>
          <w:sz w:val="20"/>
          <w:szCs w:val="20"/>
          <w:lang w:eastAsia="en-US"/>
        </w:rPr>
        <w:t>I(</w:t>
      </w:r>
      <w:proofErr w:type="gramEnd"/>
      <w:r w:rsidRPr="00C61529">
        <w:rPr>
          <w:rFonts w:ascii="Consolas" w:eastAsia="Times New Roman" w:hAnsi="Consolas"/>
          <w:kern w:val="0"/>
          <w:sz w:val="20"/>
          <w:szCs w:val="20"/>
          <w:lang w:eastAsia="en-US"/>
        </w:rPr>
        <w:t>1), 1:2);</w:t>
      </w:r>
    </w:p>
    <w:p w14:paraId="53A88943"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03A6A29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xml:space="preserve">% Point the growth direction </w:t>
      </w:r>
      <w:proofErr w:type="spellStart"/>
      <w:r w:rsidRPr="00C61529">
        <w:rPr>
          <w:rFonts w:ascii="Consolas" w:eastAsia="Times New Roman" w:hAnsi="Consolas"/>
          <w:color w:val="008013"/>
          <w:kern w:val="0"/>
          <w:sz w:val="20"/>
          <w:szCs w:val="20"/>
          <w:lang w:eastAsia="en-US"/>
        </w:rPr>
        <w:t>twoards</w:t>
      </w:r>
      <w:proofErr w:type="spellEnd"/>
      <w:r w:rsidRPr="00C61529">
        <w:rPr>
          <w:rFonts w:ascii="Consolas" w:eastAsia="Times New Roman" w:hAnsi="Consolas"/>
          <w:color w:val="008013"/>
          <w:kern w:val="0"/>
          <w:sz w:val="20"/>
          <w:szCs w:val="20"/>
          <w:lang w:eastAsia="en-US"/>
        </w:rPr>
        <w:t xml:space="preserve"> the goal tree</w:t>
      </w:r>
    </w:p>
    <w:p w14:paraId="2AB826C4"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theta = atan2(sample(1)-</w:t>
      </w:r>
      <w:proofErr w:type="spellStart"/>
      <w:r w:rsidRPr="00C61529">
        <w:rPr>
          <w:rFonts w:ascii="Consolas" w:eastAsia="Times New Roman" w:hAnsi="Consolas"/>
          <w:kern w:val="0"/>
          <w:sz w:val="20"/>
          <w:szCs w:val="20"/>
          <w:lang w:eastAsia="en-US"/>
        </w:rPr>
        <w:t>closestNode</w:t>
      </w:r>
      <w:proofErr w:type="spellEnd"/>
      <w:r w:rsidRPr="00C61529">
        <w:rPr>
          <w:rFonts w:ascii="Consolas" w:eastAsia="Times New Roman" w:hAnsi="Consolas"/>
          <w:kern w:val="0"/>
          <w:sz w:val="20"/>
          <w:szCs w:val="20"/>
          <w:lang w:eastAsia="en-US"/>
        </w:rPr>
        <w:t>(1</w:t>
      </w:r>
      <w:proofErr w:type="gramStart"/>
      <w:r w:rsidRPr="00C61529">
        <w:rPr>
          <w:rFonts w:ascii="Consolas" w:eastAsia="Times New Roman" w:hAnsi="Consolas"/>
          <w:kern w:val="0"/>
          <w:sz w:val="20"/>
          <w:szCs w:val="20"/>
          <w:lang w:eastAsia="en-US"/>
        </w:rPr>
        <w:t>),sample</w:t>
      </w:r>
      <w:proofErr w:type="gramEnd"/>
      <w:r w:rsidRPr="00C61529">
        <w:rPr>
          <w:rFonts w:ascii="Consolas" w:eastAsia="Times New Roman" w:hAnsi="Consolas"/>
          <w:kern w:val="0"/>
          <w:sz w:val="20"/>
          <w:szCs w:val="20"/>
          <w:lang w:eastAsia="en-US"/>
        </w:rPr>
        <w:t>(2)-</w:t>
      </w:r>
      <w:proofErr w:type="spellStart"/>
      <w:r w:rsidRPr="00C61529">
        <w:rPr>
          <w:rFonts w:ascii="Consolas" w:eastAsia="Times New Roman" w:hAnsi="Consolas"/>
          <w:kern w:val="0"/>
          <w:sz w:val="20"/>
          <w:szCs w:val="20"/>
          <w:lang w:eastAsia="en-US"/>
        </w:rPr>
        <w:t>closestNode</w:t>
      </w:r>
      <w:proofErr w:type="spellEnd"/>
      <w:r w:rsidRPr="00C61529">
        <w:rPr>
          <w:rFonts w:ascii="Consolas" w:eastAsia="Times New Roman" w:hAnsi="Consolas"/>
          <w:kern w:val="0"/>
          <w:sz w:val="20"/>
          <w:szCs w:val="20"/>
          <w:lang w:eastAsia="en-US"/>
        </w:rPr>
        <w:t>(2));</w:t>
      </w:r>
    </w:p>
    <w:p w14:paraId="75B3F19C"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1348E7A8"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Generate Goal Tree from found trajectory (remember this is bound</w:t>
      </w:r>
    </w:p>
    <w:p w14:paraId="6EEBE6C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by epsilon)</w:t>
      </w:r>
    </w:p>
    <w:p w14:paraId="6B015CD2"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 xml:space="preserve"> = double(</w:t>
      </w:r>
      <w:proofErr w:type="spellStart"/>
      <w:proofErr w:type="gramStart"/>
      <w:r w:rsidRPr="00C61529">
        <w:rPr>
          <w:rFonts w:ascii="Consolas" w:eastAsia="Times New Roman" w:hAnsi="Consolas"/>
          <w:kern w:val="0"/>
          <w:sz w:val="20"/>
          <w:szCs w:val="20"/>
          <w:lang w:eastAsia="en-US"/>
        </w:rPr>
        <w:t>closestNode</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1:2) + </w:t>
      </w:r>
      <w:proofErr w:type="spellStart"/>
      <w:r w:rsidRPr="00C61529">
        <w:rPr>
          <w:rFonts w:ascii="Consolas" w:eastAsia="Times New Roman" w:hAnsi="Consolas"/>
          <w:kern w:val="0"/>
          <w:sz w:val="20"/>
          <w:szCs w:val="20"/>
          <w:lang w:eastAsia="en-US"/>
        </w:rPr>
        <w:t>static_param_data</w:t>
      </w:r>
      <w:proofErr w:type="spellEnd"/>
      <w:r w:rsidRPr="00C61529">
        <w:rPr>
          <w:rFonts w:ascii="Consolas" w:eastAsia="Times New Roman" w:hAnsi="Consolas"/>
          <w:kern w:val="0"/>
          <w:sz w:val="20"/>
          <w:szCs w:val="20"/>
          <w:lang w:eastAsia="en-US"/>
        </w:rPr>
        <w:t>(1,1) * [sin(theta)  cos(theta)]);</w:t>
      </w:r>
    </w:p>
    <w:p w14:paraId="2E52E04C"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3C738EC3"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If it's not obstacle free, we skip this iteration and move on</w:t>
      </w:r>
    </w:p>
    <w:p w14:paraId="3838AFCC"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 xml:space="preserve">if </w:t>
      </w:r>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ObstacleFree</w:t>
      </w:r>
      <w:proofErr w:type="spellEnd"/>
      <w:r w:rsidRPr="00C61529">
        <w:rPr>
          <w:rFonts w:ascii="Consolas" w:eastAsia="Times New Roman" w:hAnsi="Consolas"/>
          <w:kern w:val="0"/>
          <w:sz w:val="20"/>
          <w:szCs w:val="20"/>
          <w:lang w:eastAsia="en-US"/>
        </w:rPr>
        <w:t>(</w:t>
      </w:r>
      <w:proofErr w:type="spellStart"/>
      <w:proofErr w:type="gramStart"/>
      <w:r w:rsidRPr="00C61529">
        <w:rPr>
          <w:rFonts w:ascii="Consolas" w:eastAsia="Times New Roman" w:hAnsi="Consolas"/>
          <w:kern w:val="0"/>
          <w:sz w:val="20"/>
          <w:szCs w:val="20"/>
          <w:lang w:eastAsia="en-US"/>
        </w:rPr>
        <w:t>closestNode</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1:2),</w:t>
      </w:r>
      <w:proofErr w:type="spellStart"/>
      <w:r w:rsidRPr="00C61529">
        <w:rPr>
          <w:rFonts w:ascii="Consolas" w:eastAsia="Times New Roman" w:hAnsi="Consolas"/>
          <w:kern w:val="0"/>
          <w:sz w:val="20"/>
          <w:szCs w:val="20"/>
          <w:lang w:eastAsia="en-US"/>
        </w:rPr>
        <w:t>newPoint,map,obstacles</w:t>
      </w:r>
      <w:proofErr w:type="spellEnd"/>
      <w:r w:rsidRPr="00C61529">
        <w:rPr>
          <w:rFonts w:ascii="Consolas" w:eastAsia="Times New Roman" w:hAnsi="Consolas"/>
          <w:kern w:val="0"/>
          <w:sz w:val="20"/>
          <w:szCs w:val="20"/>
          <w:lang w:eastAsia="en-US"/>
        </w:rPr>
        <w:t>)</w:t>
      </w:r>
    </w:p>
    <w:p w14:paraId="71BD0098"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faildcount</w:t>
      </w:r>
      <w:proofErr w:type="spellEnd"/>
      <w:r w:rsidRPr="00C61529">
        <w:rPr>
          <w:rFonts w:ascii="Consolas" w:eastAsia="Times New Roman" w:hAnsi="Consolas"/>
          <w:kern w:val="0"/>
          <w:sz w:val="20"/>
          <w:szCs w:val="20"/>
          <w:lang w:eastAsia="en-US"/>
        </w:rPr>
        <w:t xml:space="preserve"> = faildcount+</w:t>
      </w:r>
      <w:proofErr w:type="gramStart"/>
      <w:r w:rsidRPr="00C61529">
        <w:rPr>
          <w:rFonts w:ascii="Consolas" w:eastAsia="Times New Roman" w:hAnsi="Consolas"/>
          <w:kern w:val="0"/>
          <w:sz w:val="20"/>
          <w:szCs w:val="20"/>
          <w:lang w:eastAsia="en-US"/>
        </w:rPr>
        <w:t>1;</w:t>
      </w:r>
      <w:proofErr w:type="gramEnd"/>
    </w:p>
    <w:p w14:paraId="7ACCBF1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continue</w:t>
      </w:r>
    </w:p>
    <w:p w14:paraId="1BCC3A44"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end</w:t>
      </w:r>
    </w:p>
    <w:p w14:paraId="04E3F2E3"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
    <w:p w14:paraId="37E99A13"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Grab's the closest point in entire Graft Tree by index to the new</w:t>
      </w:r>
    </w:p>
    <w:p w14:paraId="17C899C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point</w:t>
      </w:r>
    </w:p>
    <w:p w14:paraId="05C13195"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gramStart"/>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Index</w:t>
      </w:r>
      <w:proofErr w:type="gramEnd"/>
      <w:r w:rsidRPr="00C61529">
        <w:rPr>
          <w:rFonts w:ascii="Consolas" w:eastAsia="Times New Roman" w:hAnsi="Consolas"/>
          <w:kern w:val="0"/>
          <w:sz w:val="20"/>
          <w:szCs w:val="20"/>
          <w:lang w:eastAsia="en-US"/>
        </w:rPr>
        <w:t>_graft</w:t>
      </w:r>
      <w:proofErr w:type="spellEnd"/>
      <w:r w:rsidRPr="00C61529">
        <w:rPr>
          <w:rFonts w:ascii="Consolas" w:eastAsia="Times New Roman" w:hAnsi="Consolas"/>
          <w:kern w:val="0"/>
          <w:sz w:val="20"/>
          <w:szCs w:val="20"/>
          <w:lang w:eastAsia="en-US"/>
        </w:rPr>
        <w:t>] = min(</w:t>
      </w:r>
      <w:proofErr w:type="spellStart"/>
      <w:r w:rsidRPr="00C61529">
        <w:rPr>
          <w:rFonts w:ascii="Consolas" w:eastAsia="Times New Roman" w:hAnsi="Consolas"/>
          <w:kern w:val="0"/>
          <w:sz w:val="20"/>
          <w:szCs w:val="20"/>
          <w:lang w:eastAsia="en-US"/>
        </w:rPr>
        <w:t>in_distance</w:t>
      </w:r>
      <w:proofErr w:type="spellEnd"/>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GraftTree</w:t>
      </w:r>
      <w:proofErr w:type="spellEnd"/>
      <w:r w:rsidRPr="00C61529">
        <w:rPr>
          <w:rFonts w:ascii="Consolas" w:eastAsia="Times New Roman" w:hAnsi="Consolas"/>
          <w:kern w:val="0"/>
          <w:sz w:val="20"/>
          <w:szCs w:val="20"/>
          <w:lang w:eastAsia="en-US"/>
        </w:rPr>
        <w:t>(:,1:2),</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),[],1);</w:t>
      </w:r>
    </w:p>
    <w:p w14:paraId="5F97C804"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5CE125B5"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This is intended to connect to the two trees (Graft and Goal)</w:t>
      </w:r>
    </w:p>
    <w:p w14:paraId="44706BF1"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 xml:space="preserve">if </w:t>
      </w:r>
      <w:proofErr w:type="gramStart"/>
      <w:r w:rsidRPr="00C61529">
        <w:rPr>
          <w:rFonts w:ascii="Consolas" w:eastAsia="Times New Roman" w:hAnsi="Consolas"/>
          <w:kern w:val="0"/>
          <w:sz w:val="20"/>
          <w:szCs w:val="20"/>
          <w:lang w:eastAsia="en-US"/>
        </w:rPr>
        <w:t>distanceCost(</w:t>
      </w:r>
      <w:proofErr w:type="gramEnd"/>
      <w:r w:rsidRPr="00C61529">
        <w:rPr>
          <w:rFonts w:ascii="Consolas" w:eastAsia="Times New Roman" w:hAnsi="Consolas"/>
          <w:kern w:val="0"/>
          <w:sz w:val="20"/>
          <w:szCs w:val="20"/>
          <w:lang w:eastAsia="en-US"/>
        </w:rPr>
        <w:t xml:space="preserve">GraftTree(Index_graft(1),1:2),newPoint)&lt;static_param_data(1,2) &amp;&amp; ObstacleFree(GraftTree(Index_graft(1),1:2),newPoint,map,obstacles) </w:t>
      </w:r>
    </w:p>
    <w:p w14:paraId="27E9D891"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donytic_param_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1,2) = false; </w:t>
      </w:r>
      <w:r w:rsidRPr="00C61529">
        <w:rPr>
          <w:rFonts w:ascii="Consolas" w:eastAsia="Times New Roman" w:hAnsi="Consolas"/>
          <w:kern w:val="0"/>
          <w:sz w:val="20"/>
          <w:szCs w:val="20"/>
          <w:lang w:eastAsia="en-US"/>
        </w:rPr>
        <w:tab/>
      </w:r>
    </w:p>
    <w:p w14:paraId="5125E840"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donytic_param_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1,4) = true;</w:t>
      </w:r>
    </w:p>
    <w:p w14:paraId="364BB438"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
    <w:p w14:paraId="114DA170"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5,3) = </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(1,1);</w:t>
      </w:r>
    </w:p>
    <w:p w14:paraId="6A36F809"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5,4) = </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(1,2);</w:t>
      </w:r>
    </w:p>
    <w:p w14:paraId="59D673D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
    <w:p w14:paraId="1327FC7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4,3) = I(1);</w:t>
      </w:r>
    </w:p>
    <w:p w14:paraId="000E3662"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lastRenderedPageBreak/>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4,4) = </w:t>
      </w:r>
      <w:proofErr w:type="spellStart"/>
      <w:r w:rsidRPr="00C61529">
        <w:rPr>
          <w:rFonts w:ascii="Consolas" w:eastAsia="Times New Roman" w:hAnsi="Consolas"/>
          <w:kern w:val="0"/>
          <w:sz w:val="20"/>
          <w:szCs w:val="20"/>
          <w:lang w:eastAsia="en-US"/>
        </w:rPr>
        <w:t>Index_graft</w:t>
      </w:r>
      <w:proofErr w:type="spellEnd"/>
      <w:r w:rsidRPr="00C61529">
        <w:rPr>
          <w:rFonts w:ascii="Consolas" w:eastAsia="Times New Roman" w:hAnsi="Consolas"/>
          <w:kern w:val="0"/>
          <w:sz w:val="20"/>
          <w:szCs w:val="20"/>
          <w:lang w:eastAsia="en-US"/>
        </w:rPr>
        <w:t>(1);</w:t>
      </w:r>
    </w:p>
    <w:p w14:paraId="3C490174"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gramStart"/>
      <w:r w:rsidRPr="00C61529">
        <w:rPr>
          <w:rFonts w:ascii="Consolas" w:eastAsia="Times New Roman" w:hAnsi="Consolas"/>
          <w:color w:val="0E00FF"/>
          <w:kern w:val="0"/>
          <w:sz w:val="20"/>
          <w:szCs w:val="20"/>
          <w:lang w:eastAsia="en-US"/>
        </w:rPr>
        <w:t>break</w:t>
      </w:r>
      <w:r w:rsidRPr="00C61529">
        <w:rPr>
          <w:rFonts w:ascii="Consolas" w:eastAsia="Times New Roman" w:hAnsi="Consolas"/>
          <w:kern w:val="0"/>
          <w:sz w:val="20"/>
          <w:szCs w:val="20"/>
          <w:lang w:eastAsia="en-US"/>
        </w:rPr>
        <w:t>;</w:t>
      </w:r>
      <w:proofErr w:type="gramEnd"/>
    </w:p>
    <w:p w14:paraId="57C98D4B"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end</w:t>
      </w:r>
    </w:p>
    <w:p w14:paraId="6A3E48AA" w14:textId="77777777" w:rsidR="00C61529" w:rsidRPr="00C61529" w:rsidRDefault="00C61529" w:rsidP="00C61529">
      <w:pPr>
        <w:widowControl/>
        <w:rPr>
          <w:rFonts w:ascii="Consolas" w:eastAsia="Times New Roman" w:hAnsi="Consolas"/>
          <w:kern w:val="0"/>
          <w:sz w:val="20"/>
          <w:szCs w:val="20"/>
          <w:lang w:eastAsia="en-US"/>
        </w:rPr>
      </w:pPr>
    </w:p>
    <w:p w14:paraId="72769A7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xml:space="preserve">% </w:t>
      </w:r>
      <w:proofErr w:type="gramStart"/>
      <w:r w:rsidRPr="00C61529">
        <w:rPr>
          <w:rFonts w:ascii="Consolas" w:eastAsia="Times New Roman" w:hAnsi="Consolas"/>
          <w:color w:val="008013"/>
          <w:kern w:val="0"/>
          <w:sz w:val="20"/>
          <w:szCs w:val="20"/>
          <w:lang w:eastAsia="en-US"/>
        </w:rPr>
        <w:t>check</w:t>
      </w:r>
      <w:proofErr w:type="gramEnd"/>
      <w:r w:rsidRPr="00C61529">
        <w:rPr>
          <w:rFonts w:ascii="Consolas" w:eastAsia="Times New Roman" w:hAnsi="Consolas"/>
          <w:color w:val="008013"/>
          <w:kern w:val="0"/>
          <w:sz w:val="20"/>
          <w:szCs w:val="20"/>
          <w:lang w:eastAsia="en-US"/>
        </w:rPr>
        <w:t xml:space="preserve"> the start tree with the goal tree state;</w:t>
      </w:r>
    </w:p>
    <w:p w14:paraId="4B10B8F9"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roofErr w:type="gramStart"/>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Index</w:t>
      </w:r>
      <w:proofErr w:type="gramEnd"/>
      <w:r w:rsidRPr="00C61529">
        <w:rPr>
          <w:rFonts w:ascii="Consolas" w:eastAsia="Times New Roman" w:hAnsi="Consolas"/>
          <w:kern w:val="0"/>
          <w:sz w:val="20"/>
          <w:szCs w:val="20"/>
          <w:lang w:eastAsia="en-US"/>
        </w:rPr>
        <w:t>_goal</w:t>
      </w:r>
      <w:proofErr w:type="spellEnd"/>
      <w:r w:rsidRPr="00C61529">
        <w:rPr>
          <w:rFonts w:ascii="Consolas" w:eastAsia="Times New Roman" w:hAnsi="Consolas"/>
          <w:kern w:val="0"/>
          <w:sz w:val="20"/>
          <w:szCs w:val="20"/>
          <w:lang w:eastAsia="en-US"/>
        </w:rPr>
        <w:t>] = min(</w:t>
      </w:r>
      <w:proofErr w:type="spellStart"/>
      <w:r w:rsidRPr="00C61529">
        <w:rPr>
          <w:rFonts w:ascii="Consolas" w:eastAsia="Times New Roman" w:hAnsi="Consolas"/>
          <w:kern w:val="0"/>
          <w:sz w:val="20"/>
          <w:szCs w:val="20"/>
          <w:lang w:eastAsia="en-US"/>
        </w:rPr>
        <w:t>in_distance</w:t>
      </w:r>
      <w:proofErr w:type="spellEnd"/>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RRTree_main</w:t>
      </w:r>
      <w:proofErr w:type="spellEnd"/>
      <w:r w:rsidRPr="00C61529">
        <w:rPr>
          <w:rFonts w:ascii="Consolas" w:eastAsia="Times New Roman" w:hAnsi="Consolas"/>
          <w:kern w:val="0"/>
          <w:sz w:val="20"/>
          <w:szCs w:val="20"/>
          <w:lang w:eastAsia="en-US"/>
        </w:rPr>
        <w:t>(:,1:2),</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 xml:space="preserve">),[],1); </w:t>
      </w:r>
      <w:r w:rsidRPr="00C61529">
        <w:rPr>
          <w:rFonts w:ascii="Consolas" w:eastAsia="Times New Roman" w:hAnsi="Consolas"/>
          <w:color w:val="008013"/>
          <w:kern w:val="0"/>
          <w:sz w:val="20"/>
          <w:szCs w:val="20"/>
          <w:lang w:eastAsia="en-US"/>
        </w:rPr>
        <w:t>% Whether it is optimized here depends on the phenomenon, the memory usage is too high</w:t>
      </w:r>
    </w:p>
    <w:p w14:paraId="5B94F81B"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7CFF00D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Same as above but for Start Tree</w:t>
      </w:r>
    </w:p>
    <w:p w14:paraId="5DD1356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 xml:space="preserve">if </w:t>
      </w:r>
      <w:proofErr w:type="gramStart"/>
      <w:r w:rsidRPr="00C61529">
        <w:rPr>
          <w:rFonts w:ascii="Consolas" w:eastAsia="Times New Roman" w:hAnsi="Consolas"/>
          <w:kern w:val="0"/>
          <w:sz w:val="20"/>
          <w:szCs w:val="20"/>
          <w:lang w:eastAsia="en-US"/>
        </w:rPr>
        <w:t>distanceCost(</w:t>
      </w:r>
      <w:proofErr w:type="gramEnd"/>
      <w:r w:rsidRPr="00C61529">
        <w:rPr>
          <w:rFonts w:ascii="Consolas" w:eastAsia="Times New Roman" w:hAnsi="Consolas"/>
          <w:kern w:val="0"/>
          <w:sz w:val="20"/>
          <w:szCs w:val="20"/>
          <w:lang w:eastAsia="en-US"/>
        </w:rPr>
        <w:t xml:space="preserve">RRTree_main(Index_goal(1),1:2),newPoint)&lt;static_param_data(1,2) &amp;&amp; ObstacleFree(RRTree_main(Index_goal(1),1:2),newPoint,map,obstacles) </w:t>
      </w:r>
    </w:p>
    <w:p w14:paraId="3DFB0B95"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donytic_param_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1,2) = false; </w:t>
      </w:r>
    </w:p>
    <w:p w14:paraId="62F8386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donytic_param_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1,3) = true;</w:t>
      </w:r>
    </w:p>
    <w:p w14:paraId="6799C3F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donytic_param_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1,4) = true;</w:t>
      </w:r>
    </w:p>
    <w:p w14:paraId="11003CD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donytic_param_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1,5) = true;</w:t>
      </w:r>
    </w:p>
    <w:p w14:paraId="512BCB7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182984A0"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5,1) = </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(1,1);</w:t>
      </w:r>
    </w:p>
    <w:p w14:paraId="0BD1B34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5,2) = </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(1,2);</w:t>
      </w:r>
    </w:p>
    <w:p w14:paraId="06D7C41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
    <w:p w14:paraId="1E8ABEFD"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4,3) = I(1);</w:t>
      </w:r>
    </w:p>
    <w:p w14:paraId="4BCDA376"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static_param_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3,3) = </w:t>
      </w:r>
      <w:proofErr w:type="spellStart"/>
      <w:r w:rsidRPr="00C61529">
        <w:rPr>
          <w:rFonts w:ascii="Consolas" w:eastAsia="Times New Roman" w:hAnsi="Consolas"/>
          <w:kern w:val="0"/>
          <w:sz w:val="20"/>
          <w:szCs w:val="20"/>
          <w:lang w:eastAsia="en-US"/>
        </w:rPr>
        <w:t>Index_goal</w:t>
      </w:r>
      <w:proofErr w:type="spellEnd"/>
      <w:r w:rsidRPr="00C61529">
        <w:rPr>
          <w:rFonts w:ascii="Consolas" w:eastAsia="Times New Roman" w:hAnsi="Consolas"/>
          <w:kern w:val="0"/>
          <w:sz w:val="20"/>
          <w:szCs w:val="20"/>
          <w:lang w:eastAsia="en-US"/>
        </w:rPr>
        <w:t>(1);</w:t>
      </w:r>
    </w:p>
    <w:p w14:paraId="2B04BE82"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gramStart"/>
      <w:r w:rsidRPr="00C61529">
        <w:rPr>
          <w:rFonts w:ascii="Consolas" w:eastAsia="Times New Roman" w:hAnsi="Consolas"/>
          <w:color w:val="0E00FF"/>
          <w:kern w:val="0"/>
          <w:sz w:val="20"/>
          <w:szCs w:val="20"/>
          <w:lang w:eastAsia="en-US"/>
        </w:rPr>
        <w:t>break</w:t>
      </w:r>
      <w:r w:rsidRPr="00C61529">
        <w:rPr>
          <w:rFonts w:ascii="Consolas" w:eastAsia="Times New Roman" w:hAnsi="Consolas"/>
          <w:kern w:val="0"/>
          <w:sz w:val="20"/>
          <w:szCs w:val="20"/>
          <w:lang w:eastAsia="en-US"/>
        </w:rPr>
        <w:t>;</w:t>
      </w:r>
      <w:proofErr w:type="gramEnd"/>
    </w:p>
    <w:p w14:paraId="700D567E"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end</w:t>
      </w:r>
    </w:p>
    <w:p w14:paraId="4ABC14BC" w14:textId="77777777" w:rsidR="00C61529" w:rsidRPr="00C61529" w:rsidRDefault="00C61529" w:rsidP="00C61529">
      <w:pPr>
        <w:widowControl/>
        <w:rPr>
          <w:rFonts w:ascii="Consolas" w:eastAsia="Times New Roman" w:hAnsi="Consolas"/>
          <w:kern w:val="0"/>
          <w:sz w:val="20"/>
          <w:szCs w:val="20"/>
          <w:lang w:eastAsia="en-US"/>
        </w:rPr>
      </w:pPr>
    </w:p>
    <w:p w14:paraId="2C745EF8"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076C0E70"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Distance_</w:t>
      </w:r>
      <w:proofErr w:type="gramStart"/>
      <w:r w:rsidRPr="00C61529">
        <w:rPr>
          <w:rFonts w:ascii="Consolas" w:eastAsia="Times New Roman" w:hAnsi="Consolas"/>
          <w:kern w:val="0"/>
          <w:sz w:val="20"/>
          <w:szCs w:val="20"/>
          <w:lang w:eastAsia="en-US"/>
        </w:rPr>
        <w:t>goal,DIndex</w:t>
      </w:r>
      <w:proofErr w:type="gramEnd"/>
      <w:r w:rsidRPr="00C61529">
        <w:rPr>
          <w:rFonts w:ascii="Consolas" w:eastAsia="Times New Roman" w:hAnsi="Consolas"/>
          <w:kern w:val="0"/>
          <w:sz w:val="20"/>
          <w:szCs w:val="20"/>
          <w:lang w:eastAsia="en-US"/>
        </w:rPr>
        <w:t>_goal</w:t>
      </w:r>
      <w:proofErr w:type="spellEnd"/>
      <w:r w:rsidRPr="00C61529">
        <w:rPr>
          <w:rFonts w:ascii="Consolas" w:eastAsia="Times New Roman" w:hAnsi="Consolas"/>
          <w:kern w:val="0"/>
          <w:sz w:val="20"/>
          <w:szCs w:val="20"/>
          <w:lang w:eastAsia="en-US"/>
        </w:rPr>
        <w:t xml:space="preserve">] =  min( </w:t>
      </w:r>
      <w:proofErr w:type="spellStart"/>
      <w:r w:rsidRPr="00C61529">
        <w:rPr>
          <w:rFonts w:ascii="Consolas" w:eastAsia="Times New Roman" w:hAnsi="Consolas"/>
          <w:kern w:val="0"/>
          <w:sz w:val="20"/>
          <w:szCs w:val="20"/>
          <w:lang w:eastAsia="en-US"/>
        </w:rPr>
        <w:t>in_distance</w:t>
      </w:r>
      <w:proofErr w:type="spellEnd"/>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RRTree_goal</w:t>
      </w:r>
      <w:proofErr w:type="spellEnd"/>
      <w:r w:rsidRPr="00C61529">
        <w:rPr>
          <w:rFonts w:ascii="Consolas" w:eastAsia="Times New Roman" w:hAnsi="Consolas"/>
          <w:kern w:val="0"/>
          <w:sz w:val="20"/>
          <w:szCs w:val="20"/>
          <w:lang w:eastAsia="en-US"/>
        </w:rPr>
        <w:t>(:,1:2),</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 1);</w:t>
      </w:r>
    </w:p>
    <w:p w14:paraId="577296F5"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62161EA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08013"/>
          <w:kern w:val="0"/>
          <w:sz w:val="20"/>
          <w:szCs w:val="20"/>
          <w:lang w:eastAsia="en-US"/>
        </w:rPr>
        <w:t>% We continue the loop if we are not within the distance threshold</w:t>
      </w:r>
    </w:p>
    <w:p w14:paraId="05A2CADB"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gramStart"/>
      <w:r w:rsidRPr="00C61529">
        <w:rPr>
          <w:rFonts w:ascii="Consolas" w:eastAsia="Times New Roman" w:hAnsi="Consolas"/>
          <w:color w:val="0E00FF"/>
          <w:kern w:val="0"/>
          <w:sz w:val="20"/>
          <w:szCs w:val="20"/>
          <w:lang w:eastAsia="en-US"/>
        </w:rPr>
        <w:t>if</w:t>
      </w:r>
      <w:r w:rsidRPr="00C61529">
        <w:rPr>
          <w:rFonts w:ascii="Consolas" w:eastAsia="Times New Roman" w:hAnsi="Consolas"/>
          <w:kern w:val="0"/>
          <w:sz w:val="20"/>
          <w:szCs w:val="20"/>
          <w:lang w:eastAsia="en-US"/>
        </w:rPr>
        <w:t xml:space="preserve">  </w:t>
      </w:r>
      <w:proofErr w:type="spellStart"/>
      <w:r w:rsidRPr="00C61529">
        <w:rPr>
          <w:rFonts w:ascii="Consolas" w:eastAsia="Times New Roman" w:hAnsi="Consolas"/>
          <w:kern w:val="0"/>
          <w:sz w:val="20"/>
          <w:szCs w:val="20"/>
          <w:lang w:eastAsia="en-US"/>
        </w:rPr>
        <w:t>in</w:t>
      </w:r>
      <w:proofErr w:type="gramEnd"/>
      <w:r w:rsidRPr="00C61529">
        <w:rPr>
          <w:rFonts w:ascii="Consolas" w:eastAsia="Times New Roman" w:hAnsi="Consolas"/>
          <w:kern w:val="0"/>
          <w:sz w:val="20"/>
          <w:szCs w:val="20"/>
          <w:lang w:eastAsia="en-US"/>
        </w:rPr>
        <w:t>_distance</w:t>
      </w:r>
      <w:proofErr w:type="spellEnd"/>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newPoint</w:t>
      </w:r>
      <w:proofErr w:type="spellEnd"/>
      <w:r w:rsidRPr="00C61529">
        <w:rPr>
          <w:rFonts w:ascii="Consolas" w:eastAsia="Times New Roman" w:hAnsi="Consolas"/>
          <w:kern w:val="0"/>
          <w:sz w:val="20"/>
          <w:szCs w:val="20"/>
          <w:lang w:eastAsia="en-US"/>
        </w:rPr>
        <w:t xml:space="preserve">, </w:t>
      </w:r>
      <w:proofErr w:type="spellStart"/>
      <w:r w:rsidRPr="00C61529">
        <w:rPr>
          <w:rFonts w:ascii="Consolas" w:eastAsia="Times New Roman" w:hAnsi="Consolas"/>
          <w:kern w:val="0"/>
          <w:sz w:val="20"/>
          <w:szCs w:val="20"/>
          <w:lang w:eastAsia="en-US"/>
        </w:rPr>
        <w:t>RRTree_goal</w:t>
      </w:r>
      <w:proofErr w:type="spellEnd"/>
      <w:r w:rsidRPr="00C61529">
        <w:rPr>
          <w:rFonts w:ascii="Consolas" w:eastAsia="Times New Roman" w:hAnsi="Consolas"/>
          <w:kern w:val="0"/>
          <w:sz w:val="20"/>
          <w:szCs w:val="20"/>
          <w:lang w:eastAsia="en-US"/>
        </w:rPr>
        <w:t>(</w:t>
      </w:r>
      <w:proofErr w:type="spellStart"/>
      <w:r w:rsidRPr="00C61529">
        <w:rPr>
          <w:rFonts w:ascii="Consolas" w:eastAsia="Times New Roman" w:hAnsi="Consolas"/>
          <w:kern w:val="0"/>
          <w:sz w:val="20"/>
          <w:szCs w:val="20"/>
          <w:lang w:eastAsia="en-US"/>
        </w:rPr>
        <w:t>DIndex_goal</w:t>
      </w:r>
      <w:proofErr w:type="spellEnd"/>
      <w:r w:rsidRPr="00C61529">
        <w:rPr>
          <w:rFonts w:ascii="Consolas" w:eastAsia="Times New Roman" w:hAnsi="Consolas"/>
          <w:kern w:val="0"/>
          <w:sz w:val="20"/>
          <w:szCs w:val="20"/>
          <w:lang w:eastAsia="en-US"/>
        </w:rPr>
        <w:t xml:space="preserve">(1),1:2)) &lt; </w:t>
      </w:r>
      <w:proofErr w:type="spellStart"/>
      <w:r w:rsidRPr="00C61529">
        <w:rPr>
          <w:rFonts w:ascii="Consolas" w:eastAsia="Times New Roman" w:hAnsi="Consolas"/>
          <w:kern w:val="0"/>
          <w:sz w:val="20"/>
          <w:szCs w:val="20"/>
          <w:lang w:eastAsia="en-US"/>
        </w:rPr>
        <w:t>static_param_data</w:t>
      </w:r>
      <w:proofErr w:type="spellEnd"/>
      <w:r w:rsidRPr="00C61529">
        <w:rPr>
          <w:rFonts w:ascii="Consolas" w:eastAsia="Times New Roman" w:hAnsi="Consolas"/>
          <w:kern w:val="0"/>
          <w:sz w:val="20"/>
          <w:szCs w:val="20"/>
          <w:lang w:eastAsia="en-US"/>
        </w:rPr>
        <w:t>(1,2)</w:t>
      </w:r>
    </w:p>
    <w:p w14:paraId="514CF366"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faildcount</w:t>
      </w:r>
      <w:proofErr w:type="spellEnd"/>
      <w:r w:rsidRPr="00C61529">
        <w:rPr>
          <w:rFonts w:ascii="Consolas" w:eastAsia="Times New Roman" w:hAnsi="Consolas"/>
          <w:kern w:val="0"/>
          <w:sz w:val="20"/>
          <w:szCs w:val="20"/>
          <w:lang w:eastAsia="en-US"/>
        </w:rPr>
        <w:t xml:space="preserve"> = faildcount+</w:t>
      </w:r>
      <w:proofErr w:type="gramStart"/>
      <w:r w:rsidRPr="00C61529">
        <w:rPr>
          <w:rFonts w:ascii="Consolas" w:eastAsia="Times New Roman" w:hAnsi="Consolas"/>
          <w:kern w:val="0"/>
          <w:sz w:val="20"/>
          <w:szCs w:val="20"/>
          <w:lang w:eastAsia="en-US"/>
        </w:rPr>
        <w:t>1;</w:t>
      </w:r>
      <w:proofErr w:type="gramEnd"/>
    </w:p>
    <w:p w14:paraId="1022609B"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r>
      <w:r w:rsidRPr="00C61529">
        <w:rPr>
          <w:rFonts w:ascii="Consolas" w:eastAsia="Times New Roman" w:hAnsi="Consolas"/>
          <w:kern w:val="0"/>
          <w:sz w:val="20"/>
          <w:szCs w:val="20"/>
          <w:lang w:eastAsia="en-US"/>
        </w:rPr>
        <w:tab/>
        <w:t xml:space="preserve">    </w:t>
      </w:r>
      <w:proofErr w:type="gramStart"/>
      <w:r w:rsidRPr="00C61529">
        <w:rPr>
          <w:rFonts w:ascii="Consolas" w:eastAsia="Times New Roman" w:hAnsi="Consolas"/>
          <w:color w:val="0E00FF"/>
          <w:kern w:val="0"/>
          <w:sz w:val="20"/>
          <w:szCs w:val="20"/>
          <w:lang w:eastAsia="en-US"/>
        </w:rPr>
        <w:t>continue</w:t>
      </w:r>
      <w:r w:rsidRPr="00C61529">
        <w:rPr>
          <w:rFonts w:ascii="Consolas" w:eastAsia="Times New Roman" w:hAnsi="Consolas"/>
          <w:kern w:val="0"/>
          <w:sz w:val="20"/>
          <w:szCs w:val="20"/>
          <w:lang w:eastAsia="en-US"/>
        </w:rPr>
        <w:t>;</w:t>
      </w:r>
      <w:proofErr w:type="gramEnd"/>
    </w:p>
    <w:p w14:paraId="11E0D7E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r w:rsidRPr="00C61529">
        <w:rPr>
          <w:rFonts w:ascii="Consolas" w:eastAsia="Times New Roman" w:hAnsi="Consolas"/>
          <w:color w:val="0E00FF"/>
          <w:kern w:val="0"/>
          <w:sz w:val="20"/>
          <w:szCs w:val="20"/>
          <w:lang w:eastAsia="en-US"/>
        </w:rPr>
        <w:t>end</w:t>
      </w:r>
    </w:p>
    <w:p w14:paraId="79C7783B"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
    <w:p w14:paraId="745C5BED"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buffer_local</w:t>
      </w:r>
      <w:proofErr w:type="spellEnd"/>
      <w:r w:rsidRPr="00C61529">
        <w:rPr>
          <w:rFonts w:ascii="Consolas" w:eastAsia="Times New Roman" w:hAnsi="Consolas"/>
          <w:kern w:val="0"/>
          <w:sz w:val="20"/>
          <w:szCs w:val="20"/>
          <w:lang w:eastAsia="en-US"/>
        </w:rPr>
        <w:t xml:space="preserve"> = </w:t>
      </w:r>
      <w:proofErr w:type="spellStart"/>
      <w:r w:rsidRPr="00C61529">
        <w:rPr>
          <w:rFonts w:ascii="Consolas" w:eastAsia="Times New Roman" w:hAnsi="Consolas"/>
          <w:kern w:val="0"/>
          <w:sz w:val="20"/>
          <w:szCs w:val="20"/>
          <w:lang w:eastAsia="en-US"/>
        </w:rPr>
        <w:t>Distance_</w:t>
      </w:r>
      <w:proofErr w:type="gramStart"/>
      <w:r w:rsidRPr="00C61529">
        <w:rPr>
          <w:rFonts w:ascii="Consolas" w:eastAsia="Times New Roman" w:hAnsi="Consolas"/>
          <w:kern w:val="0"/>
          <w:sz w:val="20"/>
          <w:szCs w:val="20"/>
          <w:lang w:eastAsia="en-US"/>
        </w:rPr>
        <w:t>goal</w:t>
      </w:r>
      <w:proofErr w:type="spellEnd"/>
      <w:r w:rsidRPr="00C61529">
        <w:rPr>
          <w:rFonts w:ascii="Consolas" w:eastAsia="Times New Roman" w:hAnsi="Consolas"/>
          <w:kern w:val="0"/>
          <w:sz w:val="20"/>
          <w:szCs w:val="20"/>
          <w:lang w:eastAsia="en-US"/>
        </w:rPr>
        <w:t>;</w:t>
      </w:r>
      <w:proofErr w:type="gramEnd"/>
    </w:p>
    <w:p w14:paraId="163F93E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lastRenderedPageBreak/>
        <w:tab/>
        <w:t xml:space="preserve">    </w:t>
      </w:r>
      <w:proofErr w:type="spellStart"/>
      <w:r w:rsidRPr="00C61529">
        <w:rPr>
          <w:rFonts w:ascii="Consolas" w:eastAsia="Times New Roman" w:hAnsi="Consolas"/>
          <w:kern w:val="0"/>
          <w:sz w:val="20"/>
          <w:szCs w:val="20"/>
          <w:lang w:eastAsia="en-US"/>
        </w:rPr>
        <w:t>buffer_global</w:t>
      </w:r>
      <w:proofErr w:type="spellEnd"/>
      <w:r w:rsidRPr="00C61529">
        <w:rPr>
          <w:rFonts w:ascii="Consolas" w:eastAsia="Times New Roman" w:hAnsi="Consolas"/>
          <w:kern w:val="0"/>
          <w:sz w:val="20"/>
          <w:szCs w:val="20"/>
          <w:lang w:eastAsia="en-US"/>
        </w:rPr>
        <w:t xml:space="preserve"> = </w:t>
      </w:r>
      <w:proofErr w:type="spellStart"/>
      <w:r w:rsidRPr="00C61529">
        <w:rPr>
          <w:rFonts w:ascii="Consolas" w:eastAsia="Times New Roman" w:hAnsi="Consolas"/>
          <w:kern w:val="0"/>
          <w:sz w:val="20"/>
          <w:szCs w:val="20"/>
          <w:lang w:eastAsia="en-US"/>
        </w:rPr>
        <w:t>RRTree_goal</w:t>
      </w:r>
      <w:proofErr w:type="spellEnd"/>
      <w:r w:rsidRPr="00C61529">
        <w:rPr>
          <w:rFonts w:ascii="Consolas" w:eastAsia="Times New Roman" w:hAnsi="Consolas"/>
          <w:kern w:val="0"/>
          <w:sz w:val="20"/>
          <w:szCs w:val="20"/>
          <w:lang w:eastAsia="en-US"/>
        </w:rPr>
        <w:t>(</w:t>
      </w:r>
      <w:proofErr w:type="gramStart"/>
      <w:r w:rsidRPr="00C61529">
        <w:rPr>
          <w:rFonts w:ascii="Consolas" w:eastAsia="Times New Roman" w:hAnsi="Consolas"/>
          <w:kern w:val="0"/>
          <w:sz w:val="20"/>
          <w:szCs w:val="20"/>
          <w:lang w:eastAsia="en-US"/>
        </w:rPr>
        <w:t>I(</w:t>
      </w:r>
      <w:proofErr w:type="gramEnd"/>
      <w:r w:rsidRPr="00C61529">
        <w:rPr>
          <w:rFonts w:ascii="Consolas" w:eastAsia="Times New Roman" w:hAnsi="Consolas"/>
          <w:kern w:val="0"/>
          <w:sz w:val="20"/>
          <w:szCs w:val="20"/>
          <w:lang w:eastAsia="en-US"/>
        </w:rPr>
        <w:t xml:space="preserve">1),4) + </w:t>
      </w:r>
      <w:proofErr w:type="spellStart"/>
      <w:r w:rsidRPr="00C61529">
        <w:rPr>
          <w:rFonts w:ascii="Consolas" w:eastAsia="Times New Roman" w:hAnsi="Consolas"/>
          <w:kern w:val="0"/>
          <w:sz w:val="20"/>
          <w:szCs w:val="20"/>
          <w:lang w:eastAsia="en-US"/>
        </w:rPr>
        <w:t>buffer_local</w:t>
      </w:r>
      <w:proofErr w:type="spellEnd"/>
      <w:r w:rsidRPr="00C61529">
        <w:rPr>
          <w:rFonts w:ascii="Consolas" w:eastAsia="Times New Roman" w:hAnsi="Consolas"/>
          <w:kern w:val="0"/>
          <w:sz w:val="20"/>
          <w:szCs w:val="20"/>
          <w:lang w:eastAsia="en-US"/>
        </w:rPr>
        <w:t>;</w:t>
      </w:r>
    </w:p>
    <w:p w14:paraId="2019C1B0"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p>
    <w:p w14:paraId="17283C54"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RRTree_goal</w:t>
      </w:r>
      <w:proofErr w:type="spellEnd"/>
      <w:r w:rsidRPr="00C61529">
        <w:rPr>
          <w:rFonts w:ascii="Consolas" w:eastAsia="Times New Roman" w:hAnsi="Consolas"/>
          <w:kern w:val="0"/>
          <w:sz w:val="20"/>
          <w:szCs w:val="20"/>
          <w:lang w:eastAsia="en-US"/>
        </w:rPr>
        <w:t xml:space="preserve"> = [</w:t>
      </w:r>
      <w:proofErr w:type="spellStart"/>
      <w:r w:rsidRPr="00C61529">
        <w:rPr>
          <w:rFonts w:ascii="Consolas" w:eastAsia="Times New Roman" w:hAnsi="Consolas"/>
          <w:kern w:val="0"/>
          <w:sz w:val="20"/>
          <w:szCs w:val="20"/>
          <w:lang w:eastAsia="en-US"/>
        </w:rPr>
        <w:t>RRTree_</w:t>
      </w:r>
      <w:proofErr w:type="gramStart"/>
      <w:r w:rsidRPr="00C61529">
        <w:rPr>
          <w:rFonts w:ascii="Consolas" w:eastAsia="Times New Roman" w:hAnsi="Consolas"/>
          <w:kern w:val="0"/>
          <w:sz w:val="20"/>
          <w:szCs w:val="20"/>
          <w:lang w:eastAsia="en-US"/>
        </w:rPr>
        <w:t>goal;newPoint</w:t>
      </w:r>
      <w:proofErr w:type="spellEnd"/>
      <w:proofErr w:type="gramEnd"/>
      <w:r w:rsidRPr="00C61529">
        <w:rPr>
          <w:rFonts w:ascii="Consolas" w:eastAsia="Times New Roman" w:hAnsi="Consolas"/>
          <w:kern w:val="0"/>
          <w:sz w:val="20"/>
          <w:szCs w:val="20"/>
          <w:lang w:eastAsia="en-US"/>
        </w:rPr>
        <w:t xml:space="preserve"> I(1) </w:t>
      </w:r>
      <w:proofErr w:type="spellStart"/>
      <w:r w:rsidRPr="00C61529">
        <w:rPr>
          <w:rFonts w:ascii="Consolas" w:eastAsia="Times New Roman" w:hAnsi="Consolas"/>
          <w:kern w:val="0"/>
          <w:sz w:val="20"/>
          <w:szCs w:val="20"/>
          <w:lang w:eastAsia="en-US"/>
        </w:rPr>
        <w:t>buffer_global</w:t>
      </w:r>
      <w:proofErr w:type="spellEnd"/>
      <w:r w:rsidRPr="00C61529">
        <w:rPr>
          <w:rFonts w:ascii="Consolas" w:eastAsia="Times New Roman" w:hAnsi="Consolas"/>
          <w:kern w:val="0"/>
          <w:sz w:val="20"/>
          <w:szCs w:val="20"/>
          <w:lang w:eastAsia="en-US"/>
        </w:rPr>
        <w:t xml:space="preserve">  </w:t>
      </w:r>
      <w:proofErr w:type="spellStart"/>
      <w:r w:rsidRPr="00C61529">
        <w:rPr>
          <w:rFonts w:ascii="Consolas" w:eastAsia="Times New Roman" w:hAnsi="Consolas"/>
          <w:kern w:val="0"/>
          <w:sz w:val="20"/>
          <w:szCs w:val="20"/>
          <w:lang w:eastAsia="en-US"/>
        </w:rPr>
        <w:t>buffer_local</w:t>
      </w:r>
      <w:proofErr w:type="spellEnd"/>
      <w:r w:rsidRPr="00C61529">
        <w:rPr>
          <w:rFonts w:ascii="Consolas" w:eastAsia="Times New Roman" w:hAnsi="Consolas"/>
          <w:kern w:val="0"/>
          <w:sz w:val="20"/>
          <w:szCs w:val="20"/>
          <w:lang w:eastAsia="en-US"/>
        </w:rPr>
        <w:t>];</w:t>
      </w:r>
    </w:p>
    <w:p w14:paraId="7D9F2F9D"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
    <w:p w14:paraId="5EF296B7"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spellStart"/>
      <w:r w:rsidRPr="00C61529">
        <w:rPr>
          <w:rFonts w:ascii="Consolas" w:eastAsia="Times New Roman" w:hAnsi="Consolas"/>
          <w:kern w:val="0"/>
          <w:sz w:val="20"/>
          <w:szCs w:val="20"/>
          <w:lang w:eastAsia="en-US"/>
        </w:rPr>
        <w:t>donytic_param_</w:t>
      </w:r>
      <w:proofErr w:type="gramStart"/>
      <w:r w:rsidRPr="00C61529">
        <w:rPr>
          <w:rFonts w:ascii="Consolas" w:eastAsia="Times New Roman" w:hAnsi="Consolas"/>
          <w:kern w:val="0"/>
          <w:sz w:val="20"/>
          <w:szCs w:val="20"/>
          <w:lang w:eastAsia="en-US"/>
        </w:rPr>
        <w:t>data</w:t>
      </w:r>
      <w:proofErr w:type="spellEnd"/>
      <w:r w:rsidRPr="00C61529">
        <w:rPr>
          <w:rFonts w:ascii="Consolas" w:eastAsia="Times New Roman" w:hAnsi="Consolas"/>
          <w:kern w:val="0"/>
          <w:sz w:val="20"/>
          <w:szCs w:val="20"/>
          <w:lang w:eastAsia="en-US"/>
        </w:rPr>
        <w:t>(</w:t>
      </w:r>
      <w:proofErr w:type="gramEnd"/>
      <w:r w:rsidRPr="00C61529">
        <w:rPr>
          <w:rFonts w:ascii="Consolas" w:eastAsia="Times New Roman" w:hAnsi="Consolas"/>
          <w:kern w:val="0"/>
          <w:sz w:val="20"/>
          <w:szCs w:val="20"/>
          <w:lang w:eastAsia="en-US"/>
        </w:rPr>
        <w:t xml:space="preserve">1,2) = false; </w:t>
      </w:r>
    </w:p>
    <w:p w14:paraId="1B8CCDEA"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
    <w:p w14:paraId="03C43EE9"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ab/>
        <w:t xml:space="preserve">    </w:t>
      </w:r>
      <w:proofErr w:type="gramStart"/>
      <w:r w:rsidRPr="00C61529">
        <w:rPr>
          <w:rFonts w:ascii="Consolas" w:eastAsia="Times New Roman" w:hAnsi="Consolas"/>
          <w:color w:val="0E00FF"/>
          <w:kern w:val="0"/>
          <w:sz w:val="20"/>
          <w:szCs w:val="20"/>
          <w:lang w:eastAsia="en-US"/>
        </w:rPr>
        <w:t>break</w:t>
      </w:r>
      <w:r w:rsidRPr="00C61529">
        <w:rPr>
          <w:rFonts w:ascii="Consolas" w:eastAsia="Times New Roman" w:hAnsi="Consolas"/>
          <w:kern w:val="0"/>
          <w:sz w:val="20"/>
          <w:szCs w:val="20"/>
          <w:lang w:eastAsia="en-US"/>
        </w:rPr>
        <w:t>;</w:t>
      </w:r>
      <w:proofErr w:type="gramEnd"/>
    </w:p>
    <w:p w14:paraId="1AAE2D44" w14:textId="77777777" w:rsidR="00C61529" w:rsidRPr="00C61529" w:rsidRDefault="00C61529" w:rsidP="00C61529">
      <w:pPr>
        <w:widowControl/>
        <w:rPr>
          <w:rFonts w:ascii="Consolas" w:eastAsia="Times New Roman" w:hAnsi="Consolas"/>
          <w:kern w:val="0"/>
          <w:sz w:val="20"/>
          <w:szCs w:val="20"/>
          <w:lang w:eastAsia="en-US"/>
        </w:rPr>
      </w:pPr>
      <w:r w:rsidRPr="00C61529">
        <w:rPr>
          <w:rFonts w:ascii="Consolas" w:eastAsia="Times New Roman" w:hAnsi="Consolas"/>
          <w:kern w:val="0"/>
          <w:sz w:val="20"/>
          <w:szCs w:val="20"/>
          <w:lang w:eastAsia="en-US"/>
        </w:rPr>
        <w:t xml:space="preserve">    </w:t>
      </w:r>
      <w:r w:rsidRPr="00C61529">
        <w:rPr>
          <w:rFonts w:ascii="Consolas" w:eastAsia="Times New Roman" w:hAnsi="Consolas"/>
          <w:color w:val="0E00FF"/>
          <w:kern w:val="0"/>
          <w:sz w:val="20"/>
          <w:szCs w:val="20"/>
          <w:lang w:eastAsia="en-US"/>
        </w:rPr>
        <w:t>end</w:t>
      </w:r>
    </w:p>
    <w:p w14:paraId="19493374" w14:textId="4886C577" w:rsidR="00C61529" w:rsidRPr="009206A6" w:rsidRDefault="00C61529" w:rsidP="009206A6">
      <w:pPr>
        <w:widowControl/>
        <w:rPr>
          <w:rFonts w:ascii="Consolas" w:eastAsia="Times New Roman" w:hAnsi="Consolas"/>
          <w:kern w:val="0"/>
          <w:sz w:val="20"/>
          <w:szCs w:val="20"/>
          <w:lang w:eastAsia="en-US"/>
        </w:rPr>
      </w:pPr>
      <w:r w:rsidRPr="00C61529">
        <w:rPr>
          <w:rFonts w:ascii="Consolas" w:eastAsia="Times New Roman" w:hAnsi="Consolas"/>
          <w:color w:val="0E00FF"/>
          <w:kern w:val="0"/>
          <w:sz w:val="20"/>
          <w:szCs w:val="20"/>
          <w:lang w:eastAsia="en-US"/>
        </w:rPr>
        <w:t>end</w:t>
      </w:r>
    </w:p>
    <w:p w14:paraId="5B56679E" w14:textId="00D12CDD" w:rsidR="009206A6" w:rsidRDefault="009206A6">
      <w:pPr>
        <w:widowControl/>
        <w:rPr>
          <w:lang w:eastAsia="en-US"/>
        </w:rPr>
      </w:pPr>
      <w:r>
        <w:rPr>
          <w:lang w:eastAsia="en-US"/>
        </w:rPr>
        <w:br w:type="page"/>
      </w:r>
    </w:p>
    <w:p w14:paraId="73B2CDAF" w14:textId="46CDD2D7" w:rsidR="00C34405" w:rsidRDefault="009206A6" w:rsidP="009206A6">
      <w:pPr>
        <w:pStyle w:val="Heading3"/>
      </w:pPr>
      <w:bookmarkStart w:id="40" w:name="_Toc134584531"/>
      <w:r>
        <w:lastRenderedPageBreak/>
        <w:t>Helpers/</w:t>
      </w:r>
      <w:proofErr w:type="spellStart"/>
      <w:r>
        <w:t>check_globalvalue.m</w:t>
      </w:r>
      <w:bookmarkEnd w:id="40"/>
      <w:proofErr w:type="spellEnd"/>
    </w:p>
    <w:p w14:paraId="314B5D0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color w:val="0E00FF"/>
          <w:kern w:val="0"/>
          <w:sz w:val="20"/>
          <w:szCs w:val="20"/>
          <w:lang w:eastAsia="en-US"/>
        </w:rPr>
        <w:t xml:space="preserve">function </w:t>
      </w:r>
      <w:proofErr w:type="spellStart"/>
      <w:r w:rsidRPr="009206A6">
        <w:rPr>
          <w:rFonts w:ascii="Consolas" w:eastAsia="Times New Roman" w:hAnsi="Consolas"/>
          <w:kern w:val="0"/>
          <w:sz w:val="20"/>
          <w:szCs w:val="20"/>
          <w:lang w:eastAsia="en-US"/>
        </w:rPr>
        <w:t>in_path</w:t>
      </w:r>
      <w:proofErr w:type="spellEnd"/>
      <w:r w:rsidRPr="009206A6">
        <w:rPr>
          <w:rFonts w:ascii="Consolas" w:eastAsia="Times New Roman" w:hAnsi="Consolas"/>
          <w:kern w:val="0"/>
          <w:sz w:val="20"/>
          <w:szCs w:val="20"/>
          <w:lang w:eastAsia="en-US"/>
        </w:rPr>
        <w:t xml:space="preserve"> = </w:t>
      </w:r>
      <w:proofErr w:type="spellStart"/>
      <w:r w:rsidRPr="009206A6">
        <w:rPr>
          <w:rFonts w:ascii="Consolas" w:eastAsia="Times New Roman" w:hAnsi="Consolas"/>
          <w:kern w:val="0"/>
          <w:sz w:val="20"/>
          <w:szCs w:val="20"/>
          <w:lang w:eastAsia="en-US"/>
        </w:rPr>
        <w:t>check_globalvalue</w:t>
      </w:r>
      <w:proofErr w:type="spellEnd"/>
      <w:r w:rsidRPr="009206A6">
        <w:rPr>
          <w:rFonts w:ascii="Consolas" w:eastAsia="Times New Roman" w:hAnsi="Consolas"/>
          <w:kern w:val="0"/>
          <w:sz w:val="20"/>
          <w:szCs w:val="20"/>
          <w:lang w:eastAsia="en-US"/>
        </w:rPr>
        <w:t>(</w:t>
      </w:r>
      <w:proofErr w:type="spellStart"/>
      <w:proofErr w:type="gramStart"/>
      <w:r w:rsidRPr="009206A6">
        <w:rPr>
          <w:rFonts w:ascii="Consolas" w:eastAsia="Times New Roman" w:hAnsi="Consolas"/>
          <w:kern w:val="0"/>
          <w:sz w:val="20"/>
          <w:szCs w:val="20"/>
          <w:lang w:eastAsia="en-US"/>
        </w:rPr>
        <w:t>path,map</w:t>
      </w:r>
      <w:proofErr w:type="gramEnd"/>
      <w:r w:rsidRPr="009206A6">
        <w:rPr>
          <w:rFonts w:ascii="Consolas" w:eastAsia="Times New Roman" w:hAnsi="Consolas"/>
          <w:kern w:val="0"/>
          <w:sz w:val="20"/>
          <w:szCs w:val="20"/>
          <w:lang w:eastAsia="en-US"/>
        </w:rPr>
        <w:t>,obstacles</w:t>
      </w:r>
      <w:proofErr w:type="spellEnd"/>
      <w:r w:rsidRPr="009206A6">
        <w:rPr>
          <w:rFonts w:ascii="Consolas" w:eastAsia="Times New Roman" w:hAnsi="Consolas"/>
          <w:kern w:val="0"/>
          <w:sz w:val="20"/>
          <w:szCs w:val="20"/>
          <w:lang w:eastAsia="en-US"/>
        </w:rPr>
        <w:t xml:space="preserve">)  </w:t>
      </w:r>
    </w:p>
    <w:p w14:paraId="333C065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proofErr w:type="spellStart"/>
      <w:r w:rsidRPr="009206A6">
        <w:rPr>
          <w:rFonts w:ascii="Consolas" w:eastAsia="Times New Roman" w:hAnsi="Consolas"/>
          <w:kern w:val="0"/>
          <w:sz w:val="20"/>
          <w:szCs w:val="20"/>
          <w:lang w:eastAsia="en-US"/>
        </w:rPr>
        <w:t>stack_path</w:t>
      </w:r>
      <w:proofErr w:type="spellEnd"/>
      <w:r w:rsidRPr="009206A6">
        <w:rPr>
          <w:rFonts w:ascii="Consolas" w:eastAsia="Times New Roman" w:hAnsi="Consolas"/>
          <w:kern w:val="0"/>
          <w:sz w:val="20"/>
          <w:szCs w:val="20"/>
          <w:lang w:eastAsia="en-US"/>
        </w:rPr>
        <w:t xml:space="preserve"> = [</w:t>
      </w:r>
      <w:proofErr w:type="gramStart"/>
      <w:r w:rsidRPr="009206A6">
        <w:rPr>
          <w:rFonts w:ascii="Consolas" w:eastAsia="Times New Roman" w:hAnsi="Consolas"/>
          <w:kern w:val="0"/>
          <w:sz w:val="20"/>
          <w:szCs w:val="20"/>
          <w:lang w:eastAsia="en-US"/>
        </w:rPr>
        <w:t>path(</w:t>
      </w:r>
      <w:proofErr w:type="gramEnd"/>
      <w:r w:rsidRPr="009206A6">
        <w:rPr>
          <w:rFonts w:ascii="Consolas" w:eastAsia="Times New Roman" w:hAnsi="Consolas"/>
          <w:kern w:val="0"/>
          <w:sz w:val="20"/>
          <w:szCs w:val="20"/>
          <w:lang w:eastAsia="en-US"/>
        </w:rPr>
        <w:t xml:space="preserve">1,1:2),0,0];  </w:t>
      </w:r>
      <w:r w:rsidRPr="009206A6">
        <w:rPr>
          <w:rFonts w:ascii="Consolas" w:eastAsia="Times New Roman" w:hAnsi="Consolas"/>
          <w:color w:val="008013"/>
          <w:kern w:val="0"/>
          <w:sz w:val="20"/>
          <w:szCs w:val="20"/>
          <w:lang w:eastAsia="en-US"/>
        </w:rPr>
        <w:t>% Stored in the cache tree</w:t>
      </w:r>
    </w:p>
    <w:p w14:paraId="20CC3809"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proofErr w:type="spellStart"/>
      <w:r w:rsidRPr="009206A6">
        <w:rPr>
          <w:rFonts w:ascii="Consolas" w:eastAsia="Times New Roman" w:hAnsi="Consolas"/>
          <w:kern w:val="0"/>
          <w:sz w:val="20"/>
          <w:szCs w:val="20"/>
          <w:lang w:eastAsia="en-US"/>
        </w:rPr>
        <w:t>tree_length</w:t>
      </w:r>
      <w:proofErr w:type="spellEnd"/>
      <w:r w:rsidRPr="009206A6">
        <w:rPr>
          <w:rFonts w:ascii="Consolas" w:eastAsia="Times New Roman" w:hAnsi="Consolas"/>
          <w:kern w:val="0"/>
          <w:sz w:val="20"/>
          <w:szCs w:val="20"/>
          <w:lang w:eastAsia="en-US"/>
        </w:rPr>
        <w:t xml:space="preserve">= </w:t>
      </w:r>
      <w:proofErr w:type="gramStart"/>
      <w:r w:rsidRPr="009206A6">
        <w:rPr>
          <w:rFonts w:ascii="Consolas" w:eastAsia="Times New Roman" w:hAnsi="Consolas"/>
          <w:kern w:val="0"/>
          <w:sz w:val="20"/>
          <w:szCs w:val="20"/>
          <w:lang w:eastAsia="en-US"/>
        </w:rPr>
        <w:t>0;</w:t>
      </w:r>
      <w:proofErr w:type="gramEnd"/>
      <w:r w:rsidRPr="009206A6">
        <w:rPr>
          <w:rFonts w:ascii="Consolas" w:eastAsia="Times New Roman" w:hAnsi="Consolas"/>
          <w:kern w:val="0"/>
          <w:sz w:val="20"/>
          <w:szCs w:val="20"/>
          <w:lang w:eastAsia="en-US"/>
        </w:rPr>
        <w:t xml:space="preserve">  </w:t>
      </w:r>
    </w:p>
    <w:p w14:paraId="558E717B"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proofErr w:type="spellStart"/>
      <w:r w:rsidRPr="009206A6">
        <w:rPr>
          <w:rFonts w:ascii="Consolas" w:eastAsia="Times New Roman" w:hAnsi="Consolas"/>
          <w:kern w:val="0"/>
          <w:sz w:val="20"/>
          <w:szCs w:val="20"/>
          <w:lang w:eastAsia="en-US"/>
        </w:rPr>
        <w:t>stack_length</w:t>
      </w:r>
      <w:proofErr w:type="spellEnd"/>
      <w:r w:rsidRPr="009206A6">
        <w:rPr>
          <w:rFonts w:ascii="Consolas" w:eastAsia="Times New Roman" w:hAnsi="Consolas"/>
          <w:kern w:val="0"/>
          <w:sz w:val="20"/>
          <w:szCs w:val="20"/>
          <w:lang w:eastAsia="en-US"/>
        </w:rPr>
        <w:t>=</w:t>
      </w:r>
      <w:proofErr w:type="gramStart"/>
      <w:r w:rsidRPr="009206A6">
        <w:rPr>
          <w:rFonts w:ascii="Consolas" w:eastAsia="Times New Roman" w:hAnsi="Consolas"/>
          <w:kern w:val="0"/>
          <w:sz w:val="20"/>
          <w:szCs w:val="20"/>
          <w:lang w:eastAsia="en-US"/>
        </w:rPr>
        <w:t>1;</w:t>
      </w:r>
      <w:proofErr w:type="gramEnd"/>
    </w:p>
    <w:p w14:paraId="54A46F12"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proofErr w:type="spellStart"/>
      <w:r w:rsidRPr="009206A6">
        <w:rPr>
          <w:rFonts w:ascii="Consolas" w:eastAsia="Times New Roman" w:hAnsi="Consolas"/>
          <w:kern w:val="0"/>
          <w:sz w:val="20"/>
          <w:szCs w:val="20"/>
          <w:lang w:eastAsia="en-US"/>
        </w:rPr>
        <w:t>queue_path</w:t>
      </w:r>
      <w:proofErr w:type="spellEnd"/>
      <w:r w:rsidRPr="009206A6">
        <w:rPr>
          <w:rFonts w:ascii="Consolas" w:eastAsia="Times New Roman" w:hAnsi="Consolas"/>
          <w:kern w:val="0"/>
          <w:sz w:val="20"/>
          <w:szCs w:val="20"/>
          <w:lang w:eastAsia="en-US"/>
        </w:rPr>
        <w:t xml:space="preserve"> =0; </w:t>
      </w:r>
      <w:r w:rsidRPr="009206A6">
        <w:rPr>
          <w:rFonts w:ascii="Consolas" w:eastAsia="Times New Roman" w:hAnsi="Consolas"/>
          <w:color w:val="008013"/>
          <w:kern w:val="0"/>
          <w:sz w:val="20"/>
          <w:szCs w:val="20"/>
          <w:lang w:eastAsia="en-US"/>
        </w:rPr>
        <w:t>% Queue Head</w:t>
      </w:r>
    </w:p>
    <w:p w14:paraId="4345FB4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proofErr w:type="spellStart"/>
      <w:r w:rsidRPr="009206A6">
        <w:rPr>
          <w:rFonts w:ascii="Consolas" w:eastAsia="Times New Roman" w:hAnsi="Consolas"/>
          <w:kern w:val="0"/>
          <w:sz w:val="20"/>
          <w:szCs w:val="20"/>
          <w:lang w:eastAsia="en-US"/>
        </w:rPr>
        <w:t>step_length</w:t>
      </w:r>
      <w:proofErr w:type="spellEnd"/>
      <w:r w:rsidRPr="009206A6">
        <w:rPr>
          <w:rFonts w:ascii="Consolas" w:eastAsia="Times New Roman" w:hAnsi="Consolas"/>
          <w:kern w:val="0"/>
          <w:sz w:val="20"/>
          <w:szCs w:val="20"/>
          <w:lang w:eastAsia="en-US"/>
        </w:rPr>
        <w:t>=</w:t>
      </w:r>
      <w:proofErr w:type="gramStart"/>
      <w:r w:rsidRPr="009206A6">
        <w:rPr>
          <w:rFonts w:ascii="Consolas" w:eastAsia="Times New Roman" w:hAnsi="Consolas"/>
          <w:kern w:val="0"/>
          <w:sz w:val="20"/>
          <w:szCs w:val="20"/>
          <w:lang w:eastAsia="en-US"/>
        </w:rPr>
        <w:t>0;</w:t>
      </w:r>
      <w:proofErr w:type="gramEnd"/>
    </w:p>
    <w:p w14:paraId="6EC4ADC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proofErr w:type="spellStart"/>
      <w:r w:rsidRPr="009206A6">
        <w:rPr>
          <w:rFonts w:ascii="Consolas" w:eastAsia="Times New Roman" w:hAnsi="Consolas"/>
          <w:kern w:val="0"/>
          <w:sz w:val="20"/>
          <w:szCs w:val="20"/>
          <w:lang w:eastAsia="en-US"/>
        </w:rPr>
        <w:t>i_path</w:t>
      </w:r>
      <w:proofErr w:type="spellEnd"/>
      <w:r w:rsidRPr="009206A6">
        <w:rPr>
          <w:rFonts w:ascii="Consolas" w:eastAsia="Times New Roman" w:hAnsi="Consolas"/>
          <w:kern w:val="0"/>
          <w:sz w:val="20"/>
          <w:szCs w:val="20"/>
          <w:lang w:eastAsia="en-US"/>
        </w:rPr>
        <w:t xml:space="preserve"> =</w:t>
      </w:r>
      <w:proofErr w:type="gramStart"/>
      <w:r w:rsidRPr="009206A6">
        <w:rPr>
          <w:rFonts w:ascii="Consolas" w:eastAsia="Times New Roman" w:hAnsi="Consolas"/>
          <w:kern w:val="0"/>
          <w:sz w:val="20"/>
          <w:szCs w:val="20"/>
          <w:lang w:eastAsia="en-US"/>
        </w:rPr>
        <w:t>1;</w:t>
      </w:r>
      <w:proofErr w:type="gramEnd"/>
    </w:p>
    <w:p w14:paraId="0A4C6C5D"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E00FF"/>
          <w:kern w:val="0"/>
          <w:sz w:val="20"/>
          <w:szCs w:val="20"/>
          <w:lang w:eastAsia="en-US"/>
        </w:rPr>
        <w:t xml:space="preserve">while </w:t>
      </w:r>
      <w:proofErr w:type="spellStart"/>
      <w:r w:rsidRPr="009206A6">
        <w:rPr>
          <w:rFonts w:ascii="Consolas" w:eastAsia="Times New Roman" w:hAnsi="Consolas"/>
          <w:kern w:val="0"/>
          <w:sz w:val="20"/>
          <w:szCs w:val="20"/>
          <w:lang w:eastAsia="en-US"/>
        </w:rPr>
        <w:t>i_path</w:t>
      </w:r>
      <w:proofErr w:type="spellEnd"/>
      <w:r w:rsidRPr="009206A6">
        <w:rPr>
          <w:rFonts w:ascii="Consolas" w:eastAsia="Times New Roman" w:hAnsi="Consolas"/>
          <w:kern w:val="0"/>
          <w:sz w:val="20"/>
          <w:szCs w:val="20"/>
          <w:lang w:eastAsia="en-US"/>
        </w:rPr>
        <w:t xml:space="preserve"> &lt; length(path)</w:t>
      </w:r>
    </w:p>
    <w:p w14:paraId="30E5EC00"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for </w:t>
      </w:r>
      <w:proofErr w:type="spellStart"/>
      <w:r w:rsidRPr="009206A6">
        <w:rPr>
          <w:rFonts w:ascii="Consolas" w:eastAsia="Times New Roman" w:hAnsi="Consolas"/>
          <w:kern w:val="0"/>
          <w:sz w:val="20"/>
          <w:szCs w:val="20"/>
          <w:lang w:eastAsia="en-US"/>
        </w:rPr>
        <w:t>j_path</w:t>
      </w:r>
      <w:proofErr w:type="spellEnd"/>
      <w:r w:rsidRPr="009206A6">
        <w:rPr>
          <w:rFonts w:ascii="Consolas" w:eastAsia="Times New Roman" w:hAnsi="Consolas"/>
          <w:kern w:val="0"/>
          <w:sz w:val="20"/>
          <w:szCs w:val="20"/>
          <w:lang w:eastAsia="en-US"/>
        </w:rPr>
        <w:t xml:space="preserve"> = </w:t>
      </w:r>
      <w:proofErr w:type="spellStart"/>
      <w:r w:rsidRPr="009206A6">
        <w:rPr>
          <w:rFonts w:ascii="Consolas" w:eastAsia="Times New Roman" w:hAnsi="Consolas"/>
          <w:kern w:val="0"/>
          <w:sz w:val="20"/>
          <w:szCs w:val="20"/>
          <w:lang w:eastAsia="en-US"/>
        </w:rPr>
        <w:t>i_</w:t>
      </w:r>
      <w:proofErr w:type="gramStart"/>
      <w:r w:rsidRPr="009206A6">
        <w:rPr>
          <w:rFonts w:ascii="Consolas" w:eastAsia="Times New Roman" w:hAnsi="Consolas"/>
          <w:kern w:val="0"/>
          <w:sz w:val="20"/>
          <w:szCs w:val="20"/>
          <w:lang w:eastAsia="en-US"/>
        </w:rPr>
        <w:t>path:length</w:t>
      </w:r>
      <w:proofErr w:type="spellEnd"/>
      <w:proofErr w:type="gramEnd"/>
      <w:r w:rsidRPr="009206A6">
        <w:rPr>
          <w:rFonts w:ascii="Consolas" w:eastAsia="Times New Roman" w:hAnsi="Consolas"/>
          <w:kern w:val="0"/>
          <w:sz w:val="20"/>
          <w:szCs w:val="20"/>
          <w:lang w:eastAsia="en-US"/>
        </w:rPr>
        <w:t>(path)</w:t>
      </w:r>
    </w:p>
    <w:p w14:paraId="7F9B8906"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if </w:t>
      </w:r>
      <w:proofErr w:type="spellStart"/>
      <w:r w:rsidRPr="009206A6">
        <w:rPr>
          <w:rFonts w:ascii="Consolas" w:eastAsia="Times New Roman" w:hAnsi="Consolas"/>
          <w:kern w:val="0"/>
          <w:sz w:val="20"/>
          <w:szCs w:val="20"/>
          <w:lang w:eastAsia="en-US"/>
        </w:rPr>
        <w:t>ObstacleFree</w:t>
      </w:r>
      <w:proofErr w:type="spellEnd"/>
      <w:r w:rsidRPr="009206A6">
        <w:rPr>
          <w:rFonts w:ascii="Consolas" w:eastAsia="Times New Roman" w:hAnsi="Consolas"/>
          <w:kern w:val="0"/>
          <w:sz w:val="20"/>
          <w:szCs w:val="20"/>
          <w:lang w:eastAsia="en-US"/>
        </w:rPr>
        <w:t>(path(i_path,1:2</w:t>
      </w:r>
      <w:proofErr w:type="gramStart"/>
      <w:r w:rsidRPr="009206A6">
        <w:rPr>
          <w:rFonts w:ascii="Consolas" w:eastAsia="Times New Roman" w:hAnsi="Consolas"/>
          <w:kern w:val="0"/>
          <w:sz w:val="20"/>
          <w:szCs w:val="20"/>
          <w:lang w:eastAsia="en-US"/>
        </w:rPr>
        <w:t>),path</w:t>
      </w:r>
      <w:proofErr w:type="gramEnd"/>
      <w:r w:rsidRPr="009206A6">
        <w:rPr>
          <w:rFonts w:ascii="Consolas" w:eastAsia="Times New Roman" w:hAnsi="Consolas"/>
          <w:kern w:val="0"/>
          <w:sz w:val="20"/>
          <w:szCs w:val="20"/>
          <w:lang w:eastAsia="en-US"/>
        </w:rPr>
        <w:t>(j_path,1:2),</w:t>
      </w:r>
      <w:proofErr w:type="spellStart"/>
      <w:r w:rsidRPr="009206A6">
        <w:rPr>
          <w:rFonts w:ascii="Consolas" w:eastAsia="Times New Roman" w:hAnsi="Consolas"/>
          <w:kern w:val="0"/>
          <w:sz w:val="20"/>
          <w:szCs w:val="20"/>
          <w:lang w:eastAsia="en-US"/>
        </w:rPr>
        <w:t>map,obstacles</w:t>
      </w:r>
      <w:proofErr w:type="spellEnd"/>
      <w:r w:rsidRPr="009206A6">
        <w:rPr>
          <w:rFonts w:ascii="Consolas" w:eastAsia="Times New Roman" w:hAnsi="Consolas"/>
          <w:kern w:val="0"/>
          <w:sz w:val="20"/>
          <w:szCs w:val="20"/>
          <w:lang w:eastAsia="en-US"/>
        </w:rPr>
        <w:t>)</w:t>
      </w:r>
    </w:p>
    <w:p w14:paraId="0CE4A0E5"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r>
      <w:proofErr w:type="spellStart"/>
      <w:r w:rsidRPr="009206A6">
        <w:rPr>
          <w:rFonts w:ascii="Consolas" w:eastAsia="Times New Roman" w:hAnsi="Consolas"/>
          <w:kern w:val="0"/>
          <w:sz w:val="20"/>
          <w:szCs w:val="20"/>
          <w:lang w:eastAsia="en-US"/>
        </w:rPr>
        <w:t>queue_path</w:t>
      </w:r>
      <w:proofErr w:type="spellEnd"/>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j_</w:t>
      </w:r>
      <w:proofErr w:type="gramStart"/>
      <w:r w:rsidRPr="009206A6">
        <w:rPr>
          <w:rFonts w:ascii="Consolas" w:eastAsia="Times New Roman" w:hAnsi="Consolas"/>
          <w:kern w:val="0"/>
          <w:sz w:val="20"/>
          <w:szCs w:val="20"/>
          <w:lang w:eastAsia="en-US"/>
        </w:rPr>
        <w:t>path</w:t>
      </w:r>
      <w:proofErr w:type="spellEnd"/>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w:t>
      </w:r>
      <w:proofErr w:type="gramEnd"/>
      <w:r w:rsidRPr="009206A6">
        <w:rPr>
          <w:rFonts w:ascii="Consolas" w:eastAsia="Times New Roman" w:hAnsi="Consolas"/>
          <w:color w:val="008013"/>
          <w:kern w:val="0"/>
          <w:sz w:val="20"/>
          <w:szCs w:val="20"/>
          <w:lang w:eastAsia="en-US"/>
        </w:rPr>
        <w:t xml:space="preserve"> Put it in the queue and delete the previous one directly</w:t>
      </w:r>
    </w:p>
    <w:p w14:paraId="39FD327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 xml:space="preserve">end </w:t>
      </w:r>
    </w:p>
    <w:p w14:paraId="41856DFF"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r w:rsidRPr="009206A6">
        <w:rPr>
          <w:rFonts w:ascii="Consolas" w:eastAsia="Times New Roman" w:hAnsi="Consolas"/>
          <w:color w:val="0E00FF"/>
          <w:kern w:val="0"/>
          <w:sz w:val="20"/>
          <w:szCs w:val="20"/>
          <w:lang w:eastAsia="en-US"/>
        </w:rPr>
        <w:t>end</w:t>
      </w:r>
    </w:p>
    <w:p w14:paraId="36D9B205"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step_length</w:t>
      </w:r>
      <w:proofErr w:type="spellEnd"/>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distanceCost</w:t>
      </w:r>
      <w:proofErr w:type="spellEnd"/>
      <w:r w:rsidRPr="009206A6">
        <w:rPr>
          <w:rFonts w:ascii="Consolas" w:eastAsia="Times New Roman" w:hAnsi="Consolas"/>
          <w:kern w:val="0"/>
          <w:sz w:val="20"/>
          <w:szCs w:val="20"/>
          <w:lang w:eastAsia="en-US"/>
        </w:rPr>
        <w:t>(path(i_path,1:2</w:t>
      </w:r>
      <w:proofErr w:type="gramStart"/>
      <w:r w:rsidRPr="009206A6">
        <w:rPr>
          <w:rFonts w:ascii="Consolas" w:eastAsia="Times New Roman" w:hAnsi="Consolas"/>
          <w:kern w:val="0"/>
          <w:sz w:val="20"/>
          <w:szCs w:val="20"/>
          <w:lang w:eastAsia="en-US"/>
        </w:rPr>
        <w:t>),path</w:t>
      </w:r>
      <w:proofErr w:type="gramEnd"/>
      <w:r w:rsidRPr="009206A6">
        <w:rPr>
          <w:rFonts w:ascii="Consolas" w:eastAsia="Times New Roman" w:hAnsi="Consolas"/>
          <w:kern w:val="0"/>
          <w:sz w:val="20"/>
          <w:szCs w:val="20"/>
          <w:lang w:eastAsia="en-US"/>
        </w:rPr>
        <w:t>(queue_path,1:2));</w:t>
      </w:r>
    </w:p>
    <w:p w14:paraId="588F303F" w14:textId="77777777" w:rsidR="009206A6" w:rsidRPr="009206A6" w:rsidRDefault="009206A6" w:rsidP="009206A6">
      <w:pPr>
        <w:widowControl/>
        <w:rPr>
          <w:rFonts w:ascii="Consolas" w:eastAsia="Times New Roman" w:hAnsi="Consolas"/>
          <w:kern w:val="0"/>
          <w:sz w:val="20"/>
          <w:szCs w:val="20"/>
          <w:lang w:eastAsia="en-US"/>
        </w:rPr>
      </w:pPr>
    </w:p>
    <w:p w14:paraId="083AD73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It is possible for this function to enter an indefinite loop, this</w:t>
      </w:r>
    </w:p>
    <w:p w14:paraId="545E9219"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xml:space="preserve">% catches that case and prevents it by forcing a </w:t>
      </w:r>
      <w:proofErr w:type="spellStart"/>
      <w:r w:rsidRPr="009206A6">
        <w:rPr>
          <w:rFonts w:ascii="Consolas" w:eastAsia="Times New Roman" w:hAnsi="Consolas"/>
          <w:color w:val="008013"/>
          <w:kern w:val="0"/>
          <w:sz w:val="20"/>
          <w:szCs w:val="20"/>
          <w:lang w:eastAsia="en-US"/>
        </w:rPr>
        <w:t>queue_path</w:t>
      </w:r>
      <w:proofErr w:type="spellEnd"/>
      <w:r w:rsidRPr="009206A6">
        <w:rPr>
          <w:rFonts w:ascii="Consolas" w:eastAsia="Times New Roman" w:hAnsi="Consolas"/>
          <w:color w:val="008013"/>
          <w:kern w:val="0"/>
          <w:sz w:val="20"/>
          <w:szCs w:val="20"/>
          <w:lang w:eastAsia="en-US"/>
        </w:rPr>
        <w:t xml:space="preserve"> increment</w:t>
      </w:r>
    </w:p>
    <w:p w14:paraId="4B17A95D"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 xml:space="preserve">if </w:t>
      </w:r>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step_length</w:t>
      </w:r>
      <w:proofErr w:type="spellEnd"/>
      <w:r w:rsidRPr="009206A6">
        <w:rPr>
          <w:rFonts w:ascii="Consolas" w:eastAsia="Times New Roman" w:hAnsi="Consolas"/>
          <w:kern w:val="0"/>
          <w:sz w:val="20"/>
          <w:szCs w:val="20"/>
          <w:lang w:eastAsia="en-US"/>
        </w:rPr>
        <w:t xml:space="preserve"> == 0)</w:t>
      </w:r>
    </w:p>
    <w:p w14:paraId="65C93E48"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roofErr w:type="gramStart"/>
      <w:r w:rsidRPr="009206A6">
        <w:rPr>
          <w:rFonts w:ascii="Consolas" w:eastAsia="Times New Roman" w:hAnsi="Consolas"/>
          <w:kern w:val="0"/>
          <w:sz w:val="20"/>
          <w:szCs w:val="20"/>
          <w:lang w:eastAsia="en-US"/>
        </w:rPr>
        <w:t>warning(</w:t>
      </w:r>
      <w:proofErr w:type="gramEnd"/>
      <w:r w:rsidRPr="009206A6">
        <w:rPr>
          <w:rFonts w:ascii="Consolas" w:eastAsia="Times New Roman" w:hAnsi="Consolas"/>
          <w:color w:val="A709F5"/>
          <w:kern w:val="0"/>
          <w:sz w:val="20"/>
          <w:szCs w:val="20"/>
          <w:lang w:eastAsia="en-US"/>
        </w:rPr>
        <w:t>"Degraded Path - Escaping Loop Entrapment"</w:t>
      </w:r>
      <w:r w:rsidRPr="009206A6">
        <w:rPr>
          <w:rFonts w:ascii="Consolas" w:eastAsia="Times New Roman" w:hAnsi="Consolas"/>
          <w:kern w:val="0"/>
          <w:sz w:val="20"/>
          <w:szCs w:val="20"/>
          <w:lang w:eastAsia="en-US"/>
        </w:rPr>
        <w:t>)</w:t>
      </w:r>
    </w:p>
    <w:p w14:paraId="746746C4"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queue_path</w:t>
      </w:r>
      <w:proofErr w:type="spellEnd"/>
      <w:r w:rsidRPr="009206A6">
        <w:rPr>
          <w:rFonts w:ascii="Consolas" w:eastAsia="Times New Roman" w:hAnsi="Consolas"/>
          <w:kern w:val="0"/>
          <w:sz w:val="20"/>
          <w:szCs w:val="20"/>
          <w:lang w:eastAsia="en-US"/>
        </w:rPr>
        <w:t xml:space="preserve"> = queue_path+</w:t>
      </w:r>
      <w:proofErr w:type="gramStart"/>
      <w:r w:rsidRPr="009206A6">
        <w:rPr>
          <w:rFonts w:ascii="Consolas" w:eastAsia="Times New Roman" w:hAnsi="Consolas"/>
          <w:kern w:val="0"/>
          <w:sz w:val="20"/>
          <w:szCs w:val="20"/>
          <w:lang w:eastAsia="en-US"/>
        </w:rPr>
        <w:t>1;</w:t>
      </w:r>
      <w:proofErr w:type="gramEnd"/>
    </w:p>
    <w:p w14:paraId="3912BBA6"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 xml:space="preserve">      </w:t>
      </w:r>
      <w:r w:rsidRPr="009206A6">
        <w:rPr>
          <w:rFonts w:ascii="Consolas" w:eastAsia="Times New Roman" w:hAnsi="Consolas"/>
          <w:color w:val="0E00FF"/>
          <w:kern w:val="0"/>
          <w:sz w:val="20"/>
          <w:szCs w:val="20"/>
          <w:lang w:eastAsia="en-US"/>
        </w:rPr>
        <w:t>end</w:t>
      </w:r>
    </w:p>
    <w:p w14:paraId="1EB59F41"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tree_length</w:t>
      </w:r>
      <w:proofErr w:type="spellEnd"/>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step_length+stack_path</w:t>
      </w:r>
      <w:proofErr w:type="spellEnd"/>
      <w:r w:rsidRPr="009206A6">
        <w:rPr>
          <w:rFonts w:ascii="Consolas" w:eastAsia="Times New Roman" w:hAnsi="Consolas"/>
          <w:kern w:val="0"/>
          <w:sz w:val="20"/>
          <w:szCs w:val="20"/>
          <w:lang w:eastAsia="en-US"/>
        </w:rPr>
        <w:t>(stack_length,3</w:t>
      </w:r>
      <w:proofErr w:type="gramStart"/>
      <w:r w:rsidRPr="009206A6">
        <w:rPr>
          <w:rFonts w:ascii="Consolas" w:eastAsia="Times New Roman" w:hAnsi="Consolas"/>
          <w:kern w:val="0"/>
          <w:sz w:val="20"/>
          <w:szCs w:val="20"/>
          <w:lang w:eastAsia="en-US"/>
        </w:rPr>
        <w:t>);</w:t>
      </w:r>
      <w:r w:rsidRPr="009206A6">
        <w:rPr>
          <w:rFonts w:ascii="Consolas" w:eastAsia="Times New Roman" w:hAnsi="Consolas"/>
          <w:color w:val="008013"/>
          <w:kern w:val="0"/>
          <w:sz w:val="20"/>
          <w:szCs w:val="20"/>
          <w:lang w:eastAsia="en-US"/>
        </w:rPr>
        <w:t>%</w:t>
      </w:r>
      <w:proofErr w:type="gramEnd"/>
      <w:r w:rsidRPr="009206A6">
        <w:rPr>
          <w:rFonts w:ascii="Consolas" w:eastAsia="Times New Roman" w:hAnsi="Consolas"/>
          <w:color w:val="008013"/>
          <w:kern w:val="0"/>
          <w:sz w:val="20"/>
          <w:szCs w:val="20"/>
          <w:lang w:eastAsia="en-US"/>
        </w:rPr>
        <w:t xml:space="preserve"> One round of looping down to detect the length of the stack and the head of the queue</w:t>
      </w:r>
    </w:p>
    <w:p w14:paraId="38AB532F"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i_path</w:t>
      </w:r>
      <w:proofErr w:type="spellEnd"/>
      <w:r w:rsidRPr="009206A6">
        <w:rPr>
          <w:rFonts w:ascii="Consolas" w:eastAsia="Times New Roman" w:hAnsi="Consolas"/>
          <w:kern w:val="0"/>
          <w:sz w:val="20"/>
          <w:szCs w:val="20"/>
          <w:lang w:eastAsia="en-US"/>
        </w:rPr>
        <w:t>=</w:t>
      </w:r>
      <w:proofErr w:type="spellStart"/>
      <w:r w:rsidRPr="009206A6">
        <w:rPr>
          <w:rFonts w:ascii="Consolas" w:eastAsia="Times New Roman" w:hAnsi="Consolas"/>
          <w:kern w:val="0"/>
          <w:sz w:val="20"/>
          <w:szCs w:val="20"/>
          <w:lang w:eastAsia="en-US"/>
        </w:rPr>
        <w:t>queue_path</w:t>
      </w:r>
      <w:proofErr w:type="spellEnd"/>
      <w:r w:rsidRPr="009206A6">
        <w:rPr>
          <w:rFonts w:ascii="Consolas" w:eastAsia="Times New Roman" w:hAnsi="Consolas"/>
          <w:kern w:val="0"/>
          <w:sz w:val="20"/>
          <w:szCs w:val="20"/>
          <w:lang w:eastAsia="en-US"/>
        </w:rPr>
        <w:t xml:space="preserve">; </w:t>
      </w:r>
      <w:r w:rsidRPr="009206A6">
        <w:rPr>
          <w:rFonts w:ascii="Consolas" w:eastAsia="Times New Roman" w:hAnsi="Consolas"/>
          <w:color w:val="008013"/>
          <w:kern w:val="0"/>
          <w:sz w:val="20"/>
          <w:szCs w:val="20"/>
          <w:lang w:eastAsia="en-US"/>
        </w:rPr>
        <w:t>% Put into the queue to directly replace the scan of the queue</w:t>
      </w:r>
    </w:p>
    <w:p w14:paraId="1FA3125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stack_path=[stack_</w:t>
      </w:r>
      <w:proofErr w:type="gramStart"/>
      <w:r w:rsidRPr="009206A6">
        <w:rPr>
          <w:rFonts w:ascii="Consolas" w:eastAsia="Times New Roman" w:hAnsi="Consolas"/>
          <w:kern w:val="0"/>
          <w:sz w:val="20"/>
          <w:szCs w:val="20"/>
          <w:lang w:eastAsia="en-US"/>
        </w:rPr>
        <w:t>path;[</w:t>
      </w:r>
      <w:proofErr w:type="gramEnd"/>
      <w:r w:rsidRPr="009206A6">
        <w:rPr>
          <w:rFonts w:ascii="Consolas" w:eastAsia="Times New Roman" w:hAnsi="Consolas"/>
          <w:kern w:val="0"/>
          <w:sz w:val="20"/>
          <w:szCs w:val="20"/>
          <w:lang w:eastAsia="en-US"/>
        </w:rPr>
        <w:t>path(i_path,1:2),tree_length,step_length]];</w:t>
      </w:r>
    </w:p>
    <w:p w14:paraId="4E04168F"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t xml:space="preserve">  </w:t>
      </w:r>
      <w:proofErr w:type="spellStart"/>
      <w:r w:rsidRPr="009206A6">
        <w:rPr>
          <w:rFonts w:ascii="Consolas" w:eastAsia="Times New Roman" w:hAnsi="Consolas"/>
          <w:kern w:val="0"/>
          <w:sz w:val="20"/>
          <w:szCs w:val="20"/>
          <w:lang w:eastAsia="en-US"/>
        </w:rPr>
        <w:t>stack_length</w:t>
      </w:r>
      <w:proofErr w:type="spellEnd"/>
      <w:r w:rsidRPr="009206A6">
        <w:rPr>
          <w:rFonts w:ascii="Consolas" w:eastAsia="Times New Roman" w:hAnsi="Consolas"/>
          <w:kern w:val="0"/>
          <w:sz w:val="20"/>
          <w:szCs w:val="20"/>
          <w:lang w:eastAsia="en-US"/>
        </w:rPr>
        <w:t>=stack_length+</w:t>
      </w:r>
      <w:proofErr w:type="gramStart"/>
      <w:r w:rsidRPr="009206A6">
        <w:rPr>
          <w:rFonts w:ascii="Consolas" w:eastAsia="Times New Roman" w:hAnsi="Consolas"/>
          <w:kern w:val="0"/>
          <w:sz w:val="20"/>
          <w:szCs w:val="20"/>
          <w:lang w:eastAsia="en-US"/>
        </w:rPr>
        <w:t>1;</w:t>
      </w:r>
      <w:proofErr w:type="gramEnd"/>
    </w:p>
    <w:p w14:paraId="0DE23C33"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r w:rsidRPr="009206A6">
        <w:rPr>
          <w:rFonts w:ascii="Consolas" w:eastAsia="Times New Roman" w:hAnsi="Consolas"/>
          <w:color w:val="0E00FF"/>
          <w:kern w:val="0"/>
          <w:sz w:val="20"/>
          <w:szCs w:val="20"/>
          <w:lang w:eastAsia="en-US"/>
        </w:rPr>
        <w:t>end</w:t>
      </w:r>
    </w:p>
    <w:p w14:paraId="3B2C389C" w14:textId="77777777" w:rsidR="009206A6" w:rsidRPr="009206A6" w:rsidRDefault="009206A6" w:rsidP="009206A6">
      <w:pPr>
        <w:widowControl/>
        <w:rPr>
          <w:rFonts w:ascii="Consolas" w:eastAsia="Times New Roman" w:hAnsi="Consolas"/>
          <w:kern w:val="0"/>
          <w:sz w:val="20"/>
          <w:szCs w:val="20"/>
          <w:lang w:eastAsia="en-US"/>
        </w:rPr>
      </w:pPr>
      <w:r w:rsidRPr="009206A6">
        <w:rPr>
          <w:rFonts w:ascii="Consolas" w:eastAsia="Times New Roman" w:hAnsi="Consolas"/>
          <w:kern w:val="0"/>
          <w:sz w:val="20"/>
          <w:szCs w:val="20"/>
          <w:lang w:eastAsia="en-US"/>
        </w:rPr>
        <w:tab/>
      </w:r>
      <w:proofErr w:type="spellStart"/>
      <w:r w:rsidRPr="009206A6">
        <w:rPr>
          <w:rFonts w:ascii="Consolas" w:eastAsia="Times New Roman" w:hAnsi="Consolas"/>
          <w:kern w:val="0"/>
          <w:sz w:val="20"/>
          <w:szCs w:val="20"/>
          <w:lang w:eastAsia="en-US"/>
        </w:rPr>
        <w:t>in_path</w:t>
      </w:r>
      <w:proofErr w:type="spellEnd"/>
      <w:r w:rsidRPr="009206A6">
        <w:rPr>
          <w:rFonts w:ascii="Consolas" w:eastAsia="Times New Roman" w:hAnsi="Consolas"/>
          <w:kern w:val="0"/>
          <w:sz w:val="20"/>
          <w:szCs w:val="20"/>
          <w:lang w:eastAsia="en-US"/>
        </w:rPr>
        <w:t xml:space="preserve"> =</w:t>
      </w:r>
      <w:proofErr w:type="spellStart"/>
      <w:r w:rsidRPr="009206A6">
        <w:rPr>
          <w:rFonts w:ascii="Consolas" w:eastAsia="Times New Roman" w:hAnsi="Consolas"/>
          <w:kern w:val="0"/>
          <w:sz w:val="20"/>
          <w:szCs w:val="20"/>
          <w:lang w:eastAsia="en-US"/>
        </w:rPr>
        <w:t>stack_</w:t>
      </w:r>
      <w:proofErr w:type="gramStart"/>
      <w:r w:rsidRPr="009206A6">
        <w:rPr>
          <w:rFonts w:ascii="Consolas" w:eastAsia="Times New Roman" w:hAnsi="Consolas"/>
          <w:kern w:val="0"/>
          <w:sz w:val="20"/>
          <w:szCs w:val="20"/>
          <w:lang w:eastAsia="en-US"/>
        </w:rPr>
        <w:t>path</w:t>
      </w:r>
      <w:proofErr w:type="spellEnd"/>
      <w:r w:rsidRPr="009206A6">
        <w:rPr>
          <w:rFonts w:ascii="Consolas" w:eastAsia="Times New Roman" w:hAnsi="Consolas"/>
          <w:kern w:val="0"/>
          <w:sz w:val="20"/>
          <w:szCs w:val="20"/>
          <w:lang w:eastAsia="en-US"/>
        </w:rPr>
        <w:t>;</w:t>
      </w:r>
      <w:proofErr w:type="gramEnd"/>
    </w:p>
    <w:p w14:paraId="664C927A" w14:textId="6D8672A2" w:rsidR="007B3521" w:rsidRDefault="007B3521">
      <w:pPr>
        <w:widowControl/>
        <w:rPr>
          <w:lang w:eastAsia="en-US"/>
        </w:rPr>
      </w:pPr>
      <w:r>
        <w:rPr>
          <w:lang w:eastAsia="en-US"/>
        </w:rPr>
        <w:br w:type="page"/>
      </w:r>
    </w:p>
    <w:p w14:paraId="59E8915C" w14:textId="2A2D352D" w:rsidR="009206A6" w:rsidRPr="009206A6" w:rsidRDefault="007B3521" w:rsidP="007B3521">
      <w:pPr>
        <w:pStyle w:val="Heading3"/>
      </w:pPr>
      <w:bookmarkStart w:id="41" w:name="_Toc134584532"/>
      <w:r>
        <w:lastRenderedPageBreak/>
        <w:t>Helpers/</w:t>
      </w:r>
      <w:proofErr w:type="spellStart"/>
      <w:r>
        <w:t>check_globalvalueII.m</w:t>
      </w:r>
      <w:bookmarkEnd w:id="41"/>
      <w:proofErr w:type="spellEnd"/>
    </w:p>
    <w:p w14:paraId="5E8E566A" w14:textId="77777777" w:rsidR="00BB111D" w:rsidRPr="00BB111D" w:rsidRDefault="00BB111D" w:rsidP="00BB111D">
      <w:pPr>
        <w:widowControl/>
        <w:rPr>
          <w:rFonts w:ascii="Consolas" w:eastAsia="Times New Roman" w:hAnsi="Consolas"/>
          <w:kern w:val="0"/>
          <w:sz w:val="20"/>
          <w:szCs w:val="20"/>
          <w:lang w:eastAsia="en-US"/>
        </w:rPr>
      </w:pPr>
      <w:proofErr w:type="gramStart"/>
      <w:r w:rsidRPr="00BB111D">
        <w:rPr>
          <w:rFonts w:ascii="Consolas" w:eastAsia="Times New Roman" w:hAnsi="Consolas"/>
          <w:color w:val="0E00FF"/>
          <w:kern w:val="0"/>
          <w:sz w:val="20"/>
          <w:szCs w:val="20"/>
          <w:lang w:eastAsia="en-US"/>
        </w:rPr>
        <w:t>function</w:t>
      </w:r>
      <w:r w:rsidRPr="00BB111D">
        <w:rPr>
          <w:rFonts w:ascii="Consolas" w:eastAsia="Times New Roman" w:hAnsi="Consolas"/>
          <w:kern w:val="0"/>
          <w:sz w:val="20"/>
          <w:szCs w:val="20"/>
          <w:lang w:eastAsia="en-US"/>
        </w:rPr>
        <w:t xml:space="preserve">  </w:t>
      </w:r>
      <w:proofErr w:type="spellStart"/>
      <w:r w:rsidRPr="00BB111D">
        <w:rPr>
          <w:rFonts w:ascii="Consolas" w:eastAsia="Times New Roman" w:hAnsi="Consolas"/>
          <w:kern w:val="0"/>
          <w:sz w:val="20"/>
          <w:szCs w:val="20"/>
          <w:lang w:eastAsia="en-US"/>
        </w:rPr>
        <w:t>out</w:t>
      </w:r>
      <w:proofErr w:type="gramEnd"/>
      <w:r w:rsidRPr="00BB111D">
        <w:rPr>
          <w:rFonts w:ascii="Consolas" w:eastAsia="Times New Roman" w:hAnsi="Consolas"/>
          <w:kern w:val="0"/>
          <w:sz w:val="20"/>
          <w:szCs w:val="20"/>
          <w:lang w:eastAsia="en-US"/>
        </w:rPr>
        <w:t>_path</w:t>
      </w:r>
      <w:proofErr w:type="spellEnd"/>
      <w:r w:rsidRPr="00BB111D">
        <w:rPr>
          <w:rFonts w:ascii="Consolas" w:eastAsia="Times New Roman" w:hAnsi="Consolas"/>
          <w:kern w:val="0"/>
          <w:sz w:val="20"/>
          <w:szCs w:val="20"/>
          <w:lang w:eastAsia="en-US"/>
        </w:rPr>
        <w:t xml:space="preserve">= </w:t>
      </w:r>
      <w:proofErr w:type="spellStart"/>
      <w:r w:rsidRPr="00BB111D">
        <w:rPr>
          <w:rFonts w:ascii="Consolas" w:eastAsia="Times New Roman" w:hAnsi="Consolas"/>
          <w:kern w:val="0"/>
          <w:sz w:val="20"/>
          <w:szCs w:val="20"/>
          <w:lang w:eastAsia="en-US"/>
        </w:rPr>
        <w:t>check_globalvalueII</w:t>
      </w:r>
      <w:proofErr w:type="spellEnd"/>
      <w:r w:rsidRPr="00BB111D">
        <w:rPr>
          <w:rFonts w:ascii="Consolas" w:eastAsia="Times New Roman" w:hAnsi="Consolas"/>
          <w:kern w:val="0"/>
          <w:sz w:val="20"/>
          <w:szCs w:val="20"/>
          <w:lang w:eastAsia="en-US"/>
        </w:rPr>
        <w:t>(</w:t>
      </w:r>
      <w:proofErr w:type="spellStart"/>
      <w:r w:rsidRPr="00BB111D">
        <w:rPr>
          <w:rFonts w:ascii="Consolas" w:eastAsia="Times New Roman" w:hAnsi="Consolas"/>
          <w:kern w:val="0"/>
          <w:sz w:val="20"/>
          <w:szCs w:val="20"/>
          <w:lang w:eastAsia="en-US"/>
        </w:rPr>
        <w:t>in_path,step_size,map,obstacles</w:t>
      </w:r>
      <w:proofErr w:type="spellEnd"/>
      <w:r w:rsidRPr="00BB111D">
        <w:rPr>
          <w:rFonts w:ascii="Consolas" w:eastAsia="Times New Roman" w:hAnsi="Consolas"/>
          <w:kern w:val="0"/>
          <w:sz w:val="20"/>
          <w:szCs w:val="20"/>
          <w:lang w:eastAsia="en-US"/>
        </w:rPr>
        <w:t>)</w:t>
      </w:r>
    </w:p>
    <w:p w14:paraId="159611E1"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
    <w:p w14:paraId="39389165"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
    <w:p w14:paraId="4A2EB36C"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 xml:space="preserve"> =</w:t>
      </w:r>
      <w:proofErr w:type="spellStart"/>
      <w:r w:rsidRPr="00BB111D">
        <w:rPr>
          <w:rFonts w:ascii="Consolas" w:eastAsia="Times New Roman" w:hAnsi="Consolas"/>
          <w:kern w:val="0"/>
          <w:sz w:val="20"/>
          <w:szCs w:val="20"/>
          <w:lang w:eastAsia="en-US"/>
        </w:rPr>
        <w:t>in_path</w:t>
      </w:r>
      <w:proofErr w:type="spellEnd"/>
      <w:proofErr w:type="gramStart"/>
      <w:r w:rsidRPr="00BB111D">
        <w:rPr>
          <w:rFonts w:ascii="Consolas" w:eastAsia="Times New Roman" w:hAnsi="Consolas"/>
          <w:kern w:val="0"/>
          <w:sz w:val="20"/>
          <w:szCs w:val="20"/>
          <w:lang w:eastAsia="en-US"/>
        </w:rPr>
        <w:t>(:,</w:t>
      </w:r>
      <w:proofErr w:type="gramEnd"/>
      <w:r w:rsidRPr="00BB111D">
        <w:rPr>
          <w:rFonts w:ascii="Consolas" w:eastAsia="Times New Roman" w:hAnsi="Consolas"/>
          <w:kern w:val="0"/>
          <w:sz w:val="20"/>
          <w:szCs w:val="20"/>
          <w:lang w:eastAsia="en-US"/>
        </w:rPr>
        <w:t xml:space="preserve">1:2); </w:t>
      </w:r>
      <w:r w:rsidRPr="00BB111D">
        <w:rPr>
          <w:rFonts w:ascii="Consolas" w:eastAsia="Times New Roman" w:hAnsi="Consolas"/>
          <w:color w:val="008013"/>
          <w:kern w:val="0"/>
          <w:sz w:val="20"/>
          <w:szCs w:val="20"/>
          <w:lang w:eastAsia="en-US"/>
        </w:rPr>
        <w:t xml:space="preserve">% input the path of the final path </w:t>
      </w:r>
    </w:p>
    <w:p w14:paraId="7CA60701"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buffer_tree</w:t>
      </w:r>
      <w:proofErr w:type="spellEnd"/>
      <w:proofErr w:type="gramStart"/>
      <w:r w:rsidRPr="00BB111D">
        <w:rPr>
          <w:rFonts w:ascii="Consolas" w:eastAsia="Times New Roman" w:hAnsi="Consolas"/>
          <w:kern w:val="0"/>
          <w:sz w:val="20"/>
          <w:szCs w:val="20"/>
          <w:lang w:eastAsia="en-US"/>
        </w:rPr>
        <w:t>(:,</w:t>
      </w:r>
      <w:proofErr w:type="gramEnd"/>
      <w:r w:rsidRPr="00BB111D">
        <w:rPr>
          <w:rFonts w:ascii="Consolas" w:eastAsia="Times New Roman" w:hAnsi="Consolas"/>
          <w:kern w:val="0"/>
          <w:sz w:val="20"/>
          <w:szCs w:val="20"/>
          <w:lang w:eastAsia="en-US"/>
        </w:rPr>
        <w:t>3:6)=0;</w:t>
      </w:r>
    </w:p>
    <w:p w14:paraId="0867AA3A"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r w:rsidRPr="00BB111D">
        <w:rPr>
          <w:rFonts w:ascii="Consolas" w:eastAsia="Times New Roman" w:hAnsi="Consolas"/>
          <w:color w:val="008013"/>
          <w:kern w:val="0"/>
          <w:sz w:val="20"/>
          <w:szCs w:val="20"/>
          <w:lang w:eastAsia="en-US"/>
        </w:rPr>
        <w:t>%</w:t>
      </w:r>
      <w:proofErr w:type="gramStart"/>
      <w:r w:rsidRPr="00BB111D">
        <w:rPr>
          <w:rFonts w:ascii="Consolas" w:eastAsia="Times New Roman" w:hAnsi="Consolas"/>
          <w:color w:val="008013"/>
          <w:kern w:val="0"/>
          <w:sz w:val="20"/>
          <w:szCs w:val="20"/>
          <w:lang w:eastAsia="en-US"/>
        </w:rPr>
        <w:t>set  two</w:t>
      </w:r>
      <w:proofErr w:type="gramEnd"/>
      <w:r w:rsidRPr="00BB111D">
        <w:rPr>
          <w:rFonts w:ascii="Consolas" w:eastAsia="Times New Roman" w:hAnsi="Consolas"/>
          <w:color w:val="008013"/>
          <w:kern w:val="0"/>
          <w:sz w:val="20"/>
          <w:szCs w:val="20"/>
          <w:lang w:eastAsia="en-US"/>
        </w:rPr>
        <w:t xml:space="preserve"> tree  which is the old path's children , </w:t>
      </w:r>
    </w:p>
    <w:p w14:paraId="0BFA261A"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r w:rsidRPr="00BB111D">
        <w:rPr>
          <w:rFonts w:ascii="Consolas" w:eastAsia="Times New Roman" w:hAnsi="Consolas"/>
          <w:color w:val="008013"/>
          <w:kern w:val="0"/>
          <w:sz w:val="20"/>
          <w:szCs w:val="20"/>
          <w:lang w:eastAsia="en-US"/>
        </w:rPr>
        <w:t xml:space="preserve">%the left children </w:t>
      </w:r>
      <w:proofErr w:type="gramStart"/>
      <w:r w:rsidRPr="00BB111D">
        <w:rPr>
          <w:rFonts w:ascii="Consolas" w:eastAsia="Times New Roman" w:hAnsi="Consolas"/>
          <w:color w:val="008013"/>
          <w:kern w:val="0"/>
          <w:sz w:val="20"/>
          <w:szCs w:val="20"/>
          <w:lang w:eastAsia="en-US"/>
        </w:rPr>
        <w:t xml:space="preserve">is  </w:t>
      </w:r>
      <w:proofErr w:type="spellStart"/>
      <w:r w:rsidRPr="00BB111D">
        <w:rPr>
          <w:rFonts w:ascii="Consolas" w:eastAsia="Times New Roman" w:hAnsi="Consolas"/>
          <w:color w:val="008013"/>
          <w:kern w:val="0"/>
          <w:sz w:val="20"/>
          <w:szCs w:val="20"/>
          <w:lang w:eastAsia="en-US"/>
        </w:rPr>
        <w:t>buffer</w:t>
      </w:r>
      <w:proofErr w:type="gramEnd"/>
      <w:r w:rsidRPr="00BB111D">
        <w:rPr>
          <w:rFonts w:ascii="Consolas" w:eastAsia="Times New Roman" w:hAnsi="Consolas"/>
          <w:color w:val="008013"/>
          <w:kern w:val="0"/>
          <w:sz w:val="20"/>
          <w:szCs w:val="20"/>
          <w:lang w:eastAsia="en-US"/>
        </w:rPr>
        <w:t>_tree</w:t>
      </w:r>
      <w:proofErr w:type="spellEnd"/>
      <w:r w:rsidRPr="00BB111D">
        <w:rPr>
          <w:rFonts w:ascii="Consolas" w:eastAsia="Times New Roman" w:hAnsi="Consolas"/>
          <w:color w:val="008013"/>
          <w:kern w:val="0"/>
          <w:sz w:val="20"/>
          <w:szCs w:val="20"/>
          <w:lang w:eastAsia="en-US"/>
        </w:rPr>
        <w:t xml:space="preserve">(:,3:4) . the right children is </w:t>
      </w:r>
      <w:proofErr w:type="spellStart"/>
      <w:r w:rsidRPr="00BB111D">
        <w:rPr>
          <w:rFonts w:ascii="Consolas" w:eastAsia="Times New Roman" w:hAnsi="Consolas"/>
          <w:color w:val="008013"/>
          <w:kern w:val="0"/>
          <w:sz w:val="20"/>
          <w:szCs w:val="20"/>
          <w:lang w:eastAsia="en-US"/>
        </w:rPr>
        <w:t>buffer_tree</w:t>
      </w:r>
      <w:proofErr w:type="spellEnd"/>
      <w:proofErr w:type="gramStart"/>
      <w:r w:rsidRPr="00BB111D">
        <w:rPr>
          <w:rFonts w:ascii="Consolas" w:eastAsia="Times New Roman" w:hAnsi="Consolas"/>
          <w:color w:val="008013"/>
          <w:kern w:val="0"/>
          <w:sz w:val="20"/>
          <w:szCs w:val="20"/>
          <w:lang w:eastAsia="en-US"/>
        </w:rPr>
        <w:t>(:,</w:t>
      </w:r>
      <w:proofErr w:type="gramEnd"/>
      <w:r w:rsidRPr="00BB111D">
        <w:rPr>
          <w:rFonts w:ascii="Consolas" w:eastAsia="Times New Roman" w:hAnsi="Consolas"/>
          <w:color w:val="008013"/>
          <w:kern w:val="0"/>
          <w:sz w:val="20"/>
          <w:szCs w:val="20"/>
          <w:lang w:eastAsia="en-US"/>
        </w:rPr>
        <w:t>5:6)</w:t>
      </w:r>
    </w:p>
    <w:p w14:paraId="16945B4F"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r w:rsidRPr="00BB111D">
        <w:rPr>
          <w:rFonts w:ascii="Consolas" w:eastAsia="Times New Roman" w:hAnsi="Consolas"/>
          <w:color w:val="008013"/>
          <w:kern w:val="0"/>
          <w:sz w:val="20"/>
          <w:szCs w:val="20"/>
          <w:lang w:eastAsia="en-US"/>
        </w:rPr>
        <w:t xml:space="preserve">%   what we want </w:t>
      </w:r>
      <w:proofErr w:type="gramStart"/>
      <w:r w:rsidRPr="00BB111D">
        <w:rPr>
          <w:rFonts w:ascii="Consolas" w:eastAsia="Times New Roman" w:hAnsi="Consolas"/>
          <w:color w:val="008013"/>
          <w:kern w:val="0"/>
          <w:sz w:val="20"/>
          <w:szCs w:val="20"/>
          <w:lang w:eastAsia="en-US"/>
        </w:rPr>
        <w:t>found  path</w:t>
      </w:r>
      <w:proofErr w:type="gramEnd"/>
      <w:r w:rsidRPr="00BB111D">
        <w:rPr>
          <w:rFonts w:ascii="Consolas" w:eastAsia="Times New Roman" w:hAnsi="Consolas"/>
          <w:color w:val="008013"/>
          <w:kern w:val="0"/>
          <w:sz w:val="20"/>
          <w:szCs w:val="20"/>
          <w:lang w:eastAsia="en-US"/>
        </w:rPr>
        <w:t xml:space="preserve"> is the </w:t>
      </w:r>
      <w:proofErr w:type="spellStart"/>
      <w:r w:rsidRPr="00BB111D">
        <w:rPr>
          <w:rFonts w:ascii="Consolas" w:eastAsia="Times New Roman" w:hAnsi="Consolas"/>
          <w:color w:val="008013"/>
          <w:kern w:val="0"/>
          <w:sz w:val="20"/>
          <w:szCs w:val="20"/>
          <w:lang w:eastAsia="en-US"/>
        </w:rPr>
        <w:t>riht</w:t>
      </w:r>
      <w:proofErr w:type="spellEnd"/>
      <w:r w:rsidRPr="00BB111D">
        <w:rPr>
          <w:rFonts w:ascii="Consolas" w:eastAsia="Times New Roman" w:hAnsi="Consolas"/>
          <w:color w:val="008013"/>
          <w:kern w:val="0"/>
          <w:sz w:val="20"/>
          <w:szCs w:val="20"/>
          <w:lang w:eastAsia="en-US"/>
        </w:rPr>
        <w:t xml:space="preserve"> children  and left children </w:t>
      </w:r>
    </w:p>
    <w:p w14:paraId="547FB173"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r w:rsidRPr="00BB111D">
        <w:rPr>
          <w:rFonts w:ascii="Consolas" w:eastAsia="Times New Roman" w:hAnsi="Consolas"/>
          <w:color w:val="008013"/>
          <w:kern w:val="0"/>
          <w:sz w:val="20"/>
          <w:szCs w:val="20"/>
          <w:lang w:eastAsia="en-US"/>
        </w:rPr>
        <w:t>%</w:t>
      </w:r>
    </w:p>
    <w:p w14:paraId="41C77B1E"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(1,3:</w:t>
      </w:r>
      <w:proofErr w:type="gramStart"/>
      <w:r w:rsidRPr="00BB111D">
        <w:rPr>
          <w:rFonts w:ascii="Consolas" w:eastAsia="Times New Roman" w:hAnsi="Consolas"/>
          <w:kern w:val="0"/>
          <w:sz w:val="20"/>
          <w:szCs w:val="20"/>
          <w:lang w:eastAsia="en-US"/>
        </w:rPr>
        <w:t>4)=</w:t>
      </w:r>
      <w:proofErr w:type="spellStart"/>
      <w:proofErr w:type="gramEnd"/>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(1,1:2);</w:t>
      </w:r>
    </w:p>
    <w:p w14:paraId="1CCB0EC8"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08013"/>
          <w:kern w:val="0"/>
          <w:sz w:val="20"/>
          <w:szCs w:val="20"/>
          <w:lang w:eastAsia="en-US"/>
        </w:rPr>
        <w:t>% buffer_tree(length(buffer_tree)-1,5:</w:t>
      </w:r>
      <w:proofErr w:type="gramStart"/>
      <w:r w:rsidRPr="00BB111D">
        <w:rPr>
          <w:rFonts w:ascii="Consolas" w:eastAsia="Times New Roman" w:hAnsi="Consolas"/>
          <w:color w:val="008013"/>
          <w:kern w:val="0"/>
          <w:sz w:val="20"/>
          <w:szCs w:val="20"/>
          <w:lang w:eastAsia="en-US"/>
        </w:rPr>
        <w:t>6)=</w:t>
      </w:r>
      <w:proofErr w:type="gramEnd"/>
      <w:r w:rsidRPr="00BB111D">
        <w:rPr>
          <w:rFonts w:ascii="Consolas" w:eastAsia="Times New Roman" w:hAnsi="Consolas"/>
          <w:color w:val="008013"/>
          <w:kern w:val="0"/>
          <w:sz w:val="20"/>
          <w:szCs w:val="20"/>
          <w:lang w:eastAsia="en-US"/>
        </w:rPr>
        <w:t>buffer_tree(length(buffer_tree),1:2);</w:t>
      </w:r>
    </w:p>
    <w:p w14:paraId="3502E32D"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i_path</w:t>
      </w:r>
      <w:proofErr w:type="spellEnd"/>
      <w:r w:rsidRPr="00BB111D">
        <w:rPr>
          <w:rFonts w:ascii="Consolas" w:eastAsia="Times New Roman" w:hAnsi="Consolas"/>
          <w:kern w:val="0"/>
          <w:sz w:val="20"/>
          <w:szCs w:val="20"/>
          <w:lang w:eastAsia="en-US"/>
        </w:rPr>
        <w:t xml:space="preserve"> = </w:t>
      </w:r>
      <w:proofErr w:type="gramStart"/>
      <w:r w:rsidRPr="00BB111D">
        <w:rPr>
          <w:rFonts w:ascii="Consolas" w:eastAsia="Times New Roman" w:hAnsi="Consolas"/>
          <w:kern w:val="0"/>
          <w:sz w:val="20"/>
          <w:szCs w:val="20"/>
          <w:lang w:eastAsia="en-US"/>
        </w:rPr>
        <w:t>2;</w:t>
      </w:r>
      <w:proofErr w:type="gramEnd"/>
    </w:p>
    <w:p w14:paraId="4AD20AFE"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buffer_point1</w:t>
      </w:r>
      <w:proofErr w:type="gramStart"/>
      <w:r w:rsidRPr="00BB111D">
        <w:rPr>
          <w:rFonts w:ascii="Consolas" w:eastAsia="Times New Roman" w:hAnsi="Consolas"/>
          <w:kern w:val="0"/>
          <w:sz w:val="20"/>
          <w:szCs w:val="20"/>
          <w:lang w:eastAsia="en-US"/>
        </w:rPr>
        <w:t>=[</w:t>
      </w:r>
      <w:proofErr w:type="gramEnd"/>
      <w:r w:rsidRPr="00BB111D">
        <w:rPr>
          <w:rFonts w:ascii="Consolas" w:eastAsia="Times New Roman" w:hAnsi="Consolas"/>
          <w:kern w:val="0"/>
          <w:sz w:val="20"/>
          <w:szCs w:val="20"/>
          <w:lang w:eastAsia="en-US"/>
        </w:rPr>
        <w:t>0,0];</w:t>
      </w:r>
    </w:p>
    <w:p w14:paraId="76FC7D59"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buffer_point2</w:t>
      </w:r>
      <w:proofErr w:type="gramStart"/>
      <w:r w:rsidRPr="00BB111D">
        <w:rPr>
          <w:rFonts w:ascii="Consolas" w:eastAsia="Times New Roman" w:hAnsi="Consolas"/>
          <w:kern w:val="0"/>
          <w:sz w:val="20"/>
          <w:szCs w:val="20"/>
          <w:lang w:eastAsia="en-US"/>
        </w:rPr>
        <w:t>=[</w:t>
      </w:r>
      <w:proofErr w:type="gramEnd"/>
      <w:r w:rsidRPr="00BB111D">
        <w:rPr>
          <w:rFonts w:ascii="Consolas" w:eastAsia="Times New Roman" w:hAnsi="Consolas"/>
          <w:kern w:val="0"/>
          <w:sz w:val="20"/>
          <w:szCs w:val="20"/>
          <w:lang w:eastAsia="en-US"/>
        </w:rPr>
        <w:t>0,0];</w:t>
      </w:r>
    </w:p>
    <w:p w14:paraId="4F61BFAF"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new_length</w:t>
      </w:r>
      <w:proofErr w:type="spellEnd"/>
      <w:r w:rsidRPr="00BB111D">
        <w:rPr>
          <w:rFonts w:ascii="Consolas" w:eastAsia="Times New Roman" w:hAnsi="Consolas"/>
          <w:kern w:val="0"/>
          <w:sz w:val="20"/>
          <w:szCs w:val="20"/>
          <w:lang w:eastAsia="en-US"/>
        </w:rPr>
        <w:t>=</w:t>
      </w:r>
      <w:proofErr w:type="gramStart"/>
      <w:r w:rsidRPr="00BB111D">
        <w:rPr>
          <w:rFonts w:ascii="Consolas" w:eastAsia="Times New Roman" w:hAnsi="Consolas"/>
          <w:kern w:val="0"/>
          <w:sz w:val="20"/>
          <w:szCs w:val="20"/>
          <w:lang w:eastAsia="en-US"/>
        </w:rPr>
        <w:t>0;</w:t>
      </w:r>
      <w:proofErr w:type="gramEnd"/>
    </w:p>
    <w:p w14:paraId="74037C41"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w:t>
      </w:r>
      <w:proofErr w:type="spellStart"/>
      <w:proofErr w:type="gramStart"/>
      <w:r w:rsidRPr="00BB111D">
        <w:rPr>
          <w:rFonts w:ascii="Consolas" w:eastAsia="Times New Roman" w:hAnsi="Consolas"/>
          <w:kern w:val="0"/>
          <w:sz w:val="20"/>
          <w:szCs w:val="20"/>
          <w:lang w:eastAsia="en-US"/>
        </w:rPr>
        <w:t>l,c</w:t>
      </w:r>
      <w:proofErr w:type="spellEnd"/>
      <w:proofErr w:type="gramEnd"/>
      <w:r w:rsidRPr="00BB111D">
        <w:rPr>
          <w:rFonts w:ascii="Consolas" w:eastAsia="Times New Roman" w:hAnsi="Consolas"/>
          <w:kern w:val="0"/>
          <w:sz w:val="20"/>
          <w:szCs w:val="20"/>
          <w:lang w:eastAsia="en-US"/>
        </w:rPr>
        <w:t>]=size(</w:t>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w:t>
      </w:r>
    </w:p>
    <w:p w14:paraId="44C2C818"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E00FF"/>
          <w:kern w:val="0"/>
          <w:sz w:val="20"/>
          <w:szCs w:val="20"/>
          <w:lang w:eastAsia="en-US"/>
        </w:rPr>
        <w:t xml:space="preserve">while </w:t>
      </w:r>
      <w:proofErr w:type="spellStart"/>
      <w:r w:rsidRPr="00BB111D">
        <w:rPr>
          <w:rFonts w:ascii="Consolas" w:eastAsia="Times New Roman" w:hAnsi="Consolas"/>
          <w:kern w:val="0"/>
          <w:sz w:val="20"/>
          <w:szCs w:val="20"/>
          <w:lang w:eastAsia="en-US"/>
        </w:rPr>
        <w:t>i_path</w:t>
      </w:r>
      <w:proofErr w:type="spellEnd"/>
      <w:r w:rsidRPr="00BB111D">
        <w:rPr>
          <w:rFonts w:ascii="Consolas" w:eastAsia="Times New Roman" w:hAnsi="Consolas"/>
          <w:kern w:val="0"/>
          <w:sz w:val="20"/>
          <w:szCs w:val="20"/>
          <w:lang w:eastAsia="en-US"/>
        </w:rPr>
        <w:t xml:space="preserve"> &lt;=(l-1),</w:t>
      </w:r>
    </w:p>
    <w:p w14:paraId="7F830B92"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 xml:space="preserve">        </w:t>
      </w:r>
      <w:r w:rsidRPr="00BB111D">
        <w:rPr>
          <w:rFonts w:ascii="Consolas" w:eastAsia="Times New Roman" w:hAnsi="Consolas"/>
          <w:color w:val="008013"/>
          <w:kern w:val="0"/>
          <w:sz w:val="20"/>
          <w:szCs w:val="20"/>
          <w:lang w:eastAsia="en-US"/>
        </w:rPr>
        <w:t>% Generates new point</w:t>
      </w:r>
    </w:p>
    <w:p w14:paraId="615FCB7C"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t>[</w:t>
      </w:r>
      <w:proofErr w:type="gramStart"/>
      <w:r w:rsidRPr="00BB111D">
        <w:rPr>
          <w:rFonts w:ascii="Consolas" w:eastAsia="Times New Roman" w:hAnsi="Consolas"/>
          <w:kern w:val="0"/>
          <w:sz w:val="20"/>
          <w:szCs w:val="20"/>
          <w:lang w:eastAsia="en-US"/>
        </w:rPr>
        <w:t>L,R</w:t>
      </w:r>
      <w:proofErr w:type="gramEnd"/>
      <w:r w:rsidRPr="00BB111D">
        <w:rPr>
          <w:rFonts w:ascii="Consolas" w:eastAsia="Times New Roman" w:hAnsi="Consolas"/>
          <w:kern w:val="0"/>
          <w:sz w:val="20"/>
          <w:szCs w:val="20"/>
          <w:lang w:eastAsia="en-US"/>
        </w:rPr>
        <w:t>] = line_check(buffer_tree((i_path-1),3:4),buffer_tree(i_path,1:2),buffer_tree((i_path+1),1:2),map,step_size,obstacles);</w:t>
      </w:r>
    </w:p>
    <w:p w14:paraId="330E402B"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(i_path-1,5:</w:t>
      </w:r>
      <w:proofErr w:type="gramStart"/>
      <w:r w:rsidRPr="00BB111D">
        <w:rPr>
          <w:rFonts w:ascii="Consolas" w:eastAsia="Times New Roman" w:hAnsi="Consolas"/>
          <w:kern w:val="0"/>
          <w:sz w:val="20"/>
          <w:szCs w:val="20"/>
          <w:lang w:eastAsia="en-US"/>
        </w:rPr>
        <w:t>6)=</w:t>
      </w:r>
      <w:proofErr w:type="gramEnd"/>
      <w:r w:rsidRPr="00BB111D">
        <w:rPr>
          <w:rFonts w:ascii="Consolas" w:eastAsia="Times New Roman" w:hAnsi="Consolas"/>
          <w:kern w:val="0"/>
          <w:sz w:val="20"/>
          <w:szCs w:val="20"/>
          <w:lang w:eastAsia="en-US"/>
        </w:rPr>
        <w:t>L;</w:t>
      </w:r>
    </w:p>
    <w:p w14:paraId="44C08F95"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(i_path,3:</w:t>
      </w:r>
      <w:proofErr w:type="gramStart"/>
      <w:r w:rsidRPr="00BB111D">
        <w:rPr>
          <w:rFonts w:ascii="Consolas" w:eastAsia="Times New Roman" w:hAnsi="Consolas"/>
          <w:kern w:val="0"/>
          <w:sz w:val="20"/>
          <w:szCs w:val="20"/>
          <w:lang w:eastAsia="en-US"/>
        </w:rPr>
        <w:t>4)=</w:t>
      </w:r>
      <w:proofErr w:type="gramEnd"/>
      <w:r w:rsidRPr="00BB111D">
        <w:rPr>
          <w:rFonts w:ascii="Consolas" w:eastAsia="Times New Roman" w:hAnsi="Consolas"/>
          <w:kern w:val="0"/>
          <w:sz w:val="20"/>
          <w:szCs w:val="20"/>
          <w:lang w:eastAsia="en-US"/>
        </w:rPr>
        <w:t>R;</w:t>
      </w: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r>
    </w:p>
    <w:p w14:paraId="2A51186E"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i_path</w:t>
      </w:r>
      <w:proofErr w:type="spellEnd"/>
      <w:r w:rsidRPr="00BB111D">
        <w:rPr>
          <w:rFonts w:ascii="Consolas" w:eastAsia="Times New Roman" w:hAnsi="Consolas"/>
          <w:kern w:val="0"/>
          <w:sz w:val="20"/>
          <w:szCs w:val="20"/>
          <w:lang w:eastAsia="en-US"/>
        </w:rPr>
        <w:t xml:space="preserve"> = i_path+</w:t>
      </w:r>
      <w:proofErr w:type="gramStart"/>
      <w:r w:rsidRPr="00BB111D">
        <w:rPr>
          <w:rFonts w:ascii="Consolas" w:eastAsia="Times New Roman" w:hAnsi="Consolas"/>
          <w:kern w:val="0"/>
          <w:sz w:val="20"/>
          <w:szCs w:val="20"/>
          <w:lang w:eastAsia="en-US"/>
        </w:rPr>
        <w:t>1;</w:t>
      </w:r>
      <w:proofErr w:type="gramEnd"/>
    </w:p>
    <w:p w14:paraId="0422EA83"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E00FF"/>
          <w:kern w:val="0"/>
          <w:sz w:val="20"/>
          <w:szCs w:val="20"/>
          <w:lang w:eastAsia="en-US"/>
        </w:rPr>
        <w:t>end</w:t>
      </w:r>
    </w:p>
    <w:p w14:paraId="4A8B600F"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(l-1,5:</w:t>
      </w:r>
      <w:proofErr w:type="gramStart"/>
      <w:r w:rsidRPr="00BB111D">
        <w:rPr>
          <w:rFonts w:ascii="Consolas" w:eastAsia="Times New Roman" w:hAnsi="Consolas"/>
          <w:kern w:val="0"/>
          <w:sz w:val="20"/>
          <w:szCs w:val="20"/>
          <w:lang w:eastAsia="en-US"/>
        </w:rPr>
        <w:t>6)=</w:t>
      </w:r>
      <w:proofErr w:type="spellStart"/>
      <w:proofErr w:type="gramEnd"/>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(l,1:2);</w:t>
      </w:r>
    </w:p>
    <w:p w14:paraId="5FF0E954"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t xml:space="preserve"> </w:t>
      </w:r>
      <w:proofErr w:type="spellStart"/>
      <w:r w:rsidRPr="00BB111D">
        <w:rPr>
          <w:rFonts w:ascii="Consolas" w:eastAsia="Times New Roman" w:hAnsi="Consolas"/>
          <w:kern w:val="0"/>
          <w:sz w:val="20"/>
          <w:szCs w:val="20"/>
          <w:lang w:eastAsia="en-US"/>
        </w:rPr>
        <w:t>new_tree</w:t>
      </w:r>
      <w:proofErr w:type="spellEnd"/>
      <w:proofErr w:type="gramStart"/>
      <w:r w:rsidRPr="00BB111D">
        <w:rPr>
          <w:rFonts w:ascii="Consolas" w:eastAsia="Times New Roman" w:hAnsi="Consolas"/>
          <w:kern w:val="0"/>
          <w:sz w:val="20"/>
          <w:szCs w:val="20"/>
          <w:lang w:eastAsia="en-US"/>
        </w:rPr>
        <w:t>=[</w:t>
      </w:r>
      <w:proofErr w:type="gramEnd"/>
      <w:r w:rsidRPr="00BB111D">
        <w:rPr>
          <w:rFonts w:ascii="Consolas" w:eastAsia="Times New Roman" w:hAnsi="Consolas"/>
          <w:kern w:val="0"/>
          <w:sz w:val="20"/>
          <w:szCs w:val="20"/>
          <w:lang w:eastAsia="en-US"/>
        </w:rPr>
        <w:t xml:space="preserve"> </w:t>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(1,3:4);</w:t>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(1,5:6)];</w:t>
      </w:r>
    </w:p>
    <w:p w14:paraId="3834191A"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E00FF"/>
          <w:kern w:val="0"/>
          <w:sz w:val="20"/>
          <w:szCs w:val="20"/>
          <w:lang w:eastAsia="en-US"/>
        </w:rPr>
        <w:t xml:space="preserve">for </w:t>
      </w:r>
      <w:r w:rsidRPr="00BB111D">
        <w:rPr>
          <w:rFonts w:ascii="Consolas" w:eastAsia="Times New Roman" w:hAnsi="Consolas"/>
          <w:kern w:val="0"/>
          <w:sz w:val="20"/>
          <w:szCs w:val="20"/>
          <w:lang w:eastAsia="en-US"/>
        </w:rPr>
        <w:t xml:space="preserve">index = </w:t>
      </w:r>
      <w:proofErr w:type="gramStart"/>
      <w:r w:rsidRPr="00BB111D">
        <w:rPr>
          <w:rFonts w:ascii="Consolas" w:eastAsia="Times New Roman" w:hAnsi="Consolas"/>
          <w:kern w:val="0"/>
          <w:sz w:val="20"/>
          <w:szCs w:val="20"/>
          <w:lang w:eastAsia="en-US"/>
        </w:rPr>
        <w:t>2:l</w:t>
      </w:r>
      <w:proofErr w:type="gramEnd"/>
      <w:r w:rsidRPr="00BB111D">
        <w:rPr>
          <w:rFonts w:ascii="Consolas" w:eastAsia="Times New Roman" w:hAnsi="Consolas"/>
          <w:kern w:val="0"/>
          <w:sz w:val="20"/>
          <w:szCs w:val="20"/>
          <w:lang w:eastAsia="en-US"/>
        </w:rPr>
        <w:t>-1</w:t>
      </w:r>
    </w:p>
    <w:p w14:paraId="41B3CF44"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new_tree</w:t>
      </w:r>
      <w:proofErr w:type="spellEnd"/>
      <w:r w:rsidRPr="00BB111D">
        <w:rPr>
          <w:rFonts w:ascii="Consolas" w:eastAsia="Times New Roman" w:hAnsi="Consolas"/>
          <w:kern w:val="0"/>
          <w:sz w:val="20"/>
          <w:szCs w:val="20"/>
          <w:lang w:eastAsia="en-US"/>
        </w:rPr>
        <w:t xml:space="preserve"> = [</w:t>
      </w:r>
      <w:proofErr w:type="spellStart"/>
      <w:r w:rsidRPr="00BB111D">
        <w:rPr>
          <w:rFonts w:ascii="Consolas" w:eastAsia="Times New Roman" w:hAnsi="Consolas"/>
          <w:kern w:val="0"/>
          <w:sz w:val="20"/>
          <w:szCs w:val="20"/>
          <w:lang w:eastAsia="en-US"/>
        </w:rPr>
        <w:t>new_</w:t>
      </w:r>
      <w:proofErr w:type="gramStart"/>
      <w:r w:rsidRPr="00BB111D">
        <w:rPr>
          <w:rFonts w:ascii="Consolas" w:eastAsia="Times New Roman" w:hAnsi="Consolas"/>
          <w:kern w:val="0"/>
          <w:sz w:val="20"/>
          <w:szCs w:val="20"/>
          <w:lang w:eastAsia="en-US"/>
        </w:rPr>
        <w:t>tree;buffer</w:t>
      </w:r>
      <w:proofErr w:type="gramEnd"/>
      <w:r w:rsidRPr="00BB111D">
        <w:rPr>
          <w:rFonts w:ascii="Consolas" w:eastAsia="Times New Roman" w:hAnsi="Consolas"/>
          <w:kern w:val="0"/>
          <w:sz w:val="20"/>
          <w:szCs w:val="20"/>
          <w:lang w:eastAsia="en-US"/>
        </w:rPr>
        <w:t>_tree</w:t>
      </w:r>
      <w:proofErr w:type="spellEnd"/>
      <w:r w:rsidRPr="00BB111D">
        <w:rPr>
          <w:rFonts w:ascii="Consolas" w:eastAsia="Times New Roman" w:hAnsi="Consolas"/>
          <w:kern w:val="0"/>
          <w:sz w:val="20"/>
          <w:szCs w:val="20"/>
          <w:lang w:eastAsia="en-US"/>
        </w:rPr>
        <w:t>(index,3:4);</w:t>
      </w:r>
      <w:proofErr w:type="spellStart"/>
      <w:r w:rsidRPr="00BB111D">
        <w:rPr>
          <w:rFonts w:ascii="Consolas" w:eastAsia="Times New Roman" w:hAnsi="Consolas"/>
          <w:kern w:val="0"/>
          <w:sz w:val="20"/>
          <w:szCs w:val="20"/>
          <w:lang w:eastAsia="en-US"/>
        </w:rPr>
        <w:t>buffer_tree</w:t>
      </w:r>
      <w:proofErr w:type="spellEnd"/>
      <w:r w:rsidRPr="00BB111D">
        <w:rPr>
          <w:rFonts w:ascii="Consolas" w:eastAsia="Times New Roman" w:hAnsi="Consolas"/>
          <w:kern w:val="0"/>
          <w:sz w:val="20"/>
          <w:szCs w:val="20"/>
          <w:lang w:eastAsia="en-US"/>
        </w:rPr>
        <w:t>(index,5:6)];</w:t>
      </w:r>
    </w:p>
    <w:p w14:paraId="2A232EDC"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r w:rsidRPr="00BB111D">
        <w:rPr>
          <w:rFonts w:ascii="Consolas" w:eastAsia="Times New Roman" w:hAnsi="Consolas"/>
          <w:color w:val="0E00FF"/>
          <w:kern w:val="0"/>
          <w:sz w:val="20"/>
          <w:szCs w:val="20"/>
          <w:lang w:eastAsia="en-US"/>
        </w:rPr>
        <w:t>end</w:t>
      </w:r>
    </w:p>
    <w:p w14:paraId="22C96885" w14:textId="77777777" w:rsidR="00BB111D" w:rsidRPr="00BB111D" w:rsidRDefault="00BB111D" w:rsidP="00BB111D">
      <w:pPr>
        <w:widowControl/>
        <w:rPr>
          <w:rFonts w:ascii="Consolas" w:eastAsia="Times New Roman" w:hAnsi="Consolas"/>
          <w:kern w:val="0"/>
          <w:sz w:val="20"/>
          <w:szCs w:val="20"/>
          <w:lang w:eastAsia="en-US"/>
        </w:rPr>
      </w:pPr>
      <w:r w:rsidRPr="00BB111D">
        <w:rPr>
          <w:rFonts w:ascii="Consolas" w:eastAsia="Times New Roman" w:hAnsi="Consolas"/>
          <w:kern w:val="0"/>
          <w:sz w:val="20"/>
          <w:szCs w:val="20"/>
          <w:lang w:eastAsia="en-US"/>
        </w:rPr>
        <w:tab/>
      </w:r>
      <w:proofErr w:type="spellStart"/>
      <w:r w:rsidRPr="00BB111D">
        <w:rPr>
          <w:rFonts w:ascii="Consolas" w:eastAsia="Times New Roman" w:hAnsi="Consolas"/>
          <w:kern w:val="0"/>
          <w:sz w:val="20"/>
          <w:szCs w:val="20"/>
          <w:lang w:eastAsia="en-US"/>
        </w:rPr>
        <w:t>out_path</w:t>
      </w:r>
      <w:proofErr w:type="spellEnd"/>
      <w:r w:rsidRPr="00BB111D">
        <w:rPr>
          <w:rFonts w:ascii="Consolas" w:eastAsia="Times New Roman" w:hAnsi="Consolas"/>
          <w:kern w:val="0"/>
          <w:sz w:val="20"/>
          <w:szCs w:val="20"/>
          <w:lang w:eastAsia="en-US"/>
        </w:rPr>
        <w:t xml:space="preserve"> = </w:t>
      </w:r>
      <w:proofErr w:type="spellStart"/>
      <w:r w:rsidRPr="00BB111D">
        <w:rPr>
          <w:rFonts w:ascii="Consolas" w:eastAsia="Times New Roman" w:hAnsi="Consolas"/>
          <w:kern w:val="0"/>
          <w:sz w:val="20"/>
          <w:szCs w:val="20"/>
          <w:lang w:eastAsia="en-US"/>
        </w:rPr>
        <w:t>new_</w:t>
      </w:r>
      <w:proofErr w:type="gramStart"/>
      <w:r w:rsidRPr="00BB111D">
        <w:rPr>
          <w:rFonts w:ascii="Consolas" w:eastAsia="Times New Roman" w:hAnsi="Consolas"/>
          <w:kern w:val="0"/>
          <w:sz w:val="20"/>
          <w:szCs w:val="20"/>
          <w:lang w:eastAsia="en-US"/>
        </w:rPr>
        <w:t>tree</w:t>
      </w:r>
      <w:proofErr w:type="spellEnd"/>
      <w:r w:rsidRPr="00BB111D">
        <w:rPr>
          <w:rFonts w:ascii="Consolas" w:eastAsia="Times New Roman" w:hAnsi="Consolas"/>
          <w:kern w:val="0"/>
          <w:sz w:val="20"/>
          <w:szCs w:val="20"/>
          <w:lang w:eastAsia="en-US"/>
        </w:rPr>
        <w:t>;</w:t>
      </w:r>
      <w:proofErr w:type="gramEnd"/>
    </w:p>
    <w:p w14:paraId="3E601E8D" w14:textId="5B42F4AD" w:rsidR="00F7617A" w:rsidRDefault="00F7617A">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32B1757A" w14:textId="00C5D24F" w:rsidR="00C34405" w:rsidRDefault="00F7617A" w:rsidP="00F7617A">
      <w:pPr>
        <w:pStyle w:val="Heading3"/>
      </w:pPr>
      <w:bookmarkStart w:id="42" w:name="_Toc134584533"/>
      <w:r>
        <w:lastRenderedPageBreak/>
        <w:t>Helpers/</w:t>
      </w:r>
      <w:proofErr w:type="spellStart"/>
      <w:r>
        <w:t>check_loacalvalue.m</w:t>
      </w:r>
      <w:bookmarkEnd w:id="42"/>
      <w:proofErr w:type="spellEnd"/>
    </w:p>
    <w:p w14:paraId="05FB2A49"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color w:val="008013"/>
          <w:kern w:val="0"/>
          <w:sz w:val="20"/>
          <w:szCs w:val="20"/>
          <w:lang w:eastAsia="en-US"/>
        </w:rPr>
        <w:t xml:space="preserve">% </w:t>
      </w:r>
      <w:proofErr w:type="spellStart"/>
      <w:r w:rsidRPr="00DD29E9">
        <w:rPr>
          <w:rFonts w:ascii="Consolas" w:eastAsia="Times New Roman" w:hAnsi="Consolas"/>
          <w:color w:val="008013"/>
          <w:kern w:val="0"/>
          <w:sz w:val="20"/>
          <w:szCs w:val="20"/>
          <w:lang w:eastAsia="en-US"/>
        </w:rPr>
        <w:t>buffer_</w:t>
      </w:r>
      <w:proofErr w:type="gramStart"/>
      <w:r w:rsidRPr="00DD29E9">
        <w:rPr>
          <w:rFonts w:ascii="Consolas" w:eastAsia="Times New Roman" w:hAnsi="Consolas"/>
          <w:color w:val="008013"/>
          <w:kern w:val="0"/>
          <w:sz w:val="20"/>
          <w:szCs w:val="20"/>
          <w:lang w:eastAsia="en-US"/>
        </w:rPr>
        <w:t>distance</w:t>
      </w:r>
      <w:proofErr w:type="spellEnd"/>
      <w:r w:rsidRPr="00DD29E9">
        <w:rPr>
          <w:rFonts w:ascii="Consolas" w:eastAsia="Times New Roman" w:hAnsi="Consolas"/>
          <w:color w:val="008013"/>
          <w:kern w:val="0"/>
          <w:sz w:val="20"/>
          <w:szCs w:val="20"/>
          <w:lang w:eastAsia="en-US"/>
        </w:rPr>
        <w:t xml:space="preserve">  :</w:t>
      </w:r>
      <w:proofErr w:type="gramEnd"/>
      <w:r w:rsidRPr="00DD29E9">
        <w:rPr>
          <w:rFonts w:ascii="Consolas" w:eastAsia="Times New Roman" w:hAnsi="Consolas"/>
          <w:color w:val="008013"/>
          <w:kern w:val="0"/>
          <w:sz w:val="20"/>
          <w:szCs w:val="20"/>
          <w:lang w:eastAsia="en-US"/>
        </w:rPr>
        <w:t xml:space="preserve">the distance of every point in the tree get to the new point(sample) </w:t>
      </w:r>
    </w:p>
    <w:p w14:paraId="0F91E027"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color w:val="008013"/>
          <w:kern w:val="0"/>
          <w:sz w:val="20"/>
          <w:szCs w:val="20"/>
          <w:lang w:eastAsia="en-US"/>
        </w:rPr>
        <w:t xml:space="preserve">% </w:t>
      </w:r>
      <w:proofErr w:type="spellStart"/>
      <w:proofErr w:type="gramStart"/>
      <w:r w:rsidRPr="00DD29E9">
        <w:rPr>
          <w:rFonts w:ascii="Consolas" w:eastAsia="Times New Roman" w:hAnsi="Consolas"/>
          <w:color w:val="008013"/>
          <w:kern w:val="0"/>
          <w:sz w:val="20"/>
          <w:szCs w:val="20"/>
          <w:lang w:eastAsia="en-US"/>
        </w:rPr>
        <w:t>RRTree</w:t>
      </w:r>
      <w:proofErr w:type="spellEnd"/>
      <w:r w:rsidRPr="00DD29E9">
        <w:rPr>
          <w:rFonts w:ascii="Consolas" w:eastAsia="Times New Roman" w:hAnsi="Consolas"/>
          <w:color w:val="008013"/>
          <w:kern w:val="0"/>
          <w:sz w:val="20"/>
          <w:szCs w:val="20"/>
          <w:lang w:eastAsia="en-US"/>
        </w:rPr>
        <w:t xml:space="preserve"> :the</w:t>
      </w:r>
      <w:proofErr w:type="gramEnd"/>
      <w:r w:rsidRPr="00DD29E9">
        <w:rPr>
          <w:rFonts w:ascii="Consolas" w:eastAsia="Times New Roman" w:hAnsi="Consolas"/>
          <w:color w:val="008013"/>
          <w:kern w:val="0"/>
          <w:sz w:val="20"/>
          <w:szCs w:val="20"/>
          <w:lang w:eastAsia="en-US"/>
        </w:rPr>
        <w:t xml:space="preserve"> main tree</w:t>
      </w:r>
    </w:p>
    <w:p w14:paraId="6A510365"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color w:val="008013"/>
          <w:kern w:val="0"/>
          <w:sz w:val="20"/>
          <w:szCs w:val="20"/>
          <w:lang w:eastAsia="en-US"/>
        </w:rPr>
        <w:t xml:space="preserve">% area </w:t>
      </w:r>
      <w:proofErr w:type="gramStart"/>
      <w:r w:rsidRPr="00DD29E9">
        <w:rPr>
          <w:rFonts w:ascii="Consolas" w:eastAsia="Times New Roman" w:hAnsi="Consolas"/>
          <w:color w:val="008013"/>
          <w:kern w:val="0"/>
          <w:sz w:val="20"/>
          <w:szCs w:val="20"/>
          <w:lang w:eastAsia="en-US"/>
        </w:rPr>
        <w:t xml:space="preserve">  :</w:t>
      </w:r>
      <w:proofErr w:type="gramEnd"/>
      <w:r w:rsidRPr="00DD29E9">
        <w:rPr>
          <w:rFonts w:ascii="Consolas" w:eastAsia="Times New Roman" w:hAnsi="Consolas"/>
          <w:color w:val="008013"/>
          <w:kern w:val="0"/>
          <w:sz w:val="20"/>
          <w:szCs w:val="20"/>
          <w:lang w:eastAsia="en-US"/>
        </w:rPr>
        <w:t xml:space="preserve"> the area of the local point </w:t>
      </w:r>
    </w:p>
    <w:p w14:paraId="40FC219E"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color w:val="008013"/>
          <w:kern w:val="0"/>
          <w:sz w:val="20"/>
          <w:szCs w:val="20"/>
          <w:lang w:eastAsia="en-US"/>
        </w:rPr>
        <w:t xml:space="preserve">% </w:t>
      </w:r>
      <w:proofErr w:type="spellStart"/>
      <w:r w:rsidRPr="00DD29E9">
        <w:rPr>
          <w:rFonts w:ascii="Consolas" w:eastAsia="Times New Roman" w:hAnsi="Consolas"/>
          <w:color w:val="008013"/>
          <w:kern w:val="0"/>
          <w:sz w:val="20"/>
          <w:szCs w:val="20"/>
          <w:lang w:eastAsia="en-US"/>
        </w:rPr>
        <w:t>exit_</w:t>
      </w:r>
      <w:proofErr w:type="gramStart"/>
      <w:r w:rsidRPr="00DD29E9">
        <w:rPr>
          <w:rFonts w:ascii="Consolas" w:eastAsia="Times New Roman" w:hAnsi="Consolas"/>
          <w:color w:val="008013"/>
          <w:kern w:val="0"/>
          <w:sz w:val="20"/>
          <w:szCs w:val="20"/>
          <w:lang w:eastAsia="en-US"/>
        </w:rPr>
        <w:t>data</w:t>
      </w:r>
      <w:proofErr w:type="spellEnd"/>
      <w:r w:rsidRPr="00DD29E9">
        <w:rPr>
          <w:rFonts w:ascii="Consolas" w:eastAsia="Times New Roman" w:hAnsi="Consolas"/>
          <w:color w:val="008013"/>
          <w:kern w:val="0"/>
          <w:sz w:val="20"/>
          <w:szCs w:val="20"/>
          <w:lang w:eastAsia="en-US"/>
        </w:rPr>
        <w:t xml:space="preserve"> :</w:t>
      </w:r>
      <w:proofErr w:type="gramEnd"/>
      <w:r w:rsidRPr="00DD29E9">
        <w:rPr>
          <w:rFonts w:ascii="Consolas" w:eastAsia="Times New Roman" w:hAnsi="Consolas"/>
          <w:color w:val="008013"/>
          <w:kern w:val="0"/>
          <w:sz w:val="20"/>
          <w:szCs w:val="20"/>
          <w:lang w:eastAsia="en-US"/>
        </w:rPr>
        <w:t xml:space="preserve"> return  the index of the tree of the shortest  distance point</w:t>
      </w:r>
    </w:p>
    <w:p w14:paraId="23A281C4"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color w:val="0E00FF"/>
          <w:kern w:val="0"/>
          <w:sz w:val="20"/>
          <w:szCs w:val="20"/>
          <w:lang w:eastAsia="en-US"/>
        </w:rPr>
        <w:t xml:space="preserve">function </w:t>
      </w:r>
      <w:proofErr w:type="spellStart"/>
      <w:r w:rsidRPr="00DD29E9">
        <w:rPr>
          <w:rFonts w:ascii="Consolas" w:eastAsia="Times New Roman" w:hAnsi="Consolas"/>
          <w:kern w:val="0"/>
          <w:sz w:val="20"/>
          <w:szCs w:val="20"/>
          <w:lang w:eastAsia="en-US"/>
        </w:rPr>
        <w:t>exit_data</w:t>
      </w:r>
      <w:proofErr w:type="spellEnd"/>
      <w:r w:rsidRPr="00DD29E9">
        <w:rPr>
          <w:rFonts w:ascii="Consolas" w:eastAsia="Times New Roman" w:hAnsi="Consolas"/>
          <w:kern w:val="0"/>
          <w:sz w:val="20"/>
          <w:szCs w:val="20"/>
          <w:lang w:eastAsia="en-US"/>
        </w:rPr>
        <w:t xml:space="preserve">= </w:t>
      </w:r>
      <w:proofErr w:type="spellStart"/>
      <w:r w:rsidRPr="00DD29E9">
        <w:rPr>
          <w:rFonts w:ascii="Consolas" w:eastAsia="Times New Roman" w:hAnsi="Consolas"/>
          <w:kern w:val="0"/>
          <w:sz w:val="20"/>
          <w:szCs w:val="20"/>
          <w:lang w:eastAsia="en-US"/>
        </w:rPr>
        <w:t>check_loacalvalue</w:t>
      </w:r>
      <w:proofErr w:type="spellEnd"/>
      <w:r w:rsidRPr="00DD29E9">
        <w:rPr>
          <w:rFonts w:ascii="Consolas" w:eastAsia="Times New Roman" w:hAnsi="Consolas"/>
          <w:kern w:val="0"/>
          <w:sz w:val="20"/>
          <w:szCs w:val="20"/>
          <w:lang w:eastAsia="en-US"/>
        </w:rPr>
        <w:t>(</w:t>
      </w:r>
      <w:proofErr w:type="spellStart"/>
      <w:r w:rsidRPr="00DD29E9">
        <w:rPr>
          <w:rFonts w:ascii="Consolas" w:eastAsia="Times New Roman" w:hAnsi="Consolas"/>
          <w:kern w:val="0"/>
          <w:sz w:val="20"/>
          <w:szCs w:val="20"/>
          <w:lang w:eastAsia="en-US"/>
        </w:rPr>
        <w:t>buffer_</w:t>
      </w:r>
      <w:proofErr w:type="gramStart"/>
      <w:r w:rsidRPr="00DD29E9">
        <w:rPr>
          <w:rFonts w:ascii="Consolas" w:eastAsia="Times New Roman" w:hAnsi="Consolas"/>
          <w:kern w:val="0"/>
          <w:sz w:val="20"/>
          <w:szCs w:val="20"/>
          <w:lang w:eastAsia="en-US"/>
        </w:rPr>
        <w:t>distance,RRTree</w:t>
      </w:r>
      <w:proofErr w:type="gramEnd"/>
      <w:r w:rsidRPr="00DD29E9">
        <w:rPr>
          <w:rFonts w:ascii="Consolas" w:eastAsia="Times New Roman" w:hAnsi="Consolas"/>
          <w:kern w:val="0"/>
          <w:sz w:val="20"/>
          <w:szCs w:val="20"/>
          <w:lang w:eastAsia="en-US"/>
        </w:rPr>
        <w:t>,area</w:t>
      </w:r>
      <w:proofErr w:type="spellEnd"/>
      <w:r w:rsidRPr="00DD29E9">
        <w:rPr>
          <w:rFonts w:ascii="Consolas" w:eastAsia="Times New Roman" w:hAnsi="Consolas"/>
          <w:kern w:val="0"/>
          <w:sz w:val="20"/>
          <w:szCs w:val="20"/>
          <w:lang w:eastAsia="en-US"/>
        </w:rPr>
        <w:t>)</w:t>
      </w:r>
    </w:p>
    <w:p w14:paraId="2C590E1A"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r>
      <w:proofErr w:type="spellStart"/>
      <w:r w:rsidRPr="00DD29E9">
        <w:rPr>
          <w:rFonts w:ascii="Consolas" w:eastAsia="Times New Roman" w:hAnsi="Consolas"/>
          <w:kern w:val="0"/>
          <w:sz w:val="20"/>
          <w:szCs w:val="20"/>
          <w:lang w:eastAsia="en-US"/>
        </w:rPr>
        <w:t>local_father_length</w:t>
      </w:r>
      <w:proofErr w:type="spellEnd"/>
      <w:r w:rsidRPr="00DD29E9">
        <w:rPr>
          <w:rFonts w:ascii="Consolas" w:eastAsia="Times New Roman" w:hAnsi="Consolas"/>
          <w:kern w:val="0"/>
          <w:sz w:val="20"/>
          <w:szCs w:val="20"/>
          <w:lang w:eastAsia="en-US"/>
        </w:rPr>
        <w:t>=</w:t>
      </w:r>
      <w:proofErr w:type="gramStart"/>
      <w:r w:rsidRPr="00DD29E9">
        <w:rPr>
          <w:rFonts w:ascii="Consolas" w:eastAsia="Times New Roman" w:hAnsi="Consolas"/>
          <w:kern w:val="0"/>
          <w:sz w:val="20"/>
          <w:szCs w:val="20"/>
          <w:lang w:eastAsia="en-US"/>
        </w:rPr>
        <w:t>0;</w:t>
      </w:r>
      <w:proofErr w:type="gramEnd"/>
    </w:p>
    <w:p w14:paraId="6F7EC360"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r>
      <w:proofErr w:type="spellStart"/>
      <w:r w:rsidRPr="00DD29E9">
        <w:rPr>
          <w:rFonts w:ascii="Consolas" w:eastAsia="Times New Roman" w:hAnsi="Consolas"/>
          <w:kern w:val="0"/>
          <w:sz w:val="20"/>
          <w:szCs w:val="20"/>
          <w:lang w:eastAsia="en-US"/>
        </w:rPr>
        <w:t>local_value</w:t>
      </w:r>
      <w:proofErr w:type="spellEnd"/>
      <w:proofErr w:type="gramStart"/>
      <w:r w:rsidRPr="00DD29E9">
        <w:rPr>
          <w:rFonts w:ascii="Consolas" w:eastAsia="Times New Roman" w:hAnsi="Consolas"/>
          <w:kern w:val="0"/>
          <w:sz w:val="20"/>
          <w:szCs w:val="20"/>
          <w:lang w:eastAsia="en-US"/>
        </w:rPr>
        <w:t>=[</w:t>
      </w:r>
      <w:proofErr w:type="gramEnd"/>
      <w:r w:rsidRPr="00DD29E9">
        <w:rPr>
          <w:rFonts w:ascii="Consolas" w:eastAsia="Times New Roman" w:hAnsi="Consolas"/>
          <w:kern w:val="0"/>
          <w:sz w:val="20"/>
          <w:szCs w:val="20"/>
          <w:lang w:eastAsia="en-US"/>
        </w:rPr>
        <w:t>0,0];</w:t>
      </w:r>
    </w:p>
    <w:p w14:paraId="6D1A2219"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w:t>
      </w:r>
      <w:r w:rsidRPr="00DD29E9">
        <w:rPr>
          <w:rFonts w:ascii="Consolas" w:eastAsia="Times New Roman" w:hAnsi="Consolas"/>
          <w:kern w:val="0"/>
          <w:sz w:val="20"/>
          <w:szCs w:val="20"/>
          <w:lang w:eastAsia="en-US"/>
        </w:rPr>
        <w:tab/>
      </w:r>
      <w:r w:rsidRPr="00DD29E9">
        <w:rPr>
          <w:rFonts w:ascii="Consolas" w:eastAsia="Times New Roman" w:hAnsi="Consolas"/>
          <w:color w:val="0E00FF"/>
          <w:kern w:val="0"/>
          <w:sz w:val="20"/>
          <w:szCs w:val="20"/>
          <w:lang w:eastAsia="en-US"/>
        </w:rPr>
        <w:t xml:space="preserve">for </w:t>
      </w:r>
      <w:proofErr w:type="spellStart"/>
      <w:r w:rsidRPr="00DD29E9">
        <w:rPr>
          <w:rFonts w:ascii="Consolas" w:eastAsia="Times New Roman" w:hAnsi="Consolas"/>
          <w:kern w:val="0"/>
          <w:sz w:val="20"/>
          <w:szCs w:val="20"/>
          <w:lang w:eastAsia="en-US"/>
        </w:rPr>
        <w:t>i</w:t>
      </w:r>
      <w:proofErr w:type="spellEnd"/>
      <w:r w:rsidRPr="00DD29E9">
        <w:rPr>
          <w:rFonts w:ascii="Consolas" w:eastAsia="Times New Roman" w:hAnsi="Consolas"/>
          <w:kern w:val="0"/>
          <w:sz w:val="20"/>
          <w:szCs w:val="20"/>
          <w:lang w:eastAsia="en-US"/>
        </w:rPr>
        <w:t>=</w:t>
      </w:r>
      <w:proofErr w:type="gramStart"/>
      <w:r w:rsidRPr="00DD29E9">
        <w:rPr>
          <w:rFonts w:ascii="Consolas" w:eastAsia="Times New Roman" w:hAnsi="Consolas"/>
          <w:kern w:val="0"/>
          <w:sz w:val="20"/>
          <w:szCs w:val="20"/>
          <w:lang w:eastAsia="en-US"/>
        </w:rPr>
        <w:t>1:length</w:t>
      </w:r>
      <w:proofErr w:type="gramEnd"/>
      <w:r w:rsidRPr="00DD29E9">
        <w:rPr>
          <w:rFonts w:ascii="Consolas" w:eastAsia="Times New Roman" w:hAnsi="Consolas"/>
          <w:kern w:val="0"/>
          <w:sz w:val="20"/>
          <w:szCs w:val="20"/>
          <w:lang w:eastAsia="en-US"/>
        </w:rPr>
        <w:t>(</w:t>
      </w:r>
      <w:proofErr w:type="spellStart"/>
      <w:r w:rsidRPr="00DD29E9">
        <w:rPr>
          <w:rFonts w:ascii="Consolas" w:eastAsia="Times New Roman" w:hAnsi="Consolas"/>
          <w:kern w:val="0"/>
          <w:sz w:val="20"/>
          <w:szCs w:val="20"/>
          <w:lang w:eastAsia="en-US"/>
        </w:rPr>
        <w:t>buffer_distance</w:t>
      </w:r>
      <w:proofErr w:type="spellEnd"/>
      <w:r w:rsidRPr="00DD29E9">
        <w:rPr>
          <w:rFonts w:ascii="Consolas" w:eastAsia="Times New Roman" w:hAnsi="Consolas"/>
          <w:kern w:val="0"/>
          <w:sz w:val="20"/>
          <w:szCs w:val="20"/>
          <w:lang w:eastAsia="en-US"/>
        </w:rPr>
        <w:t>),</w:t>
      </w:r>
    </w:p>
    <w:p w14:paraId="1E9B0C66"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t xml:space="preserve">     </w:t>
      </w:r>
      <w:r w:rsidRPr="00DD29E9">
        <w:rPr>
          <w:rFonts w:ascii="Consolas" w:eastAsia="Times New Roman" w:hAnsi="Consolas"/>
          <w:color w:val="0E00FF"/>
          <w:kern w:val="0"/>
          <w:sz w:val="20"/>
          <w:szCs w:val="20"/>
          <w:lang w:eastAsia="en-US"/>
        </w:rPr>
        <w:t xml:space="preserve">if </w:t>
      </w:r>
      <w:proofErr w:type="spellStart"/>
      <w:r w:rsidRPr="00DD29E9">
        <w:rPr>
          <w:rFonts w:ascii="Consolas" w:eastAsia="Times New Roman" w:hAnsi="Consolas"/>
          <w:kern w:val="0"/>
          <w:sz w:val="20"/>
          <w:szCs w:val="20"/>
          <w:lang w:eastAsia="en-US"/>
        </w:rPr>
        <w:t>buffer_distance</w:t>
      </w:r>
      <w:proofErr w:type="spellEnd"/>
      <w:r w:rsidRPr="00DD29E9">
        <w:rPr>
          <w:rFonts w:ascii="Consolas" w:eastAsia="Times New Roman" w:hAnsi="Consolas"/>
          <w:kern w:val="0"/>
          <w:sz w:val="20"/>
          <w:szCs w:val="20"/>
          <w:lang w:eastAsia="en-US"/>
        </w:rPr>
        <w:t>(i,1) &lt;</w:t>
      </w:r>
      <w:proofErr w:type="gramStart"/>
      <w:r w:rsidRPr="00DD29E9">
        <w:rPr>
          <w:rFonts w:ascii="Consolas" w:eastAsia="Times New Roman" w:hAnsi="Consolas"/>
          <w:kern w:val="0"/>
          <w:sz w:val="20"/>
          <w:szCs w:val="20"/>
          <w:lang w:eastAsia="en-US"/>
        </w:rPr>
        <w:t>area ,</w:t>
      </w:r>
      <w:proofErr w:type="gramEnd"/>
    </w:p>
    <w:p w14:paraId="3D376D83"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w:t>
      </w:r>
      <w:proofErr w:type="spellStart"/>
      <w:r w:rsidRPr="00DD29E9">
        <w:rPr>
          <w:rFonts w:ascii="Consolas" w:eastAsia="Times New Roman" w:hAnsi="Consolas"/>
          <w:kern w:val="0"/>
          <w:sz w:val="20"/>
          <w:szCs w:val="20"/>
          <w:lang w:eastAsia="en-US"/>
        </w:rPr>
        <w:t>local_father_length</w:t>
      </w:r>
      <w:proofErr w:type="spellEnd"/>
      <w:r w:rsidRPr="00DD29E9">
        <w:rPr>
          <w:rFonts w:ascii="Consolas" w:eastAsia="Times New Roman" w:hAnsi="Consolas"/>
          <w:kern w:val="0"/>
          <w:sz w:val="20"/>
          <w:szCs w:val="20"/>
          <w:lang w:eastAsia="en-US"/>
        </w:rPr>
        <w:t xml:space="preserve"> = </w:t>
      </w:r>
      <w:proofErr w:type="spellStart"/>
      <w:r w:rsidRPr="00DD29E9">
        <w:rPr>
          <w:rFonts w:ascii="Consolas" w:eastAsia="Times New Roman" w:hAnsi="Consolas"/>
          <w:kern w:val="0"/>
          <w:sz w:val="20"/>
          <w:szCs w:val="20"/>
          <w:lang w:eastAsia="en-US"/>
        </w:rPr>
        <w:t>buffer_distance</w:t>
      </w:r>
      <w:proofErr w:type="spellEnd"/>
      <w:r w:rsidRPr="00DD29E9">
        <w:rPr>
          <w:rFonts w:ascii="Consolas" w:eastAsia="Times New Roman" w:hAnsi="Consolas"/>
          <w:kern w:val="0"/>
          <w:sz w:val="20"/>
          <w:szCs w:val="20"/>
          <w:lang w:eastAsia="en-US"/>
        </w:rPr>
        <w:t>(i,</w:t>
      </w:r>
      <w:proofErr w:type="gramStart"/>
      <w:r w:rsidRPr="00DD29E9">
        <w:rPr>
          <w:rFonts w:ascii="Consolas" w:eastAsia="Times New Roman" w:hAnsi="Consolas"/>
          <w:kern w:val="0"/>
          <w:sz w:val="20"/>
          <w:szCs w:val="20"/>
          <w:lang w:eastAsia="en-US"/>
        </w:rPr>
        <w:t>1)+</w:t>
      </w:r>
      <w:proofErr w:type="spellStart"/>
      <w:proofErr w:type="gramEnd"/>
      <w:r w:rsidRPr="00DD29E9">
        <w:rPr>
          <w:rFonts w:ascii="Consolas" w:eastAsia="Times New Roman" w:hAnsi="Consolas"/>
          <w:kern w:val="0"/>
          <w:sz w:val="20"/>
          <w:szCs w:val="20"/>
          <w:lang w:eastAsia="en-US"/>
        </w:rPr>
        <w:t>RRTree</w:t>
      </w:r>
      <w:proofErr w:type="spellEnd"/>
      <w:r w:rsidRPr="00DD29E9">
        <w:rPr>
          <w:rFonts w:ascii="Consolas" w:eastAsia="Times New Roman" w:hAnsi="Consolas"/>
          <w:kern w:val="0"/>
          <w:sz w:val="20"/>
          <w:szCs w:val="20"/>
          <w:lang w:eastAsia="en-US"/>
        </w:rPr>
        <w:t>(i,4);</w:t>
      </w:r>
    </w:p>
    <w:p w14:paraId="127106DF"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w:t>
      </w:r>
      <w:proofErr w:type="spellStart"/>
      <w:r w:rsidRPr="00DD29E9">
        <w:rPr>
          <w:rFonts w:ascii="Consolas" w:eastAsia="Times New Roman" w:hAnsi="Consolas"/>
          <w:kern w:val="0"/>
          <w:sz w:val="20"/>
          <w:szCs w:val="20"/>
          <w:lang w:eastAsia="en-US"/>
        </w:rPr>
        <w:t>local_value</w:t>
      </w:r>
      <w:proofErr w:type="spellEnd"/>
      <w:r w:rsidRPr="00DD29E9">
        <w:rPr>
          <w:rFonts w:ascii="Consolas" w:eastAsia="Times New Roman" w:hAnsi="Consolas"/>
          <w:kern w:val="0"/>
          <w:sz w:val="20"/>
          <w:szCs w:val="20"/>
          <w:lang w:eastAsia="en-US"/>
        </w:rPr>
        <w:t>=[[</w:t>
      </w:r>
      <w:proofErr w:type="spellStart"/>
      <w:proofErr w:type="gramStart"/>
      <w:r w:rsidRPr="00DD29E9">
        <w:rPr>
          <w:rFonts w:ascii="Consolas" w:eastAsia="Times New Roman" w:hAnsi="Consolas"/>
          <w:kern w:val="0"/>
          <w:sz w:val="20"/>
          <w:szCs w:val="20"/>
          <w:lang w:eastAsia="en-US"/>
        </w:rPr>
        <w:t>i,local</w:t>
      </w:r>
      <w:proofErr w:type="gramEnd"/>
      <w:r w:rsidRPr="00DD29E9">
        <w:rPr>
          <w:rFonts w:ascii="Consolas" w:eastAsia="Times New Roman" w:hAnsi="Consolas"/>
          <w:kern w:val="0"/>
          <w:sz w:val="20"/>
          <w:szCs w:val="20"/>
          <w:lang w:eastAsia="en-US"/>
        </w:rPr>
        <w:t>_father_length</w:t>
      </w:r>
      <w:proofErr w:type="spellEnd"/>
      <w:r w:rsidRPr="00DD29E9">
        <w:rPr>
          <w:rFonts w:ascii="Consolas" w:eastAsia="Times New Roman" w:hAnsi="Consolas"/>
          <w:kern w:val="0"/>
          <w:sz w:val="20"/>
          <w:szCs w:val="20"/>
          <w:lang w:eastAsia="en-US"/>
        </w:rPr>
        <w:t>];</w:t>
      </w:r>
      <w:proofErr w:type="spellStart"/>
      <w:r w:rsidRPr="00DD29E9">
        <w:rPr>
          <w:rFonts w:ascii="Consolas" w:eastAsia="Times New Roman" w:hAnsi="Consolas"/>
          <w:kern w:val="0"/>
          <w:sz w:val="20"/>
          <w:szCs w:val="20"/>
          <w:lang w:eastAsia="en-US"/>
        </w:rPr>
        <w:t>local_value</w:t>
      </w:r>
      <w:proofErr w:type="spellEnd"/>
      <w:r w:rsidRPr="00DD29E9">
        <w:rPr>
          <w:rFonts w:ascii="Consolas" w:eastAsia="Times New Roman" w:hAnsi="Consolas"/>
          <w:kern w:val="0"/>
          <w:sz w:val="20"/>
          <w:szCs w:val="20"/>
          <w:lang w:eastAsia="en-US"/>
        </w:rPr>
        <w:t xml:space="preserve">]; </w:t>
      </w:r>
    </w:p>
    <w:p w14:paraId="1521490B"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t xml:space="preserve">     </w:t>
      </w:r>
      <w:r w:rsidRPr="00DD29E9">
        <w:rPr>
          <w:rFonts w:ascii="Consolas" w:eastAsia="Times New Roman" w:hAnsi="Consolas"/>
          <w:color w:val="0E00FF"/>
          <w:kern w:val="0"/>
          <w:sz w:val="20"/>
          <w:szCs w:val="20"/>
          <w:lang w:eastAsia="en-US"/>
        </w:rPr>
        <w:t>end</w:t>
      </w:r>
    </w:p>
    <w:p w14:paraId="38FBEF08"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w:t>
      </w:r>
      <w:r w:rsidRPr="00DD29E9">
        <w:rPr>
          <w:rFonts w:ascii="Consolas" w:eastAsia="Times New Roman" w:hAnsi="Consolas"/>
          <w:color w:val="0E00FF"/>
          <w:kern w:val="0"/>
          <w:sz w:val="20"/>
          <w:szCs w:val="20"/>
          <w:lang w:eastAsia="en-US"/>
        </w:rPr>
        <w:t>end</w:t>
      </w:r>
    </w:p>
    <w:p w14:paraId="340DDD0D"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ab/>
      </w:r>
      <w:r w:rsidRPr="00DD29E9">
        <w:rPr>
          <w:rFonts w:ascii="Consolas" w:eastAsia="Times New Roman" w:hAnsi="Consolas"/>
          <w:kern w:val="0"/>
          <w:sz w:val="20"/>
          <w:szCs w:val="20"/>
          <w:lang w:eastAsia="en-US"/>
        </w:rPr>
        <w:tab/>
      </w:r>
      <w:proofErr w:type="spellStart"/>
      <w:r w:rsidRPr="00DD29E9">
        <w:rPr>
          <w:rFonts w:ascii="Consolas" w:eastAsia="Times New Roman" w:hAnsi="Consolas"/>
          <w:kern w:val="0"/>
          <w:sz w:val="20"/>
          <w:szCs w:val="20"/>
          <w:lang w:eastAsia="en-US"/>
        </w:rPr>
        <w:t>local_value</w:t>
      </w:r>
      <w:proofErr w:type="spellEnd"/>
      <w:r w:rsidRPr="00DD29E9">
        <w:rPr>
          <w:rFonts w:ascii="Consolas" w:eastAsia="Times New Roman" w:hAnsi="Consolas"/>
          <w:kern w:val="0"/>
          <w:sz w:val="20"/>
          <w:szCs w:val="20"/>
          <w:lang w:eastAsia="en-US"/>
        </w:rPr>
        <w:t>=</w:t>
      </w:r>
      <w:proofErr w:type="spellStart"/>
      <w:r w:rsidRPr="00DD29E9">
        <w:rPr>
          <w:rFonts w:ascii="Consolas" w:eastAsia="Times New Roman" w:hAnsi="Consolas"/>
          <w:kern w:val="0"/>
          <w:sz w:val="20"/>
          <w:szCs w:val="20"/>
          <w:lang w:eastAsia="en-US"/>
        </w:rPr>
        <w:t>sortrows</w:t>
      </w:r>
      <w:proofErr w:type="spellEnd"/>
      <w:r w:rsidRPr="00DD29E9">
        <w:rPr>
          <w:rFonts w:ascii="Consolas" w:eastAsia="Times New Roman" w:hAnsi="Consolas"/>
          <w:kern w:val="0"/>
          <w:sz w:val="20"/>
          <w:szCs w:val="20"/>
          <w:lang w:eastAsia="en-US"/>
        </w:rPr>
        <w:t>(local_value,2</w:t>
      </w:r>
      <w:proofErr w:type="gramStart"/>
      <w:r w:rsidRPr="00DD29E9">
        <w:rPr>
          <w:rFonts w:ascii="Consolas" w:eastAsia="Times New Roman" w:hAnsi="Consolas"/>
          <w:kern w:val="0"/>
          <w:sz w:val="20"/>
          <w:szCs w:val="20"/>
          <w:lang w:eastAsia="en-US"/>
        </w:rPr>
        <w:t>);</w:t>
      </w:r>
      <w:proofErr w:type="gramEnd"/>
    </w:p>
    <w:p w14:paraId="12E5F8B8" w14:textId="77777777" w:rsidR="00DD29E9" w:rsidRPr="00DD29E9" w:rsidRDefault="00DD29E9" w:rsidP="00DD29E9">
      <w:pPr>
        <w:widowControl/>
        <w:rPr>
          <w:rFonts w:ascii="Consolas" w:eastAsia="Times New Roman" w:hAnsi="Consolas"/>
          <w:kern w:val="0"/>
          <w:sz w:val="20"/>
          <w:szCs w:val="20"/>
          <w:lang w:eastAsia="en-US"/>
        </w:rPr>
      </w:pPr>
      <w:r w:rsidRPr="00DD29E9">
        <w:rPr>
          <w:rFonts w:ascii="Consolas" w:eastAsia="Times New Roman" w:hAnsi="Consolas"/>
          <w:kern w:val="0"/>
          <w:sz w:val="20"/>
          <w:szCs w:val="20"/>
          <w:lang w:eastAsia="en-US"/>
        </w:rPr>
        <w:t xml:space="preserve">        </w:t>
      </w:r>
      <w:proofErr w:type="spellStart"/>
      <w:r w:rsidRPr="00DD29E9">
        <w:rPr>
          <w:rFonts w:ascii="Consolas" w:eastAsia="Times New Roman" w:hAnsi="Consolas"/>
          <w:kern w:val="0"/>
          <w:sz w:val="20"/>
          <w:szCs w:val="20"/>
          <w:lang w:eastAsia="en-US"/>
        </w:rPr>
        <w:t>exit_data</w:t>
      </w:r>
      <w:proofErr w:type="spellEnd"/>
      <w:r w:rsidRPr="00DD29E9">
        <w:rPr>
          <w:rFonts w:ascii="Consolas" w:eastAsia="Times New Roman" w:hAnsi="Consolas"/>
          <w:kern w:val="0"/>
          <w:sz w:val="20"/>
          <w:szCs w:val="20"/>
          <w:lang w:eastAsia="en-US"/>
        </w:rPr>
        <w:t>=</w:t>
      </w:r>
      <w:proofErr w:type="spellStart"/>
      <w:r w:rsidRPr="00DD29E9">
        <w:rPr>
          <w:rFonts w:ascii="Consolas" w:eastAsia="Times New Roman" w:hAnsi="Consolas"/>
          <w:kern w:val="0"/>
          <w:sz w:val="20"/>
          <w:szCs w:val="20"/>
          <w:lang w:eastAsia="en-US"/>
        </w:rPr>
        <w:t>local_</w:t>
      </w:r>
      <w:proofErr w:type="gramStart"/>
      <w:r w:rsidRPr="00DD29E9">
        <w:rPr>
          <w:rFonts w:ascii="Consolas" w:eastAsia="Times New Roman" w:hAnsi="Consolas"/>
          <w:kern w:val="0"/>
          <w:sz w:val="20"/>
          <w:szCs w:val="20"/>
          <w:lang w:eastAsia="en-US"/>
        </w:rPr>
        <w:t>value</w:t>
      </w:r>
      <w:proofErr w:type="spellEnd"/>
      <w:r w:rsidRPr="00DD29E9">
        <w:rPr>
          <w:rFonts w:ascii="Consolas" w:eastAsia="Times New Roman" w:hAnsi="Consolas"/>
          <w:kern w:val="0"/>
          <w:sz w:val="20"/>
          <w:szCs w:val="20"/>
          <w:lang w:eastAsia="en-US"/>
        </w:rPr>
        <w:t>(</w:t>
      </w:r>
      <w:proofErr w:type="gramEnd"/>
      <w:r w:rsidRPr="00DD29E9">
        <w:rPr>
          <w:rFonts w:ascii="Consolas" w:eastAsia="Times New Roman" w:hAnsi="Consolas"/>
          <w:kern w:val="0"/>
          <w:sz w:val="20"/>
          <w:szCs w:val="20"/>
          <w:lang w:eastAsia="en-US"/>
        </w:rPr>
        <w:t>2);</w:t>
      </w:r>
    </w:p>
    <w:p w14:paraId="4FB9077B" w14:textId="167354F7" w:rsidR="00594EC0" w:rsidRDefault="00DD29E9" w:rsidP="00CC4DF8">
      <w:pPr>
        <w:widowControl/>
        <w:rPr>
          <w:rFonts w:ascii="Consolas" w:eastAsia="Times New Roman" w:hAnsi="Consolas"/>
          <w:kern w:val="0"/>
          <w:sz w:val="20"/>
          <w:szCs w:val="20"/>
          <w:lang w:eastAsia="en-US"/>
        </w:rPr>
      </w:pPr>
      <w:r w:rsidRPr="00DD29E9">
        <w:rPr>
          <w:rFonts w:ascii="Consolas" w:eastAsia="Times New Roman" w:hAnsi="Consolas"/>
          <w:color w:val="0E00FF"/>
          <w:kern w:val="0"/>
          <w:sz w:val="20"/>
          <w:szCs w:val="20"/>
          <w:lang w:eastAsia="en-US"/>
        </w:rPr>
        <w:t>end</w:t>
      </w:r>
    </w:p>
    <w:p w14:paraId="503DE226" w14:textId="7119A125" w:rsidR="00CC4DF8" w:rsidRDefault="00CC4DF8">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7F48045F" w14:textId="4D3F225F" w:rsidR="00CC4DF8" w:rsidRDefault="00CC4DF8" w:rsidP="00CC4DF8">
      <w:pPr>
        <w:pStyle w:val="Heading3"/>
        <w:rPr>
          <w:rFonts w:eastAsia="Times New Roman"/>
        </w:rPr>
      </w:pPr>
      <w:bookmarkStart w:id="43" w:name="_Toc134584534"/>
      <w:r>
        <w:rPr>
          <w:rFonts w:eastAsia="Times New Roman"/>
        </w:rPr>
        <w:lastRenderedPageBreak/>
        <w:t>Helpers/</w:t>
      </w:r>
      <w:proofErr w:type="spellStart"/>
      <w:r>
        <w:rPr>
          <w:rFonts w:eastAsia="Times New Roman"/>
        </w:rPr>
        <w:t>CheckCollision.m</w:t>
      </w:r>
      <w:bookmarkEnd w:id="43"/>
      <w:proofErr w:type="spellEnd"/>
    </w:p>
    <w:p w14:paraId="6E9F5ADF"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E00FF"/>
          <w:kern w:val="0"/>
          <w:sz w:val="20"/>
          <w:szCs w:val="20"/>
          <w:lang w:eastAsia="en-US"/>
        </w:rPr>
        <w:t xml:space="preserve">function </w:t>
      </w:r>
      <w:r w:rsidRPr="00A77727">
        <w:rPr>
          <w:rFonts w:ascii="Consolas" w:eastAsia="Times New Roman" w:hAnsi="Consolas"/>
          <w:kern w:val="0"/>
          <w:sz w:val="20"/>
          <w:szCs w:val="20"/>
          <w:lang w:eastAsia="en-US"/>
        </w:rPr>
        <w:t>[</w:t>
      </w:r>
      <w:proofErr w:type="spellStart"/>
      <w:r w:rsidRPr="00A77727">
        <w:rPr>
          <w:rFonts w:ascii="Consolas" w:eastAsia="Times New Roman" w:hAnsi="Consolas"/>
          <w:kern w:val="0"/>
          <w:sz w:val="20"/>
          <w:szCs w:val="20"/>
          <w:lang w:eastAsia="en-US"/>
        </w:rPr>
        <w:t>containsValid</w:t>
      </w:r>
      <w:proofErr w:type="spellEnd"/>
      <w:r w:rsidRPr="00A77727">
        <w:rPr>
          <w:rFonts w:ascii="Consolas" w:eastAsia="Times New Roman" w:hAnsi="Consolas"/>
          <w:kern w:val="0"/>
          <w:sz w:val="20"/>
          <w:szCs w:val="20"/>
          <w:lang w:eastAsia="en-US"/>
        </w:rPr>
        <w:t xml:space="preserve">, </w:t>
      </w:r>
      <w:proofErr w:type="spellStart"/>
      <w:r w:rsidRPr="00A77727">
        <w:rPr>
          <w:rFonts w:ascii="Consolas" w:eastAsia="Times New Roman" w:hAnsi="Consolas"/>
          <w:kern w:val="0"/>
          <w:sz w:val="20"/>
          <w:szCs w:val="20"/>
          <w:lang w:eastAsia="en-US"/>
        </w:rPr>
        <w:t>validPoints</w:t>
      </w:r>
      <w:proofErr w:type="spellEnd"/>
      <w:r w:rsidRPr="00A77727">
        <w:rPr>
          <w:rFonts w:ascii="Consolas" w:eastAsia="Times New Roman" w:hAnsi="Consolas"/>
          <w:kern w:val="0"/>
          <w:sz w:val="20"/>
          <w:szCs w:val="20"/>
          <w:lang w:eastAsia="en-US"/>
        </w:rPr>
        <w:t xml:space="preserve">] = </w:t>
      </w:r>
      <w:proofErr w:type="spellStart"/>
      <w:proofErr w:type="gramStart"/>
      <w:r w:rsidRPr="00A77727">
        <w:rPr>
          <w:rFonts w:ascii="Consolas" w:eastAsia="Times New Roman" w:hAnsi="Consolas"/>
          <w:kern w:val="0"/>
          <w:sz w:val="20"/>
          <w:szCs w:val="20"/>
          <w:lang w:eastAsia="en-US"/>
        </w:rPr>
        <w:t>CheckCollision</w:t>
      </w:r>
      <w:proofErr w:type="spellEnd"/>
      <w:r w:rsidRPr="00A77727">
        <w:rPr>
          <w:rFonts w:ascii="Consolas" w:eastAsia="Times New Roman" w:hAnsi="Consolas"/>
          <w:kern w:val="0"/>
          <w:sz w:val="20"/>
          <w:szCs w:val="20"/>
          <w:lang w:eastAsia="en-US"/>
        </w:rPr>
        <w:t>(</w:t>
      </w:r>
      <w:proofErr w:type="gramEnd"/>
      <w:r w:rsidRPr="00A77727">
        <w:rPr>
          <w:rFonts w:ascii="Consolas" w:eastAsia="Times New Roman" w:hAnsi="Consolas"/>
          <w:kern w:val="0"/>
          <w:sz w:val="20"/>
          <w:szCs w:val="20"/>
          <w:lang w:eastAsia="en-US"/>
        </w:rPr>
        <w:t xml:space="preserve">points, </w:t>
      </w:r>
      <w:proofErr w:type="spellStart"/>
      <w:r w:rsidRPr="00A77727">
        <w:rPr>
          <w:rFonts w:ascii="Consolas" w:eastAsia="Times New Roman" w:hAnsi="Consolas"/>
          <w:kern w:val="0"/>
          <w:sz w:val="20"/>
          <w:szCs w:val="20"/>
          <w:lang w:eastAsia="en-US"/>
        </w:rPr>
        <w:t>occupancy_grid</w:t>
      </w:r>
      <w:proofErr w:type="spellEnd"/>
      <w:r w:rsidRPr="00A77727">
        <w:rPr>
          <w:rFonts w:ascii="Consolas" w:eastAsia="Times New Roman" w:hAnsi="Consolas"/>
          <w:kern w:val="0"/>
          <w:sz w:val="20"/>
          <w:szCs w:val="20"/>
          <w:lang w:eastAsia="en-US"/>
        </w:rPr>
        <w:t xml:space="preserve">, </w:t>
      </w:r>
      <w:proofErr w:type="spellStart"/>
      <w:r w:rsidRPr="00A77727">
        <w:rPr>
          <w:rFonts w:ascii="Consolas" w:eastAsia="Times New Roman" w:hAnsi="Consolas"/>
          <w:kern w:val="0"/>
          <w:sz w:val="20"/>
          <w:szCs w:val="20"/>
          <w:lang w:eastAsia="en-US"/>
        </w:rPr>
        <w:t>map_size</w:t>
      </w:r>
      <w:proofErr w:type="spellEnd"/>
      <w:r w:rsidRPr="00A77727">
        <w:rPr>
          <w:rFonts w:ascii="Consolas" w:eastAsia="Times New Roman" w:hAnsi="Consolas"/>
          <w:kern w:val="0"/>
          <w:sz w:val="20"/>
          <w:szCs w:val="20"/>
          <w:lang w:eastAsia="en-US"/>
        </w:rPr>
        <w:t>)</w:t>
      </w:r>
    </w:p>
    <w:p w14:paraId="726E0409"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xml:space="preserve">% </w:t>
      </w:r>
      <w:proofErr w:type="spellStart"/>
      <w:r w:rsidRPr="00A77727">
        <w:rPr>
          <w:rFonts w:ascii="Consolas" w:eastAsia="Times New Roman" w:hAnsi="Consolas"/>
          <w:color w:val="008013"/>
          <w:kern w:val="0"/>
          <w:sz w:val="20"/>
          <w:szCs w:val="20"/>
          <w:lang w:eastAsia="en-US"/>
        </w:rPr>
        <w:t>CheckCollision</w:t>
      </w:r>
      <w:proofErr w:type="spellEnd"/>
      <w:r w:rsidRPr="00A77727">
        <w:rPr>
          <w:rFonts w:ascii="Consolas" w:eastAsia="Times New Roman" w:hAnsi="Consolas"/>
          <w:color w:val="008013"/>
          <w:kern w:val="0"/>
          <w:sz w:val="20"/>
          <w:szCs w:val="20"/>
          <w:lang w:eastAsia="en-US"/>
        </w:rPr>
        <w:t xml:space="preserve"> The purpose function is dual purpose. It is used </w:t>
      </w:r>
      <w:proofErr w:type="gramStart"/>
      <w:r w:rsidRPr="00A77727">
        <w:rPr>
          <w:rFonts w:ascii="Consolas" w:eastAsia="Times New Roman" w:hAnsi="Consolas"/>
          <w:color w:val="008013"/>
          <w:kern w:val="0"/>
          <w:sz w:val="20"/>
          <w:szCs w:val="20"/>
          <w:lang w:eastAsia="en-US"/>
        </w:rPr>
        <w:t>within</w:t>
      </w:r>
      <w:proofErr w:type="gramEnd"/>
    </w:p>
    <w:p w14:paraId="019DC42F"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pre-processing to determine what points (if any) in the array of points</w:t>
      </w:r>
    </w:p>
    <w:p w14:paraId="1C7BFCBE"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xml:space="preserve">% are valid. The returns </w:t>
      </w:r>
      <w:proofErr w:type="gramStart"/>
      <w:r w:rsidRPr="00A77727">
        <w:rPr>
          <w:rFonts w:ascii="Consolas" w:eastAsia="Times New Roman" w:hAnsi="Consolas"/>
          <w:color w:val="008013"/>
          <w:kern w:val="0"/>
          <w:sz w:val="20"/>
          <w:szCs w:val="20"/>
          <w:lang w:eastAsia="en-US"/>
        </w:rPr>
        <w:t xml:space="preserve">are </w:t>
      </w:r>
      <w:proofErr w:type="spellStart"/>
      <w:r w:rsidRPr="00A77727">
        <w:rPr>
          <w:rFonts w:ascii="Consolas" w:eastAsia="Times New Roman" w:hAnsi="Consolas"/>
          <w:color w:val="008013"/>
          <w:kern w:val="0"/>
          <w:sz w:val="20"/>
          <w:szCs w:val="20"/>
          <w:lang w:eastAsia="en-US"/>
        </w:rPr>
        <w:t>containsValid</w:t>
      </w:r>
      <w:proofErr w:type="spellEnd"/>
      <w:proofErr w:type="gramEnd"/>
      <w:r w:rsidRPr="00A77727">
        <w:rPr>
          <w:rFonts w:ascii="Consolas" w:eastAsia="Times New Roman" w:hAnsi="Consolas"/>
          <w:color w:val="008013"/>
          <w:kern w:val="0"/>
          <w:sz w:val="20"/>
          <w:szCs w:val="20"/>
          <w:lang w:eastAsia="en-US"/>
        </w:rPr>
        <w:t xml:space="preserve"> and </w:t>
      </w:r>
      <w:proofErr w:type="spellStart"/>
      <w:r w:rsidRPr="00A77727">
        <w:rPr>
          <w:rFonts w:ascii="Consolas" w:eastAsia="Times New Roman" w:hAnsi="Consolas"/>
          <w:color w:val="008013"/>
          <w:kern w:val="0"/>
          <w:sz w:val="20"/>
          <w:szCs w:val="20"/>
          <w:lang w:eastAsia="en-US"/>
        </w:rPr>
        <w:t>validPoints</w:t>
      </w:r>
      <w:proofErr w:type="spellEnd"/>
      <w:r w:rsidRPr="00A77727">
        <w:rPr>
          <w:rFonts w:ascii="Consolas" w:eastAsia="Times New Roman" w:hAnsi="Consolas"/>
          <w:color w:val="008013"/>
          <w:kern w:val="0"/>
          <w:sz w:val="20"/>
          <w:szCs w:val="20"/>
          <w:lang w:eastAsia="en-US"/>
        </w:rPr>
        <w:t xml:space="preserve">. </w:t>
      </w:r>
      <w:proofErr w:type="spellStart"/>
      <w:r w:rsidRPr="00A77727">
        <w:rPr>
          <w:rFonts w:ascii="Consolas" w:eastAsia="Times New Roman" w:hAnsi="Consolas"/>
          <w:color w:val="008013"/>
          <w:kern w:val="0"/>
          <w:sz w:val="20"/>
          <w:szCs w:val="20"/>
          <w:lang w:eastAsia="en-US"/>
        </w:rPr>
        <w:t>containsValid</w:t>
      </w:r>
      <w:proofErr w:type="spellEnd"/>
    </w:p>
    <w:p w14:paraId="5B9BCB4E"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is a quick check (implemented primarily for ease of use when checking a</w:t>
      </w:r>
    </w:p>
    <w:p w14:paraId="02D36337"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xml:space="preserve">% singular point) and </w:t>
      </w:r>
      <w:proofErr w:type="spellStart"/>
      <w:r w:rsidRPr="00A77727">
        <w:rPr>
          <w:rFonts w:ascii="Consolas" w:eastAsia="Times New Roman" w:hAnsi="Consolas"/>
          <w:color w:val="008013"/>
          <w:kern w:val="0"/>
          <w:sz w:val="20"/>
          <w:szCs w:val="20"/>
          <w:lang w:eastAsia="en-US"/>
        </w:rPr>
        <w:t>validPoints</w:t>
      </w:r>
      <w:proofErr w:type="spellEnd"/>
      <w:r w:rsidRPr="00A77727">
        <w:rPr>
          <w:rFonts w:ascii="Consolas" w:eastAsia="Times New Roman" w:hAnsi="Consolas"/>
          <w:color w:val="008013"/>
          <w:kern w:val="0"/>
          <w:sz w:val="20"/>
          <w:szCs w:val="20"/>
          <w:lang w:eastAsia="en-US"/>
        </w:rPr>
        <w:t xml:space="preserve"> is an array of all points (inside of the passed in</w:t>
      </w:r>
    </w:p>
    <w:p w14:paraId="0291F81F"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points) that are not in an obstacle or outside the map.</w:t>
      </w:r>
    </w:p>
    <w:p w14:paraId="34E86726" w14:textId="77777777" w:rsidR="00A77727" w:rsidRPr="00A77727" w:rsidRDefault="00A77727" w:rsidP="00A77727">
      <w:pPr>
        <w:widowControl/>
        <w:rPr>
          <w:rFonts w:ascii="Consolas" w:eastAsia="Times New Roman" w:hAnsi="Consolas"/>
          <w:kern w:val="0"/>
          <w:sz w:val="20"/>
          <w:szCs w:val="20"/>
          <w:lang w:eastAsia="en-US"/>
        </w:rPr>
      </w:pPr>
    </w:p>
    <w:p w14:paraId="52C9FBE2"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xml:space="preserve">% Remove Points Exceeding X Bounds </w:t>
      </w:r>
      <w:proofErr w:type="gramStart"/>
      <w:r w:rsidRPr="00A77727">
        <w:rPr>
          <w:rFonts w:ascii="Consolas" w:eastAsia="Times New Roman" w:hAnsi="Consolas"/>
          <w:color w:val="008013"/>
          <w:kern w:val="0"/>
          <w:sz w:val="20"/>
          <w:szCs w:val="20"/>
          <w:lang w:eastAsia="en-US"/>
        </w:rPr>
        <w:t>( &gt;</w:t>
      </w:r>
      <w:proofErr w:type="gramEnd"/>
      <w:r w:rsidRPr="00A77727">
        <w:rPr>
          <w:rFonts w:ascii="Consolas" w:eastAsia="Times New Roman" w:hAnsi="Consolas"/>
          <w:color w:val="008013"/>
          <w:kern w:val="0"/>
          <w:sz w:val="20"/>
          <w:szCs w:val="20"/>
          <w:lang w:eastAsia="en-US"/>
        </w:rPr>
        <w:t xml:space="preserve"> </w:t>
      </w:r>
      <w:proofErr w:type="spellStart"/>
      <w:r w:rsidRPr="00A77727">
        <w:rPr>
          <w:rFonts w:ascii="Consolas" w:eastAsia="Times New Roman" w:hAnsi="Consolas"/>
          <w:color w:val="008013"/>
          <w:kern w:val="0"/>
          <w:sz w:val="20"/>
          <w:szCs w:val="20"/>
          <w:lang w:eastAsia="en-US"/>
        </w:rPr>
        <w:t>map_size</w:t>
      </w:r>
      <w:proofErr w:type="spellEnd"/>
      <w:r w:rsidRPr="00A77727">
        <w:rPr>
          <w:rFonts w:ascii="Consolas" w:eastAsia="Times New Roman" w:hAnsi="Consolas"/>
          <w:color w:val="008013"/>
          <w:kern w:val="0"/>
          <w:sz w:val="20"/>
          <w:szCs w:val="20"/>
          <w:lang w:eastAsia="en-US"/>
        </w:rPr>
        <w:t>)</w:t>
      </w:r>
    </w:p>
    <w:p w14:paraId="29D0F28E" w14:textId="77777777" w:rsidR="00A77727" w:rsidRPr="00A77727" w:rsidRDefault="00A77727" w:rsidP="00A77727">
      <w:pPr>
        <w:widowControl/>
        <w:rPr>
          <w:rFonts w:ascii="Consolas" w:eastAsia="Times New Roman" w:hAnsi="Consolas"/>
          <w:kern w:val="0"/>
          <w:sz w:val="20"/>
          <w:szCs w:val="20"/>
          <w:lang w:eastAsia="en-US"/>
        </w:rPr>
      </w:pPr>
      <w:proofErr w:type="spellStart"/>
      <w:r w:rsidRPr="00A77727">
        <w:rPr>
          <w:rFonts w:ascii="Consolas" w:eastAsia="Times New Roman" w:hAnsi="Consolas"/>
          <w:kern w:val="0"/>
          <w:sz w:val="20"/>
          <w:szCs w:val="20"/>
          <w:lang w:eastAsia="en-US"/>
        </w:rPr>
        <w:t>invalidMapBoundsX</w:t>
      </w:r>
      <w:proofErr w:type="spellEnd"/>
      <w:r w:rsidRPr="00A77727">
        <w:rPr>
          <w:rFonts w:ascii="Consolas" w:eastAsia="Times New Roman" w:hAnsi="Consolas"/>
          <w:kern w:val="0"/>
          <w:sz w:val="20"/>
          <w:szCs w:val="20"/>
          <w:lang w:eastAsia="en-US"/>
        </w:rPr>
        <w:t xml:space="preserve"> = points</w:t>
      </w:r>
      <w:proofErr w:type="gramStart"/>
      <w:r w:rsidRPr="00A77727">
        <w:rPr>
          <w:rFonts w:ascii="Consolas" w:eastAsia="Times New Roman" w:hAnsi="Consolas"/>
          <w:kern w:val="0"/>
          <w:sz w:val="20"/>
          <w:szCs w:val="20"/>
          <w:lang w:eastAsia="en-US"/>
        </w:rPr>
        <w:t>(:,</w:t>
      </w:r>
      <w:proofErr w:type="gramEnd"/>
      <w:r w:rsidRPr="00A77727">
        <w:rPr>
          <w:rFonts w:ascii="Consolas" w:eastAsia="Times New Roman" w:hAnsi="Consolas"/>
          <w:kern w:val="0"/>
          <w:sz w:val="20"/>
          <w:szCs w:val="20"/>
          <w:lang w:eastAsia="en-US"/>
        </w:rPr>
        <w:t xml:space="preserve"> 1) &gt;= </w:t>
      </w:r>
      <w:proofErr w:type="spellStart"/>
      <w:r w:rsidRPr="00A77727">
        <w:rPr>
          <w:rFonts w:ascii="Consolas" w:eastAsia="Times New Roman" w:hAnsi="Consolas"/>
          <w:kern w:val="0"/>
          <w:sz w:val="20"/>
          <w:szCs w:val="20"/>
          <w:lang w:eastAsia="en-US"/>
        </w:rPr>
        <w:t>map_size</w:t>
      </w:r>
      <w:proofErr w:type="spellEnd"/>
      <w:r w:rsidRPr="00A77727">
        <w:rPr>
          <w:rFonts w:ascii="Consolas" w:eastAsia="Times New Roman" w:hAnsi="Consolas"/>
          <w:kern w:val="0"/>
          <w:sz w:val="20"/>
          <w:szCs w:val="20"/>
          <w:lang w:eastAsia="en-US"/>
        </w:rPr>
        <w:t>;</w:t>
      </w:r>
    </w:p>
    <w:p w14:paraId="4FF6092D" w14:textId="77777777" w:rsidR="00A77727" w:rsidRPr="00A77727" w:rsidRDefault="00A77727" w:rsidP="00A77727">
      <w:pPr>
        <w:widowControl/>
        <w:rPr>
          <w:rFonts w:ascii="Consolas" w:eastAsia="Times New Roman" w:hAnsi="Consolas"/>
          <w:kern w:val="0"/>
          <w:sz w:val="20"/>
          <w:szCs w:val="20"/>
          <w:lang w:eastAsia="en-US"/>
        </w:rPr>
      </w:pPr>
      <w:proofErr w:type="gramStart"/>
      <w:r w:rsidRPr="00A77727">
        <w:rPr>
          <w:rFonts w:ascii="Consolas" w:eastAsia="Times New Roman" w:hAnsi="Consolas"/>
          <w:kern w:val="0"/>
          <w:sz w:val="20"/>
          <w:szCs w:val="20"/>
          <w:lang w:eastAsia="en-US"/>
        </w:rPr>
        <w:t>points(</w:t>
      </w:r>
      <w:proofErr w:type="spellStart"/>
      <w:proofErr w:type="gramEnd"/>
      <w:r w:rsidRPr="00A77727">
        <w:rPr>
          <w:rFonts w:ascii="Consolas" w:eastAsia="Times New Roman" w:hAnsi="Consolas"/>
          <w:kern w:val="0"/>
          <w:sz w:val="20"/>
          <w:szCs w:val="20"/>
          <w:lang w:eastAsia="en-US"/>
        </w:rPr>
        <w:t>invalidMapBoundsX</w:t>
      </w:r>
      <w:proofErr w:type="spellEnd"/>
      <w:r w:rsidRPr="00A77727">
        <w:rPr>
          <w:rFonts w:ascii="Consolas" w:eastAsia="Times New Roman" w:hAnsi="Consolas"/>
          <w:kern w:val="0"/>
          <w:sz w:val="20"/>
          <w:szCs w:val="20"/>
          <w:lang w:eastAsia="en-US"/>
        </w:rPr>
        <w:t>, :) = [];</w:t>
      </w:r>
    </w:p>
    <w:p w14:paraId="2CCAEA27" w14:textId="77777777" w:rsidR="00A77727" w:rsidRPr="00A77727" w:rsidRDefault="00A77727" w:rsidP="00A77727">
      <w:pPr>
        <w:widowControl/>
        <w:rPr>
          <w:rFonts w:ascii="Consolas" w:eastAsia="Times New Roman" w:hAnsi="Consolas"/>
          <w:kern w:val="0"/>
          <w:sz w:val="20"/>
          <w:szCs w:val="20"/>
          <w:lang w:eastAsia="en-US"/>
        </w:rPr>
      </w:pPr>
    </w:p>
    <w:p w14:paraId="7F8595BB"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Removing Points Exceeding X Bounds (&lt; 0)</w:t>
      </w:r>
    </w:p>
    <w:p w14:paraId="42CE36A5" w14:textId="77777777" w:rsidR="00A77727" w:rsidRPr="00A77727" w:rsidRDefault="00A77727" w:rsidP="00A77727">
      <w:pPr>
        <w:widowControl/>
        <w:rPr>
          <w:rFonts w:ascii="Consolas" w:eastAsia="Times New Roman" w:hAnsi="Consolas"/>
          <w:kern w:val="0"/>
          <w:sz w:val="20"/>
          <w:szCs w:val="20"/>
          <w:lang w:eastAsia="en-US"/>
        </w:rPr>
      </w:pPr>
      <w:proofErr w:type="spellStart"/>
      <w:r w:rsidRPr="00A77727">
        <w:rPr>
          <w:rFonts w:ascii="Consolas" w:eastAsia="Times New Roman" w:hAnsi="Consolas"/>
          <w:kern w:val="0"/>
          <w:sz w:val="20"/>
          <w:szCs w:val="20"/>
          <w:lang w:eastAsia="en-US"/>
        </w:rPr>
        <w:t>invalidMapBoundsX</w:t>
      </w:r>
      <w:proofErr w:type="spellEnd"/>
      <w:r w:rsidRPr="00A77727">
        <w:rPr>
          <w:rFonts w:ascii="Consolas" w:eastAsia="Times New Roman" w:hAnsi="Consolas"/>
          <w:kern w:val="0"/>
          <w:sz w:val="20"/>
          <w:szCs w:val="20"/>
          <w:lang w:eastAsia="en-US"/>
        </w:rPr>
        <w:t xml:space="preserve"> = points</w:t>
      </w:r>
      <w:proofErr w:type="gramStart"/>
      <w:r w:rsidRPr="00A77727">
        <w:rPr>
          <w:rFonts w:ascii="Consolas" w:eastAsia="Times New Roman" w:hAnsi="Consolas"/>
          <w:kern w:val="0"/>
          <w:sz w:val="20"/>
          <w:szCs w:val="20"/>
          <w:lang w:eastAsia="en-US"/>
        </w:rPr>
        <w:t>(:,</w:t>
      </w:r>
      <w:proofErr w:type="gramEnd"/>
      <w:r w:rsidRPr="00A77727">
        <w:rPr>
          <w:rFonts w:ascii="Consolas" w:eastAsia="Times New Roman" w:hAnsi="Consolas"/>
          <w:kern w:val="0"/>
          <w:sz w:val="20"/>
          <w:szCs w:val="20"/>
          <w:lang w:eastAsia="en-US"/>
        </w:rPr>
        <w:t xml:space="preserve"> 1) &lt;= 0;</w:t>
      </w:r>
    </w:p>
    <w:p w14:paraId="7C1340C3" w14:textId="77777777" w:rsidR="00A77727" w:rsidRPr="00A77727" w:rsidRDefault="00A77727" w:rsidP="00A77727">
      <w:pPr>
        <w:widowControl/>
        <w:rPr>
          <w:rFonts w:ascii="Consolas" w:eastAsia="Times New Roman" w:hAnsi="Consolas"/>
          <w:kern w:val="0"/>
          <w:sz w:val="20"/>
          <w:szCs w:val="20"/>
          <w:lang w:eastAsia="en-US"/>
        </w:rPr>
      </w:pPr>
      <w:proofErr w:type="gramStart"/>
      <w:r w:rsidRPr="00A77727">
        <w:rPr>
          <w:rFonts w:ascii="Consolas" w:eastAsia="Times New Roman" w:hAnsi="Consolas"/>
          <w:kern w:val="0"/>
          <w:sz w:val="20"/>
          <w:szCs w:val="20"/>
          <w:lang w:eastAsia="en-US"/>
        </w:rPr>
        <w:t>points(</w:t>
      </w:r>
      <w:proofErr w:type="spellStart"/>
      <w:proofErr w:type="gramEnd"/>
      <w:r w:rsidRPr="00A77727">
        <w:rPr>
          <w:rFonts w:ascii="Consolas" w:eastAsia="Times New Roman" w:hAnsi="Consolas"/>
          <w:kern w:val="0"/>
          <w:sz w:val="20"/>
          <w:szCs w:val="20"/>
          <w:lang w:eastAsia="en-US"/>
        </w:rPr>
        <w:t>invalidMapBoundsX</w:t>
      </w:r>
      <w:proofErr w:type="spellEnd"/>
      <w:r w:rsidRPr="00A77727">
        <w:rPr>
          <w:rFonts w:ascii="Consolas" w:eastAsia="Times New Roman" w:hAnsi="Consolas"/>
          <w:kern w:val="0"/>
          <w:sz w:val="20"/>
          <w:szCs w:val="20"/>
          <w:lang w:eastAsia="en-US"/>
        </w:rPr>
        <w:t>, :) = [];</w:t>
      </w:r>
    </w:p>
    <w:p w14:paraId="09A87D77" w14:textId="77777777" w:rsidR="00A77727" w:rsidRPr="00A77727" w:rsidRDefault="00A77727" w:rsidP="00A77727">
      <w:pPr>
        <w:widowControl/>
        <w:rPr>
          <w:rFonts w:ascii="Consolas" w:eastAsia="Times New Roman" w:hAnsi="Consolas"/>
          <w:kern w:val="0"/>
          <w:sz w:val="20"/>
          <w:szCs w:val="20"/>
          <w:lang w:eastAsia="en-US"/>
        </w:rPr>
      </w:pPr>
    </w:p>
    <w:p w14:paraId="1FE20531" w14:textId="77777777" w:rsidR="00A77727" w:rsidRPr="00A77727" w:rsidRDefault="00A77727" w:rsidP="00A77727">
      <w:pPr>
        <w:widowControl/>
        <w:rPr>
          <w:rFonts w:ascii="Consolas" w:eastAsia="Times New Roman" w:hAnsi="Consolas"/>
          <w:kern w:val="0"/>
          <w:sz w:val="20"/>
          <w:szCs w:val="20"/>
          <w:lang w:eastAsia="en-US"/>
        </w:rPr>
      </w:pPr>
    </w:p>
    <w:p w14:paraId="3CEDDCCD"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xml:space="preserve">% </w:t>
      </w:r>
      <w:proofErr w:type="spellStart"/>
      <w:r w:rsidRPr="00A77727">
        <w:rPr>
          <w:rFonts w:ascii="Consolas" w:eastAsia="Times New Roman" w:hAnsi="Consolas"/>
          <w:color w:val="008013"/>
          <w:kern w:val="0"/>
          <w:sz w:val="20"/>
          <w:szCs w:val="20"/>
          <w:lang w:eastAsia="en-US"/>
        </w:rPr>
        <w:t>Remvoing</w:t>
      </w:r>
      <w:proofErr w:type="spellEnd"/>
      <w:r w:rsidRPr="00A77727">
        <w:rPr>
          <w:rFonts w:ascii="Consolas" w:eastAsia="Times New Roman" w:hAnsi="Consolas"/>
          <w:color w:val="008013"/>
          <w:kern w:val="0"/>
          <w:sz w:val="20"/>
          <w:szCs w:val="20"/>
          <w:lang w:eastAsia="en-US"/>
        </w:rPr>
        <w:t xml:space="preserve"> Points Exceeding Y Bounds (&gt; </w:t>
      </w:r>
      <w:proofErr w:type="spellStart"/>
      <w:r w:rsidRPr="00A77727">
        <w:rPr>
          <w:rFonts w:ascii="Consolas" w:eastAsia="Times New Roman" w:hAnsi="Consolas"/>
          <w:color w:val="008013"/>
          <w:kern w:val="0"/>
          <w:sz w:val="20"/>
          <w:szCs w:val="20"/>
          <w:lang w:eastAsia="en-US"/>
        </w:rPr>
        <w:t>map_size</w:t>
      </w:r>
      <w:proofErr w:type="spellEnd"/>
      <w:r w:rsidRPr="00A77727">
        <w:rPr>
          <w:rFonts w:ascii="Consolas" w:eastAsia="Times New Roman" w:hAnsi="Consolas"/>
          <w:color w:val="008013"/>
          <w:kern w:val="0"/>
          <w:sz w:val="20"/>
          <w:szCs w:val="20"/>
          <w:lang w:eastAsia="en-US"/>
        </w:rPr>
        <w:t>)</w:t>
      </w:r>
    </w:p>
    <w:p w14:paraId="0C3C8090" w14:textId="77777777" w:rsidR="00A77727" w:rsidRPr="00A77727" w:rsidRDefault="00A77727" w:rsidP="00A77727">
      <w:pPr>
        <w:widowControl/>
        <w:rPr>
          <w:rFonts w:ascii="Consolas" w:eastAsia="Times New Roman" w:hAnsi="Consolas"/>
          <w:kern w:val="0"/>
          <w:sz w:val="20"/>
          <w:szCs w:val="20"/>
          <w:lang w:eastAsia="en-US"/>
        </w:rPr>
      </w:pPr>
      <w:proofErr w:type="spellStart"/>
      <w:r w:rsidRPr="00A77727">
        <w:rPr>
          <w:rFonts w:ascii="Consolas" w:eastAsia="Times New Roman" w:hAnsi="Consolas"/>
          <w:kern w:val="0"/>
          <w:sz w:val="20"/>
          <w:szCs w:val="20"/>
          <w:lang w:eastAsia="en-US"/>
        </w:rPr>
        <w:t>invalidMapBoundsY</w:t>
      </w:r>
      <w:proofErr w:type="spellEnd"/>
      <w:r w:rsidRPr="00A77727">
        <w:rPr>
          <w:rFonts w:ascii="Consolas" w:eastAsia="Times New Roman" w:hAnsi="Consolas"/>
          <w:kern w:val="0"/>
          <w:sz w:val="20"/>
          <w:szCs w:val="20"/>
          <w:lang w:eastAsia="en-US"/>
        </w:rPr>
        <w:t xml:space="preserve"> = points</w:t>
      </w:r>
      <w:proofErr w:type="gramStart"/>
      <w:r w:rsidRPr="00A77727">
        <w:rPr>
          <w:rFonts w:ascii="Consolas" w:eastAsia="Times New Roman" w:hAnsi="Consolas"/>
          <w:kern w:val="0"/>
          <w:sz w:val="20"/>
          <w:szCs w:val="20"/>
          <w:lang w:eastAsia="en-US"/>
        </w:rPr>
        <w:t>(:,</w:t>
      </w:r>
      <w:proofErr w:type="gramEnd"/>
      <w:r w:rsidRPr="00A77727">
        <w:rPr>
          <w:rFonts w:ascii="Consolas" w:eastAsia="Times New Roman" w:hAnsi="Consolas"/>
          <w:kern w:val="0"/>
          <w:sz w:val="20"/>
          <w:szCs w:val="20"/>
          <w:lang w:eastAsia="en-US"/>
        </w:rPr>
        <w:t xml:space="preserve"> 2) &gt;= </w:t>
      </w:r>
      <w:proofErr w:type="spellStart"/>
      <w:r w:rsidRPr="00A77727">
        <w:rPr>
          <w:rFonts w:ascii="Consolas" w:eastAsia="Times New Roman" w:hAnsi="Consolas"/>
          <w:kern w:val="0"/>
          <w:sz w:val="20"/>
          <w:szCs w:val="20"/>
          <w:lang w:eastAsia="en-US"/>
        </w:rPr>
        <w:t>map_size</w:t>
      </w:r>
      <w:proofErr w:type="spellEnd"/>
      <w:r w:rsidRPr="00A77727">
        <w:rPr>
          <w:rFonts w:ascii="Consolas" w:eastAsia="Times New Roman" w:hAnsi="Consolas"/>
          <w:kern w:val="0"/>
          <w:sz w:val="20"/>
          <w:szCs w:val="20"/>
          <w:lang w:eastAsia="en-US"/>
        </w:rPr>
        <w:t>;</w:t>
      </w:r>
    </w:p>
    <w:p w14:paraId="081CD0DC" w14:textId="77777777" w:rsidR="00A77727" w:rsidRPr="00A77727" w:rsidRDefault="00A77727" w:rsidP="00A77727">
      <w:pPr>
        <w:widowControl/>
        <w:rPr>
          <w:rFonts w:ascii="Consolas" w:eastAsia="Times New Roman" w:hAnsi="Consolas"/>
          <w:kern w:val="0"/>
          <w:sz w:val="20"/>
          <w:szCs w:val="20"/>
          <w:lang w:eastAsia="en-US"/>
        </w:rPr>
      </w:pPr>
      <w:proofErr w:type="gramStart"/>
      <w:r w:rsidRPr="00A77727">
        <w:rPr>
          <w:rFonts w:ascii="Consolas" w:eastAsia="Times New Roman" w:hAnsi="Consolas"/>
          <w:kern w:val="0"/>
          <w:sz w:val="20"/>
          <w:szCs w:val="20"/>
          <w:lang w:eastAsia="en-US"/>
        </w:rPr>
        <w:t>points(</w:t>
      </w:r>
      <w:proofErr w:type="spellStart"/>
      <w:proofErr w:type="gramEnd"/>
      <w:r w:rsidRPr="00A77727">
        <w:rPr>
          <w:rFonts w:ascii="Consolas" w:eastAsia="Times New Roman" w:hAnsi="Consolas"/>
          <w:kern w:val="0"/>
          <w:sz w:val="20"/>
          <w:szCs w:val="20"/>
          <w:lang w:eastAsia="en-US"/>
        </w:rPr>
        <w:t>invalidMapBoundsY</w:t>
      </w:r>
      <w:proofErr w:type="spellEnd"/>
      <w:r w:rsidRPr="00A77727">
        <w:rPr>
          <w:rFonts w:ascii="Consolas" w:eastAsia="Times New Roman" w:hAnsi="Consolas"/>
          <w:kern w:val="0"/>
          <w:sz w:val="20"/>
          <w:szCs w:val="20"/>
          <w:lang w:eastAsia="en-US"/>
        </w:rPr>
        <w:t>, :) = [];</w:t>
      </w:r>
    </w:p>
    <w:p w14:paraId="54853268" w14:textId="77777777" w:rsidR="00A77727" w:rsidRPr="00A77727" w:rsidRDefault="00A77727" w:rsidP="00A77727">
      <w:pPr>
        <w:widowControl/>
        <w:rPr>
          <w:rFonts w:ascii="Consolas" w:eastAsia="Times New Roman" w:hAnsi="Consolas"/>
          <w:kern w:val="0"/>
          <w:sz w:val="20"/>
          <w:szCs w:val="20"/>
          <w:lang w:eastAsia="en-US"/>
        </w:rPr>
      </w:pPr>
    </w:p>
    <w:p w14:paraId="14EB9940"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Removing Points Exceeding X Bounds (&lt; 0)</w:t>
      </w:r>
    </w:p>
    <w:p w14:paraId="2D62DB15" w14:textId="77777777" w:rsidR="00A77727" w:rsidRPr="00A77727" w:rsidRDefault="00A77727" w:rsidP="00A77727">
      <w:pPr>
        <w:widowControl/>
        <w:rPr>
          <w:rFonts w:ascii="Consolas" w:eastAsia="Times New Roman" w:hAnsi="Consolas"/>
          <w:kern w:val="0"/>
          <w:sz w:val="20"/>
          <w:szCs w:val="20"/>
          <w:lang w:eastAsia="en-US"/>
        </w:rPr>
      </w:pPr>
      <w:proofErr w:type="spellStart"/>
      <w:r w:rsidRPr="00A77727">
        <w:rPr>
          <w:rFonts w:ascii="Consolas" w:eastAsia="Times New Roman" w:hAnsi="Consolas"/>
          <w:kern w:val="0"/>
          <w:sz w:val="20"/>
          <w:szCs w:val="20"/>
          <w:lang w:eastAsia="en-US"/>
        </w:rPr>
        <w:t>invalidMapBoundsY</w:t>
      </w:r>
      <w:proofErr w:type="spellEnd"/>
      <w:r w:rsidRPr="00A77727">
        <w:rPr>
          <w:rFonts w:ascii="Consolas" w:eastAsia="Times New Roman" w:hAnsi="Consolas"/>
          <w:kern w:val="0"/>
          <w:sz w:val="20"/>
          <w:szCs w:val="20"/>
          <w:lang w:eastAsia="en-US"/>
        </w:rPr>
        <w:t xml:space="preserve"> = points</w:t>
      </w:r>
      <w:proofErr w:type="gramStart"/>
      <w:r w:rsidRPr="00A77727">
        <w:rPr>
          <w:rFonts w:ascii="Consolas" w:eastAsia="Times New Roman" w:hAnsi="Consolas"/>
          <w:kern w:val="0"/>
          <w:sz w:val="20"/>
          <w:szCs w:val="20"/>
          <w:lang w:eastAsia="en-US"/>
        </w:rPr>
        <w:t>(:,</w:t>
      </w:r>
      <w:proofErr w:type="gramEnd"/>
      <w:r w:rsidRPr="00A77727">
        <w:rPr>
          <w:rFonts w:ascii="Consolas" w:eastAsia="Times New Roman" w:hAnsi="Consolas"/>
          <w:kern w:val="0"/>
          <w:sz w:val="20"/>
          <w:szCs w:val="20"/>
          <w:lang w:eastAsia="en-US"/>
        </w:rPr>
        <w:t xml:space="preserve"> 2) &lt;= 0;</w:t>
      </w:r>
    </w:p>
    <w:p w14:paraId="447B7C43" w14:textId="77777777" w:rsidR="00A77727" w:rsidRPr="00A77727" w:rsidRDefault="00A77727" w:rsidP="00A77727">
      <w:pPr>
        <w:widowControl/>
        <w:rPr>
          <w:rFonts w:ascii="Consolas" w:eastAsia="Times New Roman" w:hAnsi="Consolas"/>
          <w:kern w:val="0"/>
          <w:sz w:val="20"/>
          <w:szCs w:val="20"/>
          <w:lang w:eastAsia="en-US"/>
        </w:rPr>
      </w:pPr>
      <w:proofErr w:type="gramStart"/>
      <w:r w:rsidRPr="00A77727">
        <w:rPr>
          <w:rFonts w:ascii="Consolas" w:eastAsia="Times New Roman" w:hAnsi="Consolas"/>
          <w:kern w:val="0"/>
          <w:sz w:val="20"/>
          <w:szCs w:val="20"/>
          <w:lang w:eastAsia="en-US"/>
        </w:rPr>
        <w:t>points(</w:t>
      </w:r>
      <w:proofErr w:type="spellStart"/>
      <w:proofErr w:type="gramEnd"/>
      <w:r w:rsidRPr="00A77727">
        <w:rPr>
          <w:rFonts w:ascii="Consolas" w:eastAsia="Times New Roman" w:hAnsi="Consolas"/>
          <w:kern w:val="0"/>
          <w:sz w:val="20"/>
          <w:szCs w:val="20"/>
          <w:lang w:eastAsia="en-US"/>
        </w:rPr>
        <w:t>invalidMapBoundsY</w:t>
      </w:r>
      <w:proofErr w:type="spellEnd"/>
      <w:r w:rsidRPr="00A77727">
        <w:rPr>
          <w:rFonts w:ascii="Consolas" w:eastAsia="Times New Roman" w:hAnsi="Consolas"/>
          <w:kern w:val="0"/>
          <w:sz w:val="20"/>
          <w:szCs w:val="20"/>
          <w:lang w:eastAsia="en-US"/>
        </w:rPr>
        <w:t>, :) = [];</w:t>
      </w:r>
    </w:p>
    <w:p w14:paraId="505AE2B1" w14:textId="77777777" w:rsidR="00A77727" w:rsidRPr="00A77727" w:rsidRDefault="00A77727" w:rsidP="00A77727">
      <w:pPr>
        <w:widowControl/>
        <w:rPr>
          <w:rFonts w:ascii="Consolas" w:eastAsia="Times New Roman" w:hAnsi="Consolas"/>
          <w:kern w:val="0"/>
          <w:sz w:val="20"/>
          <w:szCs w:val="20"/>
          <w:lang w:eastAsia="en-US"/>
        </w:rPr>
      </w:pPr>
    </w:p>
    <w:p w14:paraId="49B77DA9"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08013"/>
          <w:kern w:val="0"/>
          <w:sz w:val="20"/>
          <w:szCs w:val="20"/>
          <w:lang w:eastAsia="en-US"/>
        </w:rPr>
        <w:t>% Remove Points within Obstacles</w:t>
      </w:r>
    </w:p>
    <w:p w14:paraId="1F5CA2AD" w14:textId="77777777" w:rsidR="00A77727" w:rsidRPr="00A77727" w:rsidRDefault="00A77727" w:rsidP="00A77727">
      <w:pPr>
        <w:widowControl/>
        <w:rPr>
          <w:rFonts w:ascii="Consolas" w:eastAsia="Times New Roman" w:hAnsi="Consolas"/>
          <w:kern w:val="0"/>
          <w:sz w:val="20"/>
          <w:szCs w:val="20"/>
          <w:lang w:eastAsia="en-US"/>
        </w:rPr>
      </w:pPr>
      <w:proofErr w:type="spellStart"/>
      <w:r w:rsidRPr="00A77727">
        <w:rPr>
          <w:rFonts w:ascii="Consolas" w:eastAsia="Times New Roman" w:hAnsi="Consolas"/>
          <w:kern w:val="0"/>
          <w:sz w:val="20"/>
          <w:szCs w:val="20"/>
          <w:lang w:eastAsia="en-US"/>
        </w:rPr>
        <w:t>invalidPoints</w:t>
      </w:r>
      <w:proofErr w:type="spellEnd"/>
      <w:r w:rsidRPr="00A77727">
        <w:rPr>
          <w:rFonts w:ascii="Consolas" w:eastAsia="Times New Roman" w:hAnsi="Consolas"/>
          <w:kern w:val="0"/>
          <w:sz w:val="20"/>
          <w:szCs w:val="20"/>
          <w:lang w:eastAsia="en-US"/>
        </w:rPr>
        <w:t xml:space="preserve"> = zeros(height(points), 1</w:t>
      </w:r>
      <w:proofErr w:type="gramStart"/>
      <w:r w:rsidRPr="00A77727">
        <w:rPr>
          <w:rFonts w:ascii="Consolas" w:eastAsia="Times New Roman" w:hAnsi="Consolas"/>
          <w:kern w:val="0"/>
          <w:sz w:val="20"/>
          <w:szCs w:val="20"/>
          <w:lang w:eastAsia="en-US"/>
        </w:rPr>
        <w:t>);</w:t>
      </w:r>
      <w:proofErr w:type="gramEnd"/>
    </w:p>
    <w:p w14:paraId="3FD97800"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E00FF"/>
          <w:kern w:val="0"/>
          <w:sz w:val="20"/>
          <w:szCs w:val="20"/>
          <w:lang w:eastAsia="en-US"/>
        </w:rPr>
        <w:t xml:space="preserve">for </w:t>
      </w:r>
      <w:proofErr w:type="spellStart"/>
      <w:r w:rsidRPr="00A77727">
        <w:rPr>
          <w:rFonts w:ascii="Consolas" w:eastAsia="Times New Roman" w:hAnsi="Consolas"/>
          <w:kern w:val="0"/>
          <w:sz w:val="20"/>
          <w:szCs w:val="20"/>
          <w:lang w:eastAsia="en-US"/>
        </w:rPr>
        <w:t>i</w:t>
      </w:r>
      <w:proofErr w:type="spellEnd"/>
      <w:r w:rsidRPr="00A77727">
        <w:rPr>
          <w:rFonts w:ascii="Consolas" w:eastAsia="Times New Roman" w:hAnsi="Consolas"/>
          <w:kern w:val="0"/>
          <w:sz w:val="20"/>
          <w:szCs w:val="20"/>
          <w:lang w:eastAsia="en-US"/>
        </w:rPr>
        <w:t>=</w:t>
      </w:r>
      <w:proofErr w:type="gramStart"/>
      <w:r w:rsidRPr="00A77727">
        <w:rPr>
          <w:rFonts w:ascii="Consolas" w:eastAsia="Times New Roman" w:hAnsi="Consolas"/>
          <w:kern w:val="0"/>
          <w:sz w:val="20"/>
          <w:szCs w:val="20"/>
          <w:lang w:eastAsia="en-US"/>
        </w:rPr>
        <w:t>1:height</w:t>
      </w:r>
      <w:proofErr w:type="gramEnd"/>
      <w:r w:rsidRPr="00A77727">
        <w:rPr>
          <w:rFonts w:ascii="Consolas" w:eastAsia="Times New Roman" w:hAnsi="Consolas"/>
          <w:kern w:val="0"/>
          <w:sz w:val="20"/>
          <w:szCs w:val="20"/>
          <w:lang w:eastAsia="en-US"/>
        </w:rPr>
        <w:t>(points)</w:t>
      </w:r>
    </w:p>
    <w:p w14:paraId="14DD77D6"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w:t>
      </w:r>
      <w:proofErr w:type="spellStart"/>
      <w:r w:rsidRPr="00A77727">
        <w:rPr>
          <w:rFonts w:ascii="Consolas" w:eastAsia="Times New Roman" w:hAnsi="Consolas"/>
          <w:kern w:val="0"/>
          <w:sz w:val="20"/>
          <w:szCs w:val="20"/>
          <w:lang w:eastAsia="en-US"/>
        </w:rPr>
        <w:t>pointX</w:t>
      </w:r>
      <w:proofErr w:type="spellEnd"/>
      <w:r w:rsidRPr="00A77727">
        <w:rPr>
          <w:rFonts w:ascii="Consolas" w:eastAsia="Times New Roman" w:hAnsi="Consolas"/>
          <w:kern w:val="0"/>
          <w:sz w:val="20"/>
          <w:szCs w:val="20"/>
          <w:lang w:eastAsia="en-US"/>
        </w:rPr>
        <w:t xml:space="preserve"> = </w:t>
      </w:r>
      <w:proofErr w:type="gramStart"/>
      <w:r w:rsidRPr="00A77727">
        <w:rPr>
          <w:rFonts w:ascii="Consolas" w:eastAsia="Times New Roman" w:hAnsi="Consolas"/>
          <w:kern w:val="0"/>
          <w:sz w:val="20"/>
          <w:szCs w:val="20"/>
          <w:lang w:eastAsia="en-US"/>
        </w:rPr>
        <w:t>floor(</w:t>
      </w:r>
      <w:proofErr w:type="gramEnd"/>
      <w:r w:rsidRPr="00A77727">
        <w:rPr>
          <w:rFonts w:ascii="Consolas" w:eastAsia="Times New Roman" w:hAnsi="Consolas"/>
          <w:kern w:val="0"/>
          <w:sz w:val="20"/>
          <w:szCs w:val="20"/>
          <w:lang w:eastAsia="en-US"/>
        </w:rPr>
        <w:t>points(</w:t>
      </w:r>
      <w:proofErr w:type="spellStart"/>
      <w:r w:rsidRPr="00A77727">
        <w:rPr>
          <w:rFonts w:ascii="Consolas" w:eastAsia="Times New Roman" w:hAnsi="Consolas"/>
          <w:kern w:val="0"/>
          <w:sz w:val="20"/>
          <w:szCs w:val="20"/>
          <w:lang w:eastAsia="en-US"/>
        </w:rPr>
        <w:t>i</w:t>
      </w:r>
      <w:proofErr w:type="spellEnd"/>
      <w:r w:rsidRPr="00A77727">
        <w:rPr>
          <w:rFonts w:ascii="Consolas" w:eastAsia="Times New Roman" w:hAnsi="Consolas"/>
          <w:kern w:val="0"/>
          <w:sz w:val="20"/>
          <w:szCs w:val="20"/>
          <w:lang w:eastAsia="en-US"/>
        </w:rPr>
        <w:t>, 1) + 1);</w:t>
      </w:r>
    </w:p>
    <w:p w14:paraId="0F4B0C6F"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w:t>
      </w:r>
      <w:proofErr w:type="spellStart"/>
      <w:r w:rsidRPr="00A77727">
        <w:rPr>
          <w:rFonts w:ascii="Consolas" w:eastAsia="Times New Roman" w:hAnsi="Consolas"/>
          <w:kern w:val="0"/>
          <w:sz w:val="20"/>
          <w:szCs w:val="20"/>
          <w:lang w:eastAsia="en-US"/>
        </w:rPr>
        <w:t>pointY</w:t>
      </w:r>
      <w:proofErr w:type="spellEnd"/>
      <w:r w:rsidRPr="00A77727">
        <w:rPr>
          <w:rFonts w:ascii="Consolas" w:eastAsia="Times New Roman" w:hAnsi="Consolas"/>
          <w:kern w:val="0"/>
          <w:sz w:val="20"/>
          <w:szCs w:val="20"/>
          <w:lang w:eastAsia="en-US"/>
        </w:rPr>
        <w:t xml:space="preserve"> = </w:t>
      </w:r>
      <w:proofErr w:type="spellStart"/>
      <w:r w:rsidRPr="00A77727">
        <w:rPr>
          <w:rFonts w:ascii="Consolas" w:eastAsia="Times New Roman" w:hAnsi="Consolas"/>
          <w:kern w:val="0"/>
          <w:sz w:val="20"/>
          <w:szCs w:val="20"/>
          <w:lang w:eastAsia="en-US"/>
        </w:rPr>
        <w:t>map_size</w:t>
      </w:r>
      <w:proofErr w:type="spellEnd"/>
      <w:r w:rsidRPr="00A77727">
        <w:rPr>
          <w:rFonts w:ascii="Consolas" w:eastAsia="Times New Roman" w:hAnsi="Consolas"/>
          <w:kern w:val="0"/>
          <w:sz w:val="20"/>
          <w:szCs w:val="20"/>
          <w:lang w:eastAsia="en-US"/>
        </w:rPr>
        <w:t xml:space="preserve"> - </w:t>
      </w:r>
      <w:proofErr w:type="gramStart"/>
      <w:r w:rsidRPr="00A77727">
        <w:rPr>
          <w:rFonts w:ascii="Consolas" w:eastAsia="Times New Roman" w:hAnsi="Consolas"/>
          <w:kern w:val="0"/>
          <w:sz w:val="20"/>
          <w:szCs w:val="20"/>
          <w:lang w:eastAsia="en-US"/>
        </w:rPr>
        <w:t>floor(</w:t>
      </w:r>
      <w:proofErr w:type="gramEnd"/>
      <w:r w:rsidRPr="00A77727">
        <w:rPr>
          <w:rFonts w:ascii="Consolas" w:eastAsia="Times New Roman" w:hAnsi="Consolas"/>
          <w:kern w:val="0"/>
          <w:sz w:val="20"/>
          <w:szCs w:val="20"/>
          <w:lang w:eastAsia="en-US"/>
        </w:rPr>
        <w:t>points(</w:t>
      </w:r>
      <w:proofErr w:type="spellStart"/>
      <w:r w:rsidRPr="00A77727">
        <w:rPr>
          <w:rFonts w:ascii="Consolas" w:eastAsia="Times New Roman" w:hAnsi="Consolas"/>
          <w:kern w:val="0"/>
          <w:sz w:val="20"/>
          <w:szCs w:val="20"/>
          <w:lang w:eastAsia="en-US"/>
        </w:rPr>
        <w:t>i</w:t>
      </w:r>
      <w:proofErr w:type="spellEnd"/>
      <w:r w:rsidRPr="00A77727">
        <w:rPr>
          <w:rFonts w:ascii="Consolas" w:eastAsia="Times New Roman" w:hAnsi="Consolas"/>
          <w:kern w:val="0"/>
          <w:sz w:val="20"/>
          <w:szCs w:val="20"/>
          <w:lang w:eastAsia="en-US"/>
        </w:rPr>
        <w:t>, 2));</w:t>
      </w:r>
    </w:p>
    <w:p w14:paraId="4D28C0EF" w14:textId="77777777" w:rsidR="00A77727" w:rsidRPr="00A77727" w:rsidRDefault="00A77727" w:rsidP="00A77727">
      <w:pPr>
        <w:widowControl/>
        <w:rPr>
          <w:rFonts w:ascii="Consolas" w:eastAsia="Times New Roman" w:hAnsi="Consolas"/>
          <w:kern w:val="0"/>
          <w:sz w:val="20"/>
          <w:szCs w:val="20"/>
          <w:lang w:eastAsia="en-US"/>
        </w:rPr>
      </w:pPr>
    </w:p>
    <w:p w14:paraId="2F7E7D06"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w:t>
      </w:r>
      <w:r w:rsidRPr="00A77727">
        <w:rPr>
          <w:rFonts w:ascii="Consolas" w:eastAsia="Times New Roman" w:hAnsi="Consolas"/>
          <w:color w:val="0E00FF"/>
          <w:kern w:val="0"/>
          <w:sz w:val="20"/>
          <w:szCs w:val="20"/>
          <w:lang w:eastAsia="en-US"/>
        </w:rPr>
        <w:t xml:space="preserve">if </w:t>
      </w:r>
      <w:r w:rsidRPr="00A77727">
        <w:rPr>
          <w:rFonts w:ascii="Consolas" w:eastAsia="Times New Roman" w:hAnsi="Consolas"/>
          <w:kern w:val="0"/>
          <w:sz w:val="20"/>
          <w:szCs w:val="20"/>
          <w:lang w:eastAsia="en-US"/>
        </w:rPr>
        <w:t>(</w:t>
      </w:r>
      <w:proofErr w:type="spellStart"/>
      <w:r w:rsidRPr="00A77727">
        <w:rPr>
          <w:rFonts w:ascii="Consolas" w:eastAsia="Times New Roman" w:hAnsi="Consolas"/>
          <w:kern w:val="0"/>
          <w:sz w:val="20"/>
          <w:szCs w:val="20"/>
          <w:lang w:eastAsia="en-US"/>
        </w:rPr>
        <w:t>occupancy_</w:t>
      </w:r>
      <w:proofErr w:type="gramStart"/>
      <w:r w:rsidRPr="00A77727">
        <w:rPr>
          <w:rFonts w:ascii="Consolas" w:eastAsia="Times New Roman" w:hAnsi="Consolas"/>
          <w:kern w:val="0"/>
          <w:sz w:val="20"/>
          <w:szCs w:val="20"/>
          <w:lang w:eastAsia="en-US"/>
        </w:rPr>
        <w:t>grid</w:t>
      </w:r>
      <w:proofErr w:type="spellEnd"/>
      <w:r w:rsidRPr="00A77727">
        <w:rPr>
          <w:rFonts w:ascii="Consolas" w:eastAsia="Times New Roman" w:hAnsi="Consolas"/>
          <w:kern w:val="0"/>
          <w:sz w:val="20"/>
          <w:szCs w:val="20"/>
          <w:lang w:eastAsia="en-US"/>
        </w:rPr>
        <w:t>(</w:t>
      </w:r>
      <w:proofErr w:type="spellStart"/>
      <w:proofErr w:type="gramEnd"/>
      <w:r w:rsidRPr="00A77727">
        <w:rPr>
          <w:rFonts w:ascii="Consolas" w:eastAsia="Times New Roman" w:hAnsi="Consolas"/>
          <w:kern w:val="0"/>
          <w:sz w:val="20"/>
          <w:szCs w:val="20"/>
          <w:lang w:eastAsia="en-US"/>
        </w:rPr>
        <w:t>pointY</w:t>
      </w:r>
      <w:proofErr w:type="spellEnd"/>
      <w:r w:rsidRPr="00A77727">
        <w:rPr>
          <w:rFonts w:ascii="Consolas" w:eastAsia="Times New Roman" w:hAnsi="Consolas"/>
          <w:kern w:val="0"/>
          <w:sz w:val="20"/>
          <w:szCs w:val="20"/>
          <w:lang w:eastAsia="en-US"/>
        </w:rPr>
        <w:t xml:space="preserve">, </w:t>
      </w:r>
      <w:proofErr w:type="spellStart"/>
      <w:r w:rsidRPr="00A77727">
        <w:rPr>
          <w:rFonts w:ascii="Consolas" w:eastAsia="Times New Roman" w:hAnsi="Consolas"/>
          <w:kern w:val="0"/>
          <w:sz w:val="20"/>
          <w:szCs w:val="20"/>
          <w:lang w:eastAsia="en-US"/>
        </w:rPr>
        <w:t>pointX</w:t>
      </w:r>
      <w:proofErr w:type="spellEnd"/>
      <w:r w:rsidRPr="00A77727">
        <w:rPr>
          <w:rFonts w:ascii="Consolas" w:eastAsia="Times New Roman" w:hAnsi="Consolas"/>
          <w:kern w:val="0"/>
          <w:sz w:val="20"/>
          <w:szCs w:val="20"/>
          <w:lang w:eastAsia="en-US"/>
        </w:rPr>
        <w:t>) == 1)</w:t>
      </w:r>
    </w:p>
    <w:p w14:paraId="228F0DBF"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w:t>
      </w:r>
      <w:proofErr w:type="spellStart"/>
      <w:r w:rsidRPr="00A77727">
        <w:rPr>
          <w:rFonts w:ascii="Consolas" w:eastAsia="Times New Roman" w:hAnsi="Consolas"/>
          <w:kern w:val="0"/>
          <w:sz w:val="20"/>
          <w:szCs w:val="20"/>
          <w:lang w:eastAsia="en-US"/>
        </w:rPr>
        <w:t>invalidPoints</w:t>
      </w:r>
      <w:proofErr w:type="spellEnd"/>
      <w:r w:rsidRPr="00A77727">
        <w:rPr>
          <w:rFonts w:ascii="Consolas" w:eastAsia="Times New Roman" w:hAnsi="Consolas"/>
          <w:kern w:val="0"/>
          <w:sz w:val="20"/>
          <w:szCs w:val="20"/>
          <w:lang w:eastAsia="en-US"/>
        </w:rPr>
        <w:t>(</w:t>
      </w:r>
      <w:proofErr w:type="spellStart"/>
      <w:r w:rsidRPr="00A77727">
        <w:rPr>
          <w:rFonts w:ascii="Consolas" w:eastAsia="Times New Roman" w:hAnsi="Consolas"/>
          <w:kern w:val="0"/>
          <w:sz w:val="20"/>
          <w:szCs w:val="20"/>
          <w:lang w:eastAsia="en-US"/>
        </w:rPr>
        <w:t>i</w:t>
      </w:r>
      <w:proofErr w:type="spellEnd"/>
      <w:r w:rsidRPr="00A77727">
        <w:rPr>
          <w:rFonts w:ascii="Consolas" w:eastAsia="Times New Roman" w:hAnsi="Consolas"/>
          <w:kern w:val="0"/>
          <w:sz w:val="20"/>
          <w:szCs w:val="20"/>
          <w:lang w:eastAsia="en-US"/>
        </w:rPr>
        <w:t xml:space="preserve">) = </w:t>
      </w:r>
      <w:proofErr w:type="gramStart"/>
      <w:r w:rsidRPr="00A77727">
        <w:rPr>
          <w:rFonts w:ascii="Consolas" w:eastAsia="Times New Roman" w:hAnsi="Consolas"/>
          <w:kern w:val="0"/>
          <w:sz w:val="20"/>
          <w:szCs w:val="20"/>
          <w:lang w:eastAsia="en-US"/>
        </w:rPr>
        <w:t>1;</w:t>
      </w:r>
      <w:proofErr w:type="gramEnd"/>
    </w:p>
    <w:p w14:paraId="650F2590"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t xml:space="preserve">    </w:t>
      </w:r>
      <w:r w:rsidRPr="00A77727">
        <w:rPr>
          <w:rFonts w:ascii="Consolas" w:eastAsia="Times New Roman" w:hAnsi="Consolas"/>
          <w:color w:val="0E00FF"/>
          <w:kern w:val="0"/>
          <w:sz w:val="20"/>
          <w:szCs w:val="20"/>
          <w:lang w:eastAsia="en-US"/>
        </w:rPr>
        <w:t>end</w:t>
      </w:r>
    </w:p>
    <w:p w14:paraId="1120E29A"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E00FF"/>
          <w:kern w:val="0"/>
          <w:sz w:val="20"/>
          <w:szCs w:val="20"/>
          <w:lang w:eastAsia="en-US"/>
        </w:rPr>
        <w:t>end</w:t>
      </w:r>
    </w:p>
    <w:p w14:paraId="35A1E6E4"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kern w:val="0"/>
          <w:sz w:val="20"/>
          <w:szCs w:val="20"/>
          <w:lang w:eastAsia="en-US"/>
        </w:rPr>
        <w:lastRenderedPageBreak/>
        <w:t xml:space="preserve">points = </w:t>
      </w:r>
      <w:proofErr w:type="gramStart"/>
      <w:r w:rsidRPr="00A77727">
        <w:rPr>
          <w:rFonts w:ascii="Consolas" w:eastAsia="Times New Roman" w:hAnsi="Consolas"/>
          <w:kern w:val="0"/>
          <w:sz w:val="20"/>
          <w:szCs w:val="20"/>
          <w:lang w:eastAsia="en-US"/>
        </w:rPr>
        <w:t>points(</w:t>
      </w:r>
      <w:proofErr w:type="gramEnd"/>
      <w:r w:rsidRPr="00A77727">
        <w:rPr>
          <w:rFonts w:ascii="Consolas" w:eastAsia="Times New Roman" w:hAnsi="Consolas"/>
          <w:kern w:val="0"/>
          <w:sz w:val="20"/>
          <w:szCs w:val="20"/>
          <w:lang w:eastAsia="en-US"/>
        </w:rPr>
        <w:t>~</w:t>
      </w:r>
      <w:proofErr w:type="spellStart"/>
      <w:r w:rsidRPr="00A77727">
        <w:rPr>
          <w:rFonts w:ascii="Consolas" w:eastAsia="Times New Roman" w:hAnsi="Consolas"/>
          <w:kern w:val="0"/>
          <w:sz w:val="20"/>
          <w:szCs w:val="20"/>
          <w:lang w:eastAsia="en-US"/>
        </w:rPr>
        <w:t>invalidPoints</w:t>
      </w:r>
      <w:proofErr w:type="spellEnd"/>
      <w:r w:rsidRPr="00A77727">
        <w:rPr>
          <w:rFonts w:ascii="Consolas" w:eastAsia="Times New Roman" w:hAnsi="Consolas"/>
          <w:kern w:val="0"/>
          <w:sz w:val="20"/>
          <w:szCs w:val="20"/>
          <w:lang w:eastAsia="en-US"/>
        </w:rPr>
        <w:t>, :);</w:t>
      </w:r>
    </w:p>
    <w:p w14:paraId="1F239478" w14:textId="77777777" w:rsidR="00A77727" w:rsidRPr="00A77727" w:rsidRDefault="00A77727" w:rsidP="00A77727">
      <w:pPr>
        <w:widowControl/>
        <w:rPr>
          <w:rFonts w:ascii="Consolas" w:eastAsia="Times New Roman" w:hAnsi="Consolas"/>
          <w:kern w:val="0"/>
          <w:sz w:val="20"/>
          <w:szCs w:val="20"/>
          <w:lang w:eastAsia="en-US"/>
        </w:rPr>
      </w:pPr>
    </w:p>
    <w:p w14:paraId="330378B1" w14:textId="77777777" w:rsidR="00A77727" w:rsidRPr="00A77727" w:rsidRDefault="00A77727" w:rsidP="00A77727">
      <w:pPr>
        <w:widowControl/>
        <w:rPr>
          <w:rFonts w:ascii="Consolas" w:eastAsia="Times New Roman" w:hAnsi="Consolas"/>
          <w:kern w:val="0"/>
          <w:sz w:val="20"/>
          <w:szCs w:val="20"/>
          <w:lang w:eastAsia="en-US"/>
        </w:rPr>
      </w:pPr>
      <w:proofErr w:type="spellStart"/>
      <w:r w:rsidRPr="00A77727">
        <w:rPr>
          <w:rFonts w:ascii="Consolas" w:eastAsia="Times New Roman" w:hAnsi="Consolas"/>
          <w:kern w:val="0"/>
          <w:sz w:val="20"/>
          <w:szCs w:val="20"/>
          <w:lang w:eastAsia="en-US"/>
        </w:rPr>
        <w:t>containsValid</w:t>
      </w:r>
      <w:proofErr w:type="spellEnd"/>
      <w:r w:rsidRPr="00A77727">
        <w:rPr>
          <w:rFonts w:ascii="Consolas" w:eastAsia="Times New Roman" w:hAnsi="Consolas"/>
          <w:kern w:val="0"/>
          <w:sz w:val="20"/>
          <w:szCs w:val="20"/>
          <w:lang w:eastAsia="en-US"/>
        </w:rPr>
        <w:t xml:space="preserve"> = height(points)&gt;=</w:t>
      </w:r>
      <w:proofErr w:type="gramStart"/>
      <w:r w:rsidRPr="00A77727">
        <w:rPr>
          <w:rFonts w:ascii="Consolas" w:eastAsia="Times New Roman" w:hAnsi="Consolas"/>
          <w:kern w:val="0"/>
          <w:sz w:val="20"/>
          <w:szCs w:val="20"/>
          <w:lang w:eastAsia="en-US"/>
        </w:rPr>
        <w:t>1;</w:t>
      </w:r>
      <w:proofErr w:type="gramEnd"/>
    </w:p>
    <w:p w14:paraId="2739E183" w14:textId="77777777" w:rsidR="00A77727" w:rsidRPr="00A77727" w:rsidRDefault="00A77727" w:rsidP="00A77727">
      <w:pPr>
        <w:widowControl/>
        <w:rPr>
          <w:rFonts w:ascii="Consolas" w:eastAsia="Times New Roman" w:hAnsi="Consolas"/>
          <w:kern w:val="0"/>
          <w:sz w:val="20"/>
          <w:szCs w:val="20"/>
          <w:lang w:eastAsia="en-US"/>
        </w:rPr>
      </w:pPr>
      <w:proofErr w:type="spellStart"/>
      <w:r w:rsidRPr="00A77727">
        <w:rPr>
          <w:rFonts w:ascii="Consolas" w:eastAsia="Times New Roman" w:hAnsi="Consolas"/>
          <w:kern w:val="0"/>
          <w:sz w:val="20"/>
          <w:szCs w:val="20"/>
          <w:lang w:eastAsia="en-US"/>
        </w:rPr>
        <w:t>validPoints</w:t>
      </w:r>
      <w:proofErr w:type="spellEnd"/>
      <w:r w:rsidRPr="00A77727">
        <w:rPr>
          <w:rFonts w:ascii="Consolas" w:eastAsia="Times New Roman" w:hAnsi="Consolas"/>
          <w:kern w:val="0"/>
          <w:sz w:val="20"/>
          <w:szCs w:val="20"/>
          <w:lang w:eastAsia="en-US"/>
        </w:rPr>
        <w:t xml:space="preserve"> = </w:t>
      </w:r>
      <w:proofErr w:type="gramStart"/>
      <w:r w:rsidRPr="00A77727">
        <w:rPr>
          <w:rFonts w:ascii="Consolas" w:eastAsia="Times New Roman" w:hAnsi="Consolas"/>
          <w:kern w:val="0"/>
          <w:sz w:val="20"/>
          <w:szCs w:val="20"/>
          <w:lang w:eastAsia="en-US"/>
        </w:rPr>
        <w:t>points;</w:t>
      </w:r>
      <w:proofErr w:type="gramEnd"/>
    </w:p>
    <w:p w14:paraId="728D35CE" w14:textId="77777777" w:rsidR="00A77727" w:rsidRPr="00A77727" w:rsidRDefault="00A77727" w:rsidP="00A77727">
      <w:pPr>
        <w:widowControl/>
        <w:rPr>
          <w:rFonts w:ascii="Consolas" w:eastAsia="Times New Roman" w:hAnsi="Consolas"/>
          <w:kern w:val="0"/>
          <w:sz w:val="20"/>
          <w:szCs w:val="20"/>
          <w:lang w:eastAsia="en-US"/>
        </w:rPr>
      </w:pPr>
    </w:p>
    <w:p w14:paraId="2E560A29" w14:textId="77777777" w:rsidR="00A77727" w:rsidRPr="00A77727" w:rsidRDefault="00A77727" w:rsidP="00A77727">
      <w:pPr>
        <w:widowControl/>
        <w:rPr>
          <w:rFonts w:ascii="Consolas" w:eastAsia="Times New Roman" w:hAnsi="Consolas"/>
          <w:kern w:val="0"/>
          <w:sz w:val="20"/>
          <w:szCs w:val="20"/>
          <w:lang w:eastAsia="en-US"/>
        </w:rPr>
      </w:pPr>
      <w:r w:rsidRPr="00A77727">
        <w:rPr>
          <w:rFonts w:ascii="Consolas" w:eastAsia="Times New Roman" w:hAnsi="Consolas"/>
          <w:color w:val="0E00FF"/>
          <w:kern w:val="0"/>
          <w:sz w:val="20"/>
          <w:szCs w:val="20"/>
          <w:lang w:eastAsia="en-US"/>
        </w:rPr>
        <w:t>end</w:t>
      </w:r>
    </w:p>
    <w:p w14:paraId="18F828D8" w14:textId="42E33765" w:rsidR="00EA1CEF" w:rsidRDefault="00EA1CEF">
      <w:pPr>
        <w:widowControl/>
        <w:rPr>
          <w:lang w:eastAsia="en-US"/>
        </w:rPr>
      </w:pPr>
      <w:r>
        <w:rPr>
          <w:lang w:eastAsia="en-US"/>
        </w:rPr>
        <w:br w:type="page"/>
      </w:r>
    </w:p>
    <w:p w14:paraId="21D0EE17" w14:textId="21EBE45F" w:rsidR="00CC4DF8" w:rsidRDefault="00EA1CEF" w:rsidP="00EA1CEF">
      <w:pPr>
        <w:pStyle w:val="Heading3"/>
      </w:pPr>
      <w:bookmarkStart w:id="44" w:name="_Toc134584535"/>
      <w:r>
        <w:lastRenderedPageBreak/>
        <w:t>Helpers/</w:t>
      </w:r>
      <w:proofErr w:type="spellStart"/>
      <w:r>
        <w:t>DistanceCost.m</w:t>
      </w:r>
      <w:bookmarkEnd w:id="44"/>
      <w:proofErr w:type="spellEnd"/>
    </w:p>
    <w:p w14:paraId="3F7677BA" w14:textId="77777777" w:rsidR="00EA1CEF" w:rsidRPr="00EA1CEF" w:rsidRDefault="00EA1CEF" w:rsidP="00EA1CEF">
      <w:pPr>
        <w:widowControl/>
        <w:rPr>
          <w:rFonts w:ascii="Consolas" w:eastAsia="Times New Roman" w:hAnsi="Consolas"/>
          <w:kern w:val="0"/>
          <w:sz w:val="20"/>
          <w:szCs w:val="20"/>
          <w:lang w:eastAsia="en-US"/>
        </w:rPr>
      </w:pPr>
    </w:p>
    <w:p w14:paraId="3EDBE713" w14:textId="77777777" w:rsidR="00EA1CEF" w:rsidRPr="00EA1CEF" w:rsidRDefault="00EA1CEF" w:rsidP="00EA1CEF">
      <w:pPr>
        <w:widowControl/>
        <w:rPr>
          <w:rFonts w:ascii="Consolas" w:eastAsia="Times New Roman" w:hAnsi="Consolas"/>
          <w:kern w:val="0"/>
          <w:sz w:val="20"/>
          <w:szCs w:val="20"/>
          <w:lang w:eastAsia="en-US"/>
        </w:rPr>
      </w:pPr>
      <w:r w:rsidRPr="00EA1CEF">
        <w:rPr>
          <w:rFonts w:ascii="Consolas" w:eastAsia="Times New Roman" w:hAnsi="Consolas"/>
          <w:color w:val="0E00FF"/>
          <w:kern w:val="0"/>
          <w:sz w:val="20"/>
          <w:szCs w:val="20"/>
          <w:lang w:eastAsia="en-US"/>
        </w:rPr>
        <w:t xml:space="preserve">function </w:t>
      </w:r>
      <w:r w:rsidRPr="00EA1CEF">
        <w:rPr>
          <w:rFonts w:ascii="Consolas" w:eastAsia="Times New Roman" w:hAnsi="Consolas"/>
          <w:kern w:val="0"/>
          <w:sz w:val="20"/>
          <w:szCs w:val="20"/>
          <w:lang w:eastAsia="en-US"/>
        </w:rPr>
        <w:t>h=</w:t>
      </w:r>
      <w:proofErr w:type="spellStart"/>
      <w:r w:rsidRPr="00EA1CEF">
        <w:rPr>
          <w:rFonts w:ascii="Consolas" w:eastAsia="Times New Roman" w:hAnsi="Consolas"/>
          <w:kern w:val="0"/>
          <w:sz w:val="20"/>
          <w:szCs w:val="20"/>
          <w:lang w:eastAsia="en-US"/>
        </w:rPr>
        <w:t>distanceCost</w:t>
      </w:r>
      <w:proofErr w:type="spellEnd"/>
      <w:r w:rsidRPr="00EA1CEF">
        <w:rPr>
          <w:rFonts w:ascii="Consolas" w:eastAsia="Times New Roman" w:hAnsi="Consolas"/>
          <w:kern w:val="0"/>
          <w:sz w:val="20"/>
          <w:szCs w:val="20"/>
          <w:lang w:eastAsia="en-US"/>
        </w:rPr>
        <w:t>(</w:t>
      </w:r>
      <w:proofErr w:type="spellStart"/>
      <w:proofErr w:type="gramStart"/>
      <w:r w:rsidRPr="00EA1CEF">
        <w:rPr>
          <w:rFonts w:ascii="Consolas" w:eastAsia="Times New Roman" w:hAnsi="Consolas"/>
          <w:kern w:val="0"/>
          <w:sz w:val="20"/>
          <w:szCs w:val="20"/>
          <w:lang w:eastAsia="en-US"/>
        </w:rPr>
        <w:t>a,b</w:t>
      </w:r>
      <w:proofErr w:type="spellEnd"/>
      <w:proofErr w:type="gramEnd"/>
      <w:r w:rsidRPr="00EA1CEF">
        <w:rPr>
          <w:rFonts w:ascii="Consolas" w:eastAsia="Times New Roman" w:hAnsi="Consolas"/>
          <w:kern w:val="0"/>
          <w:sz w:val="20"/>
          <w:szCs w:val="20"/>
          <w:lang w:eastAsia="en-US"/>
        </w:rPr>
        <w:t>)</w:t>
      </w:r>
    </w:p>
    <w:p w14:paraId="153C88D7" w14:textId="77777777" w:rsidR="00EA1CEF" w:rsidRPr="00EA1CEF" w:rsidRDefault="00EA1CEF" w:rsidP="00EA1CEF">
      <w:pPr>
        <w:widowControl/>
        <w:rPr>
          <w:rFonts w:ascii="Consolas" w:eastAsia="Times New Roman" w:hAnsi="Consolas"/>
          <w:kern w:val="0"/>
          <w:sz w:val="20"/>
          <w:szCs w:val="20"/>
          <w:lang w:eastAsia="en-US"/>
        </w:rPr>
      </w:pPr>
    </w:p>
    <w:p w14:paraId="4E5A57C7" w14:textId="77777777" w:rsidR="00EA1CEF" w:rsidRPr="00EA1CEF" w:rsidRDefault="00EA1CEF" w:rsidP="00EA1CEF">
      <w:pPr>
        <w:widowControl/>
        <w:rPr>
          <w:rFonts w:ascii="Consolas" w:eastAsia="Times New Roman" w:hAnsi="Consolas"/>
          <w:kern w:val="0"/>
          <w:sz w:val="20"/>
          <w:szCs w:val="20"/>
          <w:lang w:eastAsia="en-US"/>
        </w:rPr>
      </w:pPr>
      <w:r w:rsidRPr="00EA1CEF">
        <w:rPr>
          <w:rFonts w:ascii="Consolas" w:eastAsia="Times New Roman" w:hAnsi="Consolas"/>
          <w:kern w:val="0"/>
          <w:sz w:val="20"/>
          <w:szCs w:val="20"/>
          <w:lang w:eastAsia="en-US"/>
        </w:rPr>
        <w:t>h = sqrt((a</w:t>
      </w:r>
      <w:proofErr w:type="gramStart"/>
      <w:r w:rsidRPr="00EA1CEF">
        <w:rPr>
          <w:rFonts w:ascii="Consolas" w:eastAsia="Times New Roman" w:hAnsi="Consolas"/>
          <w:kern w:val="0"/>
          <w:sz w:val="20"/>
          <w:szCs w:val="20"/>
          <w:lang w:eastAsia="en-US"/>
        </w:rPr>
        <w:t>(:,</w:t>
      </w:r>
      <w:proofErr w:type="gramEnd"/>
      <w:r w:rsidRPr="00EA1CEF">
        <w:rPr>
          <w:rFonts w:ascii="Consolas" w:eastAsia="Times New Roman" w:hAnsi="Consolas"/>
          <w:kern w:val="0"/>
          <w:sz w:val="20"/>
          <w:szCs w:val="20"/>
          <w:lang w:eastAsia="en-US"/>
        </w:rPr>
        <w:t>1)-b(:,1)).^2 + (a(:,2)-b(:,2)).^2 );</w:t>
      </w:r>
    </w:p>
    <w:p w14:paraId="5B6996C7" w14:textId="1B9432E1" w:rsidR="00871172" w:rsidRDefault="00871172">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1F70AA0C" w14:textId="7B6960DE" w:rsidR="00871172" w:rsidRDefault="00871172" w:rsidP="00871172">
      <w:pPr>
        <w:pStyle w:val="Heading3"/>
        <w:rPr>
          <w:rFonts w:eastAsia="Times New Roman"/>
        </w:rPr>
      </w:pPr>
      <w:bookmarkStart w:id="45" w:name="_Toc134584536"/>
      <w:r>
        <w:rPr>
          <w:rFonts w:eastAsia="Times New Roman"/>
        </w:rPr>
        <w:lastRenderedPageBreak/>
        <w:t>Helpers/</w:t>
      </w:r>
      <w:proofErr w:type="spellStart"/>
      <w:r>
        <w:rPr>
          <w:rFonts w:eastAsia="Times New Roman"/>
        </w:rPr>
        <w:t>graft_extend.m</w:t>
      </w:r>
      <w:bookmarkEnd w:id="45"/>
      <w:proofErr w:type="spellEnd"/>
    </w:p>
    <w:p w14:paraId="14F515CB"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E00FF"/>
          <w:kern w:val="0"/>
          <w:sz w:val="20"/>
          <w:szCs w:val="20"/>
          <w:lang w:eastAsia="en-US"/>
        </w:rPr>
        <w:t>function</w:t>
      </w: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kern w:val="0"/>
          <w:sz w:val="20"/>
          <w:szCs w:val="20"/>
          <w:lang w:eastAsia="en-US"/>
        </w:rPr>
        <w:t xml:space="preserve">   [</w:t>
      </w:r>
      <w:proofErr w:type="gramEnd"/>
      <w:r w:rsidRPr="00871172">
        <w:rPr>
          <w:rFonts w:ascii="Consolas" w:eastAsia="Times New Roman" w:hAnsi="Consolas"/>
          <w:kern w:val="0"/>
          <w:sz w:val="20"/>
          <w:szCs w:val="20"/>
          <w:lang w:eastAsia="en-US"/>
        </w:rPr>
        <w:t>GraftTree,static_param_data,donytic_param_data]=graft_extend(RRTree_main,GraftTree,RRTree_goal,static_param_data,donytic_param_data,map,obstacles)</w:t>
      </w:r>
    </w:p>
    <w:p w14:paraId="1951D2CF"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creat</w:t>
      </w:r>
      <w:proofErr w:type="spellEnd"/>
      <w:r w:rsidRPr="00871172">
        <w:rPr>
          <w:rFonts w:ascii="Consolas" w:eastAsia="Times New Roman" w:hAnsi="Consolas"/>
          <w:color w:val="008013"/>
          <w:kern w:val="0"/>
          <w:sz w:val="20"/>
          <w:szCs w:val="20"/>
          <w:lang w:eastAsia="en-US"/>
        </w:rPr>
        <w:t xml:space="preserve"> param </w:t>
      </w:r>
      <w:proofErr w:type="spellStart"/>
      <w:r w:rsidRPr="00871172">
        <w:rPr>
          <w:rFonts w:ascii="Consolas" w:eastAsia="Times New Roman" w:hAnsi="Consolas"/>
          <w:color w:val="008013"/>
          <w:kern w:val="0"/>
          <w:sz w:val="20"/>
          <w:szCs w:val="20"/>
          <w:lang w:eastAsia="en-US"/>
        </w:rPr>
        <w:t>talbe</w:t>
      </w:r>
      <w:proofErr w:type="spellEnd"/>
      <w:r w:rsidRPr="00871172">
        <w:rPr>
          <w:rFonts w:ascii="Consolas" w:eastAsia="Times New Roman" w:hAnsi="Consolas"/>
          <w:color w:val="008013"/>
          <w:kern w:val="0"/>
          <w:sz w:val="20"/>
          <w:szCs w:val="20"/>
          <w:lang w:eastAsia="en-US"/>
        </w:rPr>
        <w:t xml:space="preserve"> for input data</w:t>
      </w:r>
    </w:p>
    <w:p w14:paraId="7310FC4E"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static_param_data</w:t>
      </w:r>
      <w:proofErr w:type="spellEnd"/>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stepsize</w:t>
      </w:r>
      <w:proofErr w:type="spellEnd"/>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disTh</w:t>
      </w:r>
      <w:proofErr w:type="spellEnd"/>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maxFailedAttempts</w:t>
      </w:r>
      <w:proofErr w:type="spellEnd"/>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rrstar_area</w:t>
      </w:r>
      <w:proofErr w:type="spellEnd"/>
    </w:p>
    <w:p w14:paraId="6DAC2382"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source(</w:t>
      </w:r>
      <w:proofErr w:type="gramEnd"/>
      <w:r w:rsidRPr="00871172">
        <w:rPr>
          <w:rFonts w:ascii="Consolas" w:eastAsia="Times New Roman" w:hAnsi="Consolas"/>
          <w:color w:val="008013"/>
          <w:kern w:val="0"/>
          <w:sz w:val="20"/>
          <w:szCs w:val="20"/>
          <w:lang w:eastAsia="en-US"/>
        </w:rPr>
        <w:t xml:space="preserve">1,1)          source(1,2)               </w:t>
      </w:r>
      <w:proofErr w:type="spellStart"/>
      <w:r w:rsidRPr="00871172">
        <w:rPr>
          <w:rFonts w:ascii="Consolas" w:eastAsia="Times New Roman" w:hAnsi="Consolas"/>
          <w:color w:val="008013"/>
          <w:kern w:val="0"/>
          <w:sz w:val="20"/>
          <w:szCs w:val="20"/>
          <w:lang w:eastAsia="en-US"/>
        </w:rPr>
        <w:t>point_connect</w:t>
      </w:r>
      <w:proofErr w:type="spellEnd"/>
      <w:r w:rsidRPr="00871172">
        <w:rPr>
          <w:rFonts w:ascii="Consolas" w:eastAsia="Times New Roman" w:hAnsi="Consolas"/>
          <w:color w:val="008013"/>
          <w:kern w:val="0"/>
          <w:sz w:val="20"/>
          <w:szCs w:val="20"/>
          <w:lang w:eastAsia="en-US"/>
        </w:rPr>
        <w:t xml:space="preserve">(1,1)      </w:t>
      </w:r>
      <w:proofErr w:type="spellStart"/>
      <w:r w:rsidRPr="00871172">
        <w:rPr>
          <w:rFonts w:ascii="Consolas" w:eastAsia="Times New Roman" w:hAnsi="Consolas"/>
          <w:color w:val="008013"/>
          <w:kern w:val="0"/>
          <w:sz w:val="20"/>
          <w:szCs w:val="20"/>
          <w:lang w:eastAsia="en-US"/>
        </w:rPr>
        <w:t>point_connect</w:t>
      </w:r>
      <w:proofErr w:type="spellEnd"/>
      <w:r w:rsidRPr="00871172">
        <w:rPr>
          <w:rFonts w:ascii="Consolas" w:eastAsia="Times New Roman" w:hAnsi="Consolas"/>
          <w:color w:val="008013"/>
          <w:kern w:val="0"/>
          <w:sz w:val="20"/>
          <w:szCs w:val="20"/>
          <w:lang w:eastAsia="en-US"/>
        </w:rPr>
        <w:t>(1,2)</w:t>
      </w:r>
    </w:p>
    <w:p w14:paraId="7FDB3712"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center_</w:t>
      </w:r>
      <w:proofErr w:type="gramStart"/>
      <w:r w:rsidRPr="00871172">
        <w:rPr>
          <w:rFonts w:ascii="Consolas" w:eastAsia="Times New Roman" w:hAnsi="Consolas"/>
          <w:color w:val="008013"/>
          <w:kern w:val="0"/>
          <w:sz w:val="20"/>
          <w:szCs w:val="20"/>
          <w:lang w:eastAsia="en-US"/>
        </w:rPr>
        <w:t>point</w:t>
      </w:r>
      <w:proofErr w:type="spellEnd"/>
      <w:r w:rsidRPr="00871172">
        <w:rPr>
          <w:rFonts w:ascii="Consolas" w:eastAsia="Times New Roman" w:hAnsi="Consolas"/>
          <w:color w:val="008013"/>
          <w:kern w:val="0"/>
          <w:sz w:val="20"/>
          <w:szCs w:val="20"/>
          <w:lang w:eastAsia="en-US"/>
        </w:rPr>
        <w:t>(</w:t>
      </w:r>
      <w:proofErr w:type="gramEnd"/>
      <w:r w:rsidRPr="00871172">
        <w:rPr>
          <w:rFonts w:ascii="Consolas" w:eastAsia="Times New Roman" w:hAnsi="Consolas"/>
          <w:color w:val="008013"/>
          <w:kern w:val="0"/>
          <w:sz w:val="20"/>
          <w:szCs w:val="20"/>
          <w:lang w:eastAsia="en-US"/>
        </w:rPr>
        <w:t xml:space="preserve">1.1)    </w:t>
      </w:r>
      <w:proofErr w:type="spellStart"/>
      <w:r w:rsidRPr="00871172">
        <w:rPr>
          <w:rFonts w:ascii="Consolas" w:eastAsia="Times New Roman" w:hAnsi="Consolas"/>
          <w:color w:val="008013"/>
          <w:kern w:val="0"/>
          <w:sz w:val="20"/>
          <w:szCs w:val="20"/>
          <w:lang w:eastAsia="en-US"/>
        </w:rPr>
        <w:t>center_point</w:t>
      </w:r>
      <w:proofErr w:type="spellEnd"/>
      <w:r w:rsidRPr="00871172">
        <w:rPr>
          <w:rFonts w:ascii="Consolas" w:eastAsia="Times New Roman" w:hAnsi="Consolas"/>
          <w:color w:val="008013"/>
          <w:kern w:val="0"/>
          <w:sz w:val="20"/>
          <w:szCs w:val="20"/>
          <w:lang w:eastAsia="en-US"/>
        </w:rPr>
        <w:t xml:space="preserve">(1,2)          </w:t>
      </w:r>
      <w:proofErr w:type="spellStart"/>
      <w:r w:rsidRPr="00871172">
        <w:rPr>
          <w:rFonts w:ascii="Consolas" w:eastAsia="Times New Roman" w:hAnsi="Consolas"/>
          <w:color w:val="008013"/>
          <w:kern w:val="0"/>
          <w:sz w:val="20"/>
          <w:szCs w:val="20"/>
          <w:lang w:eastAsia="en-US"/>
        </w:rPr>
        <w:t>prev_ahead</w:t>
      </w:r>
      <w:proofErr w:type="spellEnd"/>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prev</w:t>
      </w:r>
      <w:proofErr w:type="spellEnd"/>
      <w:r w:rsidRPr="00871172">
        <w:rPr>
          <w:rFonts w:ascii="Consolas" w:eastAsia="Times New Roman" w:hAnsi="Consolas"/>
          <w:color w:val="008013"/>
          <w:kern w:val="0"/>
          <w:sz w:val="20"/>
          <w:szCs w:val="20"/>
          <w:lang w:eastAsia="en-US"/>
        </w:rPr>
        <w:t>-graft-ahead</w:t>
      </w:r>
    </w:p>
    <w:p w14:paraId="17DCAFB1"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goal(</w:t>
      </w:r>
      <w:proofErr w:type="gramEnd"/>
      <w:r w:rsidRPr="00871172">
        <w:rPr>
          <w:rFonts w:ascii="Consolas" w:eastAsia="Times New Roman" w:hAnsi="Consolas"/>
          <w:color w:val="008013"/>
          <w:kern w:val="0"/>
          <w:sz w:val="20"/>
          <w:szCs w:val="20"/>
          <w:lang w:eastAsia="en-US"/>
        </w:rPr>
        <w:t xml:space="preserve">1,2)            goal(1,2)                  </w:t>
      </w:r>
      <w:proofErr w:type="spellStart"/>
      <w:r w:rsidRPr="00871172">
        <w:rPr>
          <w:rFonts w:ascii="Consolas" w:eastAsia="Times New Roman" w:hAnsi="Consolas"/>
          <w:color w:val="008013"/>
          <w:kern w:val="0"/>
          <w:sz w:val="20"/>
          <w:szCs w:val="20"/>
          <w:lang w:eastAsia="en-US"/>
        </w:rPr>
        <w:t>prev_behing</w:t>
      </w:r>
      <w:proofErr w:type="spellEnd"/>
      <w:r w:rsidRPr="00871172">
        <w:rPr>
          <w:rFonts w:ascii="Consolas" w:eastAsia="Times New Roman" w:hAnsi="Consolas"/>
          <w:color w:val="008013"/>
          <w:kern w:val="0"/>
          <w:sz w:val="20"/>
          <w:szCs w:val="20"/>
          <w:lang w:eastAsia="en-US"/>
        </w:rPr>
        <w:tab/>
        <w:t xml:space="preserve">         </w:t>
      </w:r>
      <w:proofErr w:type="spellStart"/>
      <w:r w:rsidRPr="00871172">
        <w:rPr>
          <w:rFonts w:ascii="Consolas" w:eastAsia="Times New Roman" w:hAnsi="Consolas"/>
          <w:color w:val="008013"/>
          <w:kern w:val="0"/>
          <w:sz w:val="20"/>
          <w:szCs w:val="20"/>
          <w:lang w:eastAsia="en-US"/>
        </w:rPr>
        <w:t>prev-graft_behind</w:t>
      </w:r>
      <w:proofErr w:type="spellEnd"/>
    </w:p>
    <w:p w14:paraId="084CE069"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xml:space="preserve">% </w:t>
      </w:r>
      <w:r w:rsidRPr="00871172">
        <w:rPr>
          <w:rFonts w:ascii="Consolas" w:eastAsia="Times New Roman" w:hAnsi="Consolas"/>
          <w:color w:val="008013"/>
          <w:kern w:val="0"/>
          <w:sz w:val="20"/>
          <w:szCs w:val="20"/>
          <w:lang w:eastAsia="en-US"/>
        </w:rPr>
        <w:tab/>
      </w:r>
      <w:r w:rsidRPr="00871172">
        <w:rPr>
          <w:rFonts w:ascii="Consolas" w:eastAsia="Times New Roman" w:hAnsi="Consolas"/>
          <w:color w:val="008013"/>
          <w:kern w:val="0"/>
          <w:sz w:val="20"/>
          <w:szCs w:val="20"/>
          <w:lang w:eastAsia="en-US"/>
        </w:rPr>
        <w:tab/>
      </w:r>
      <w:r w:rsidRPr="00871172">
        <w:rPr>
          <w:rFonts w:ascii="Consolas" w:eastAsia="Times New Roman" w:hAnsi="Consolas"/>
          <w:color w:val="008013"/>
          <w:kern w:val="0"/>
          <w:sz w:val="20"/>
          <w:szCs w:val="20"/>
          <w:lang w:eastAsia="en-US"/>
        </w:rPr>
        <w:tab/>
        <w:t xml:space="preserve"> </w:t>
      </w:r>
      <w:proofErr w:type="spellStart"/>
      <w:r w:rsidRPr="00871172">
        <w:rPr>
          <w:rFonts w:ascii="Consolas" w:eastAsia="Times New Roman" w:hAnsi="Consolas"/>
          <w:color w:val="008013"/>
          <w:kern w:val="0"/>
          <w:sz w:val="20"/>
          <w:szCs w:val="20"/>
          <w:lang w:eastAsia="en-US"/>
        </w:rPr>
        <w:t>point_</w:t>
      </w:r>
      <w:proofErr w:type="gramStart"/>
      <w:r w:rsidRPr="00871172">
        <w:rPr>
          <w:rFonts w:ascii="Consolas" w:eastAsia="Times New Roman" w:hAnsi="Consolas"/>
          <w:color w:val="008013"/>
          <w:kern w:val="0"/>
          <w:sz w:val="20"/>
          <w:szCs w:val="20"/>
          <w:lang w:eastAsia="en-US"/>
        </w:rPr>
        <w:t>connectmain</w:t>
      </w:r>
      <w:proofErr w:type="spellEnd"/>
      <w:r w:rsidRPr="00871172">
        <w:rPr>
          <w:rFonts w:ascii="Consolas" w:eastAsia="Times New Roman" w:hAnsi="Consolas"/>
          <w:color w:val="008013"/>
          <w:kern w:val="0"/>
          <w:sz w:val="20"/>
          <w:szCs w:val="20"/>
          <w:lang w:eastAsia="en-US"/>
        </w:rPr>
        <w:t>(</w:t>
      </w:r>
      <w:proofErr w:type="gramEnd"/>
      <w:r w:rsidRPr="00871172">
        <w:rPr>
          <w:rFonts w:ascii="Consolas" w:eastAsia="Times New Roman" w:hAnsi="Consolas"/>
          <w:color w:val="008013"/>
          <w:kern w:val="0"/>
          <w:sz w:val="20"/>
          <w:szCs w:val="20"/>
          <w:lang w:eastAsia="en-US"/>
        </w:rPr>
        <w:t xml:space="preserve">1,1)   </w:t>
      </w:r>
      <w:proofErr w:type="spellStart"/>
      <w:r w:rsidRPr="00871172">
        <w:rPr>
          <w:rFonts w:ascii="Consolas" w:eastAsia="Times New Roman" w:hAnsi="Consolas"/>
          <w:color w:val="008013"/>
          <w:kern w:val="0"/>
          <w:sz w:val="20"/>
          <w:szCs w:val="20"/>
          <w:lang w:eastAsia="en-US"/>
        </w:rPr>
        <w:t>point_connectmain</w:t>
      </w:r>
      <w:proofErr w:type="spellEnd"/>
      <w:r w:rsidRPr="00871172">
        <w:rPr>
          <w:rFonts w:ascii="Consolas" w:eastAsia="Times New Roman" w:hAnsi="Consolas"/>
          <w:color w:val="008013"/>
          <w:kern w:val="0"/>
          <w:sz w:val="20"/>
          <w:szCs w:val="20"/>
          <w:lang w:eastAsia="en-US"/>
        </w:rPr>
        <w:t xml:space="preserve">(1,2)    </w:t>
      </w:r>
      <w:r w:rsidRPr="00871172">
        <w:rPr>
          <w:rFonts w:ascii="Consolas" w:eastAsia="Times New Roman" w:hAnsi="Consolas"/>
          <w:color w:val="008013"/>
          <w:kern w:val="0"/>
          <w:sz w:val="20"/>
          <w:szCs w:val="20"/>
          <w:lang w:eastAsia="en-US"/>
        </w:rPr>
        <w:tab/>
        <w:t xml:space="preserve"> point_connect2(1,1)    point_connect2(1,2)</w:t>
      </w:r>
    </w:p>
    <w:p w14:paraId="0849DE16"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donytic_param_data</w:t>
      </w:r>
      <w:proofErr w:type="spellEnd"/>
      <w:r w:rsidRPr="00871172">
        <w:rPr>
          <w:rFonts w:ascii="Consolas" w:eastAsia="Times New Roman" w:hAnsi="Consolas"/>
          <w:color w:val="008013"/>
          <w:kern w:val="0"/>
          <w:sz w:val="20"/>
          <w:szCs w:val="20"/>
          <w:lang w:eastAsia="en-US"/>
        </w:rPr>
        <w:t xml:space="preserve"> =[</w:t>
      </w:r>
      <w:proofErr w:type="spellStart"/>
      <w:r w:rsidRPr="00871172">
        <w:rPr>
          <w:rFonts w:ascii="Consolas" w:eastAsia="Times New Roman" w:hAnsi="Consolas"/>
          <w:color w:val="008013"/>
          <w:kern w:val="0"/>
          <w:sz w:val="20"/>
          <w:szCs w:val="20"/>
          <w:lang w:eastAsia="en-US"/>
        </w:rPr>
        <w:t>Graft_</w:t>
      </w:r>
      <w:proofErr w:type="gramStart"/>
      <w:r w:rsidRPr="00871172">
        <w:rPr>
          <w:rFonts w:ascii="Consolas" w:eastAsia="Times New Roman" w:hAnsi="Consolas"/>
          <w:color w:val="008013"/>
          <w:kern w:val="0"/>
          <w:sz w:val="20"/>
          <w:szCs w:val="20"/>
          <w:lang w:eastAsia="en-US"/>
        </w:rPr>
        <w:t>ahead,Graft</w:t>
      </w:r>
      <w:proofErr w:type="gramEnd"/>
      <w:r w:rsidRPr="00871172">
        <w:rPr>
          <w:rFonts w:ascii="Consolas" w:eastAsia="Times New Roman" w:hAnsi="Consolas"/>
          <w:color w:val="008013"/>
          <w:kern w:val="0"/>
          <w:sz w:val="20"/>
          <w:szCs w:val="20"/>
          <w:lang w:eastAsia="en-US"/>
        </w:rPr>
        <w:t>_behind,ahead_found,behind_found</w:t>
      </w:r>
      <w:proofErr w:type="spellEnd"/>
      <w:r w:rsidRPr="00871172">
        <w:rPr>
          <w:rFonts w:ascii="Consolas" w:eastAsia="Times New Roman" w:hAnsi="Consolas"/>
          <w:color w:val="008013"/>
          <w:kern w:val="0"/>
          <w:sz w:val="20"/>
          <w:szCs w:val="20"/>
          <w:lang w:eastAsia="en-US"/>
        </w:rPr>
        <w:t>];</w:t>
      </w:r>
    </w:p>
    <w:p w14:paraId="14D99F7A" w14:textId="77777777" w:rsidR="00871172" w:rsidRPr="00871172" w:rsidRDefault="00871172" w:rsidP="00871172">
      <w:pPr>
        <w:widowControl/>
        <w:rPr>
          <w:rFonts w:ascii="Consolas" w:eastAsia="Times New Roman" w:hAnsi="Consolas"/>
          <w:kern w:val="0"/>
          <w:sz w:val="20"/>
          <w:szCs w:val="20"/>
          <w:lang w:eastAsia="en-US"/>
        </w:rPr>
      </w:pPr>
    </w:p>
    <w:p w14:paraId="7BC7C89C" w14:textId="77777777" w:rsidR="00871172" w:rsidRPr="00871172" w:rsidRDefault="00871172" w:rsidP="00871172">
      <w:pPr>
        <w:widowControl/>
        <w:rPr>
          <w:rFonts w:ascii="Consolas" w:eastAsia="Times New Roman" w:hAnsi="Consolas"/>
          <w:kern w:val="0"/>
          <w:sz w:val="20"/>
          <w:szCs w:val="20"/>
          <w:lang w:eastAsia="en-US"/>
        </w:rPr>
      </w:pPr>
      <w:proofErr w:type="spellStart"/>
      <w:r w:rsidRPr="00871172">
        <w:rPr>
          <w:rFonts w:ascii="Consolas" w:eastAsia="Times New Roman" w:hAnsi="Consolas"/>
          <w:kern w:val="0"/>
          <w:sz w:val="20"/>
          <w:szCs w:val="20"/>
          <w:lang w:eastAsia="en-US"/>
        </w:rPr>
        <w:t>faildcount</w:t>
      </w:r>
      <w:proofErr w:type="spellEnd"/>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kern w:val="0"/>
          <w:sz w:val="20"/>
          <w:szCs w:val="20"/>
          <w:lang w:eastAsia="en-US"/>
        </w:rPr>
        <w:t>0;</w:t>
      </w:r>
      <w:proofErr w:type="gramEnd"/>
    </w:p>
    <w:p w14:paraId="3A67F8D7" w14:textId="77777777" w:rsidR="00871172" w:rsidRPr="00871172" w:rsidRDefault="00871172" w:rsidP="00871172">
      <w:pPr>
        <w:widowControl/>
        <w:rPr>
          <w:rFonts w:ascii="Consolas" w:eastAsia="Times New Roman" w:hAnsi="Consolas"/>
          <w:kern w:val="0"/>
          <w:sz w:val="20"/>
          <w:szCs w:val="20"/>
          <w:lang w:eastAsia="en-US"/>
        </w:rPr>
      </w:pPr>
    </w:p>
    <w:p w14:paraId="41C226CC" w14:textId="77777777" w:rsidR="00871172" w:rsidRPr="00871172" w:rsidRDefault="00871172" w:rsidP="00871172">
      <w:pPr>
        <w:widowControl/>
        <w:rPr>
          <w:rFonts w:ascii="Consolas" w:eastAsia="Times New Roman" w:hAnsi="Consolas"/>
          <w:kern w:val="0"/>
          <w:sz w:val="20"/>
          <w:szCs w:val="20"/>
          <w:lang w:eastAsia="en-US"/>
        </w:rPr>
      </w:pPr>
    </w:p>
    <w:p w14:paraId="50574004"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E00FF"/>
          <w:kern w:val="0"/>
          <w:sz w:val="20"/>
          <w:szCs w:val="20"/>
          <w:lang w:eastAsia="en-US"/>
        </w:rPr>
        <w:t xml:space="preserve">while </w:t>
      </w:r>
      <w:proofErr w:type="spellStart"/>
      <w:r w:rsidRPr="00871172">
        <w:rPr>
          <w:rFonts w:ascii="Consolas" w:eastAsia="Times New Roman" w:hAnsi="Consolas"/>
          <w:kern w:val="0"/>
          <w:sz w:val="20"/>
          <w:szCs w:val="20"/>
          <w:lang w:eastAsia="en-US"/>
        </w:rPr>
        <w:t>faildcount</w:t>
      </w:r>
      <w:proofErr w:type="spellEnd"/>
      <w:r w:rsidRPr="00871172">
        <w:rPr>
          <w:rFonts w:ascii="Consolas" w:eastAsia="Times New Roman" w:hAnsi="Consolas"/>
          <w:kern w:val="0"/>
          <w:sz w:val="20"/>
          <w:szCs w:val="20"/>
          <w:lang w:eastAsia="en-US"/>
        </w:rPr>
        <w:t xml:space="preserve"> &lt;=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1,3)</w:t>
      </w:r>
    </w:p>
    <w:p w14:paraId="3E3FC679" w14:textId="77777777" w:rsidR="00871172" w:rsidRPr="00871172" w:rsidRDefault="00871172" w:rsidP="00871172">
      <w:pPr>
        <w:widowControl/>
        <w:rPr>
          <w:rFonts w:ascii="Consolas" w:eastAsia="Times New Roman" w:hAnsi="Consolas"/>
          <w:kern w:val="0"/>
          <w:sz w:val="20"/>
          <w:szCs w:val="20"/>
          <w:lang w:eastAsia="en-US"/>
        </w:rPr>
      </w:pPr>
    </w:p>
    <w:p w14:paraId="2FADF4D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Sampling Type is handled based off the currently missing portions of</w:t>
      </w:r>
    </w:p>
    <w:p w14:paraId="3F9595C5"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the</w:t>
      </w:r>
      <w:proofErr w:type="gramEnd"/>
      <w:r w:rsidRPr="00871172">
        <w:rPr>
          <w:rFonts w:ascii="Consolas" w:eastAsia="Times New Roman" w:hAnsi="Consolas"/>
          <w:color w:val="008013"/>
          <w:kern w:val="0"/>
          <w:sz w:val="20"/>
          <w:szCs w:val="20"/>
          <w:lang w:eastAsia="en-US"/>
        </w:rPr>
        <w:t xml:space="preserve"> tree determined by </w:t>
      </w:r>
      <w:proofErr w:type="spellStart"/>
      <w:r w:rsidRPr="00871172">
        <w:rPr>
          <w:rFonts w:ascii="Consolas" w:eastAsia="Times New Roman" w:hAnsi="Consolas"/>
          <w:color w:val="008013"/>
          <w:kern w:val="0"/>
          <w:sz w:val="20"/>
          <w:szCs w:val="20"/>
          <w:lang w:eastAsia="en-US"/>
        </w:rPr>
        <w:t>donytic_param_data</w:t>
      </w:r>
      <w:proofErr w:type="spellEnd"/>
      <w:r w:rsidRPr="00871172">
        <w:rPr>
          <w:rFonts w:ascii="Consolas" w:eastAsia="Times New Roman" w:hAnsi="Consolas"/>
          <w:color w:val="008013"/>
          <w:kern w:val="0"/>
          <w:sz w:val="20"/>
          <w:szCs w:val="20"/>
          <w:lang w:eastAsia="en-US"/>
        </w:rPr>
        <w:t xml:space="preserve"> as a set of states</w:t>
      </w:r>
    </w:p>
    <w:p w14:paraId="689F87F9"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w:t>
      </w:r>
      <w:proofErr w:type="spellStart"/>
      <w:proofErr w:type="gramEnd"/>
      <w:r w:rsidRPr="00871172">
        <w:rPr>
          <w:rFonts w:ascii="Consolas" w:eastAsia="Times New Roman" w:hAnsi="Consolas"/>
          <w:kern w:val="0"/>
          <w:sz w:val="20"/>
          <w:szCs w:val="20"/>
          <w:lang w:eastAsia="en-US"/>
        </w:rPr>
        <w:t>donytic_param_data</w:t>
      </w:r>
      <w:proofErr w:type="spellEnd"/>
      <w:r w:rsidRPr="00871172">
        <w:rPr>
          <w:rFonts w:ascii="Consolas" w:eastAsia="Times New Roman" w:hAnsi="Consolas"/>
          <w:kern w:val="0"/>
          <w:sz w:val="20"/>
          <w:szCs w:val="20"/>
          <w:lang w:eastAsia="en-US"/>
        </w:rPr>
        <w:t>(1,3) &amp;&amp; ~</w:t>
      </w:r>
      <w:proofErr w:type="spellStart"/>
      <w:r w:rsidRPr="00871172">
        <w:rPr>
          <w:rFonts w:ascii="Consolas" w:eastAsia="Times New Roman" w:hAnsi="Consolas"/>
          <w:kern w:val="0"/>
          <w:sz w:val="20"/>
          <w:szCs w:val="20"/>
          <w:lang w:eastAsia="en-US"/>
        </w:rPr>
        <w:t>donytic_param_data</w:t>
      </w:r>
      <w:proofErr w:type="spellEnd"/>
      <w:r w:rsidRPr="00871172">
        <w:rPr>
          <w:rFonts w:ascii="Consolas" w:eastAsia="Times New Roman" w:hAnsi="Consolas"/>
          <w:kern w:val="0"/>
          <w:sz w:val="20"/>
          <w:szCs w:val="20"/>
          <w:lang w:eastAsia="en-US"/>
        </w:rPr>
        <w:t>(1,4)</w:t>
      </w:r>
    </w:p>
    <w:p w14:paraId="4B303A64"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rand</w:t>
      </w:r>
      <w:proofErr w:type="gramEnd"/>
      <w:r w:rsidRPr="00871172">
        <w:rPr>
          <w:rFonts w:ascii="Consolas" w:eastAsia="Times New Roman" w:hAnsi="Consolas"/>
          <w:kern w:val="0"/>
          <w:sz w:val="20"/>
          <w:szCs w:val="20"/>
          <w:lang w:eastAsia="en-US"/>
        </w:rPr>
        <w:t xml:space="preserve"> &lt; 0.5</w:t>
      </w:r>
    </w:p>
    <w:p w14:paraId="143CED7D"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w:t>
      </w:r>
      <w:proofErr w:type="spellStart"/>
      <w:proofErr w:type="gramStart"/>
      <w:r w:rsidRPr="00871172">
        <w:rPr>
          <w:rFonts w:ascii="Consolas" w:eastAsia="Times New Roman" w:hAnsi="Consolas"/>
          <w:kern w:val="0"/>
          <w:sz w:val="20"/>
          <w:szCs w:val="20"/>
          <w:lang w:eastAsia="en-US"/>
        </w:rPr>
        <w:t>RandomPoint</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0, map);</w:t>
      </w:r>
    </w:p>
    <w:p w14:paraId="006FA21D"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elseif </w:t>
      </w:r>
      <w:r w:rsidRPr="00871172">
        <w:rPr>
          <w:rFonts w:ascii="Consolas" w:eastAsia="Times New Roman" w:hAnsi="Consolas"/>
          <w:kern w:val="0"/>
          <w:sz w:val="20"/>
          <w:szCs w:val="20"/>
          <w:lang w:eastAsia="en-US"/>
        </w:rPr>
        <w:t>rand &lt; 0.75</w:t>
      </w:r>
    </w:p>
    <w:p w14:paraId="55AAF3DF"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2,1) </w:t>
      </w:r>
      <w:proofErr w:type="spellStart"/>
      <w:r w:rsidRPr="00871172">
        <w:rPr>
          <w:rFonts w:ascii="Consolas" w:eastAsia="Times New Roman" w:hAnsi="Consolas"/>
          <w:kern w:val="0"/>
          <w:sz w:val="20"/>
          <w:szCs w:val="20"/>
          <w:lang w:eastAsia="en-US"/>
        </w:rPr>
        <w:t>static_param_data</w:t>
      </w:r>
      <w:proofErr w:type="spellEnd"/>
      <w:r w:rsidRPr="00871172">
        <w:rPr>
          <w:rFonts w:ascii="Consolas" w:eastAsia="Times New Roman" w:hAnsi="Consolas"/>
          <w:kern w:val="0"/>
          <w:sz w:val="20"/>
          <w:szCs w:val="20"/>
          <w:lang w:eastAsia="en-US"/>
        </w:rPr>
        <w:t>(2,2)];</w:t>
      </w:r>
    </w:p>
    <w:p w14:paraId="1A5A9AD7" w14:textId="77777777" w:rsidR="00871172" w:rsidRPr="00871172" w:rsidRDefault="00871172" w:rsidP="00871172">
      <w:pPr>
        <w:widowControl/>
        <w:rPr>
          <w:rFonts w:ascii="Consolas" w:eastAsia="Times New Roman" w:hAnsi="Consolas"/>
          <w:kern w:val="0"/>
          <w:sz w:val="20"/>
          <w:szCs w:val="20"/>
          <w:lang w:eastAsia="en-US"/>
        </w:rPr>
      </w:pPr>
    </w:p>
    <w:p w14:paraId="20F2ED78"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else</w:t>
      </w:r>
    </w:p>
    <w:p w14:paraId="228CD363"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4,1) </w:t>
      </w:r>
      <w:proofErr w:type="spellStart"/>
      <w:r w:rsidRPr="00871172">
        <w:rPr>
          <w:rFonts w:ascii="Consolas" w:eastAsia="Times New Roman" w:hAnsi="Consolas"/>
          <w:kern w:val="0"/>
          <w:sz w:val="20"/>
          <w:szCs w:val="20"/>
          <w:lang w:eastAsia="en-US"/>
        </w:rPr>
        <w:t>static_param_data</w:t>
      </w:r>
      <w:proofErr w:type="spellEnd"/>
      <w:r w:rsidRPr="00871172">
        <w:rPr>
          <w:rFonts w:ascii="Consolas" w:eastAsia="Times New Roman" w:hAnsi="Consolas"/>
          <w:kern w:val="0"/>
          <w:sz w:val="20"/>
          <w:szCs w:val="20"/>
          <w:lang w:eastAsia="en-US"/>
        </w:rPr>
        <w:t>(4,2)];</w:t>
      </w:r>
    </w:p>
    <w:p w14:paraId="0F9638B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1109628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30148292"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donytic</w:t>
      </w:r>
      <w:proofErr w:type="gramEnd"/>
      <w:r w:rsidRPr="00871172">
        <w:rPr>
          <w:rFonts w:ascii="Consolas" w:eastAsia="Times New Roman" w:hAnsi="Consolas"/>
          <w:kern w:val="0"/>
          <w:sz w:val="20"/>
          <w:szCs w:val="20"/>
          <w:lang w:eastAsia="en-US"/>
        </w:rPr>
        <w:t>_param_data</w:t>
      </w:r>
      <w:proofErr w:type="spellEnd"/>
      <w:r w:rsidRPr="00871172">
        <w:rPr>
          <w:rFonts w:ascii="Consolas" w:eastAsia="Times New Roman" w:hAnsi="Consolas"/>
          <w:kern w:val="0"/>
          <w:sz w:val="20"/>
          <w:szCs w:val="20"/>
          <w:lang w:eastAsia="en-US"/>
        </w:rPr>
        <w:t>(1,4)</w:t>
      </w:r>
    </w:p>
    <w:p w14:paraId="1DE1EC1D"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r w:rsidRPr="00871172">
        <w:rPr>
          <w:rFonts w:ascii="Consolas" w:eastAsia="Times New Roman" w:hAnsi="Consolas"/>
          <w:kern w:val="0"/>
          <w:sz w:val="20"/>
          <w:szCs w:val="20"/>
          <w:lang w:eastAsia="en-US"/>
        </w:rPr>
        <w:t>rand &lt;0.5</w:t>
      </w:r>
    </w:p>
    <w:p w14:paraId="7F2BDC8A"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w:t>
      </w:r>
      <w:proofErr w:type="spellStart"/>
      <w:proofErr w:type="gramStart"/>
      <w:r w:rsidRPr="00871172">
        <w:rPr>
          <w:rFonts w:ascii="Consolas" w:eastAsia="Times New Roman" w:hAnsi="Consolas"/>
          <w:kern w:val="0"/>
          <w:sz w:val="20"/>
          <w:szCs w:val="20"/>
          <w:lang w:eastAsia="en-US"/>
        </w:rPr>
        <w:t>RandomPoint</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0, map);</w:t>
      </w:r>
    </w:p>
    <w:p w14:paraId="50B88953"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lastRenderedPageBreak/>
        <w:t xml:space="preserve">        </w:t>
      </w:r>
      <w:r w:rsidRPr="00871172">
        <w:rPr>
          <w:rFonts w:ascii="Consolas" w:eastAsia="Times New Roman" w:hAnsi="Consolas"/>
          <w:color w:val="0E00FF"/>
          <w:kern w:val="0"/>
          <w:sz w:val="20"/>
          <w:szCs w:val="20"/>
          <w:lang w:eastAsia="en-US"/>
        </w:rPr>
        <w:t>else</w:t>
      </w:r>
    </w:p>
    <w:p w14:paraId="52792445"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2,1) </w:t>
      </w:r>
      <w:proofErr w:type="spellStart"/>
      <w:r w:rsidRPr="00871172">
        <w:rPr>
          <w:rFonts w:ascii="Consolas" w:eastAsia="Times New Roman" w:hAnsi="Consolas"/>
          <w:kern w:val="0"/>
          <w:sz w:val="20"/>
          <w:szCs w:val="20"/>
          <w:lang w:eastAsia="en-US"/>
        </w:rPr>
        <w:t>static_param_data</w:t>
      </w:r>
      <w:proofErr w:type="spellEnd"/>
      <w:r w:rsidRPr="00871172">
        <w:rPr>
          <w:rFonts w:ascii="Consolas" w:eastAsia="Times New Roman" w:hAnsi="Consolas"/>
          <w:kern w:val="0"/>
          <w:sz w:val="20"/>
          <w:szCs w:val="20"/>
          <w:lang w:eastAsia="en-US"/>
        </w:rPr>
        <w:t>(2,2)];</w:t>
      </w:r>
    </w:p>
    <w:p w14:paraId="0C715338"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7292514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7243F025"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donytic</w:t>
      </w:r>
      <w:proofErr w:type="gramEnd"/>
      <w:r w:rsidRPr="00871172">
        <w:rPr>
          <w:rFonts w:ascii="Consolas" w:eastAsia="Times New Roman" w:hAnsi="Consolas"/>
          <w:kern w:val="0"/>
          <w:sz w:val="20"/>
          <w:szCs w:val="20"/>
          <w:lang w:eastAsia="en-US"/>
        </w:rPr>
        <w:t>_param_data</w:t>
      </w:r>
      <w:proofErr w:type="spellEnd"/>
      <w:r w:rsidRPr="00871172">
        <w:rPr>
          <w:rFonts w:ascii="Consolas" w:eastAsia="Times New Roman" w:hAnsi="Consolas"/>
          <w:kern w:val="0"/>
          <w:sz w:val="20"/>
          <w:szCs w:val="20"/>
          <w:lang w:eastAsia="en-US"/>
        </w:rPr>
        <w:t>(1,3)</w:t>
      </w:r>
    </w:p>
    <w:p w14:paraId="3360AADC"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r w:rsidRPr="00871172">
        <w:rPr>
          <w:rFonts w:ascii="Consolas" w:eastAsia="Times New Roman" w:hAnsi="Consolas"/>
          <w:kern w:val="0"/>
          <w:sz w:val="20"/>
          <w:szCs w:val="20"/>
          <w:lang w:eastAsia="en-US"/>
        </w:rPr>
        <w:t>rand &lt;0.5</w:t>
      </w:r>
    </w:p>
    <w:p w14:paraId="1E8797A9"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w:t>
      </w:r>
      <w:proofErr w:type="spellStart"/>
      <w:proofErr w:type="gramStart"/>
      <w:r w:rsidRPr="00871172">
        <w:rPr>
          <w:rFonts w:ascii="Consolas" w:eastAsia="Times New Roman" w:hAnsi="Consolas"/>
          <w:kern w:val="0"/>
          <w:sz w:val="20"/>
          <w:szCs w:val="20"/>
          <w:lang w:eastAsia="en-US"/>
        </w:rPr>
        <w:t>RandomPoint</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0, map);</w:t>
      </w:r>
    </w:p>
    <w:p w14:paraId="52D1EAC9"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else</w:t>
      </w:r>
    </w:p>
    <w:p w14:paraId="5A290A4B"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sample =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4,1) </w:t>
      </w:r>
      <w:proofErr w:type="spellStart"/>
      <w:r w:rsidRPr="00871172">
        <w:rPr>
          <w:rFonts w:ascii="Consolas" w:eastAsia="Times New Roman" w:hAnsi="Consolas"/>
          <w:kern w:val="0"/>
          <w:sz w:val="20"/>
          <w:szCs w:val="20"/>
          <w:lang w:eastAsia="en-US"/>
        </w:rPr>
        <w:t>static_param_data</w:t>
      </w:r>
      <w:proofErr w:type="spellEnd"/>
      <w:r w:rsidRPr="00871172">
        <w:rPr>
          <w:rFonts w:ascii="Consolas" w:eastAsia="Times New Roman" w:hAnsi="Consolas"/>
          <w:kern w:val="0"/>
          <w:sz w:val="20"/>
          <w:szCs w:val="20"/>
          <w:lang w:eastAsia="en-US"/>
        </w:rPr>
        <w:t>(4,2)];</w:t>
      </w:r>
    </w:p>
    <w:p w14:paraId="737CC0F3"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14032516"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57B28BBE" w14:textId="77777777" w:rsidR="00871172" w:rsidRPr="00871172" w:rsidRDefault="00871172" w:rsidP="00871172">
      <w:pPr>
        <w:widowControl/>
        <w:rPr>
          <w:rFonts w:ascii="Consolas" w:eastAsia="Times New Roman" w:hAnsi="Consolas"/>
          <w:kern w:val="0"/>
          <w:sz w:val="20"/>
          <w:szCs w:val="20"/>
          <w:lang w:eastAsia="en-US"/>
        </w:rPr>
      </w:pPr>
    </w:p>
    <w:p w14:paraId="77A7CE3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Find closest point in graft tree to sample point</w:t>
      </w:r>
    </w:p>
    <w:p w14:paraId="7B9E034A"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kern w:val="0"/>
          <w:sz w:val="20"/>
          <w:szCs w:val="20"/>
          <w:lang w:eastAsia="en-US"/>
        </w:rPr>
        <w:t>~,I</w:t>
      </w:r>
      <w:proofErr w:type="gramEnd"/>
      <w:r w:rsidRPr="00871172">
        <w:rPr>
          <w:rFonts w:ascii="Consolas" w:eastAsia="Times New Roman" w:hAnsi="Consolas"/>
          <w:kern w:val="0"/>
          <w:sz w:val="20"/>
          <w:szCs w:val="20"/>
          <w:lang w:eastAsia="en-US"/>
        </w:rPr>
        <w:t>] = min(</w:t>
      </w:r>
      <w:proofErr w:type="spellStart"/>
      <w:r w:rsidRPr="00871172">
        <w:rPr>
          <w:rFonts w:ascii="Consolas" w:eastAsia="Times New Roman" w:hAnsi="Consolas"/>
          <w:kern w:val="0"/>
          <w:sz w:val="20"/>
          <w:szCs w:val="20"/>
          <w:lang w:eastAsia="en-US"/>
        </w:rPr>
        <w:t>in_distance</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GraftTree</w:t>
      </w:r>
      <w:proofErr w:type="spellEnd"/>
      <w:r w:rsidRPr="00871172">
        <w:rPr>
          <w:rFonts w:ascii="Consolas" w:eastAsia="Times New Roman" w:hAnsi="Consolas"/>
          <w:kern w:val="0"/>
          <w:sz w:val="20"/>
          <w:szCs w:val="20"/>
          <w:lang w:eastAsia="en-US"/>
        </w:rPr>
        <w:t>(:,1:2),sample),[],1);</w:t>
      </w:r>
    </w:p>
    <w:p w14:paraId="77F137D3" w14:textId="77777777" w:rsidR="00871172" w:rsidRPr="00871172" w:rsidRDefault="00871172" w:rsidP="00871172">
      <w:pPr>
        <w:widowControl/>
        <w:rPr>
          <w:rFonts w:ascii="Consolas" w:eastAsia="Times New Roman" w:hAnsi="Consolas"/>
          <w:kern w:val="0"/>
          <w:sz w:val="20"/>
          <w:szCs w:val="20"/>
          <w:lang w:eastAsia="en-US"/>
        </w:rPr>
      </w:pPr>
    </w:p>
    <w:p w14:paraId="7BF782EC"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We now know the closest node in the graft tree</w:t>
      </w:r>
    </w:p>
    <w:p w14:paraId="61669FE1"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closestNode</w:t>
      </w:r>
      <w:proofErr w:type="spellEnd"/>
      <w:r w:rsidRPr="00871172">
        <w:rPr>
          <w:rFonts w:ascii="Consolas" w:eastAsia="Times New Roman" w:hAnsi="Consolas"/>
          <w:kern w:val="0"/>
          <w:sz w:val="20"/>
          <w:szCs w:val="20"/>
          <w:lang w:eastAsia="en-US"/>
        </w:rPr>
        <w:t xml:space="preserve"> = </w:t>
      </w:r>
      <w:proofErr w:type="spellStart"/>
      <w:r w:rsidRPr="00871172">
        <w:rPr>
          <w:rFonts w:ascii="Consolas" w:eastAsia="Times New Roman" w:hAnsi="Consolas"/>
          <w:kern w:val="0"/>
          <w:sz w:val="20"/>
          <w:szCs w:val="20"/>
          <w:lang w:eastAsia="en-US"/>
        </w:rPr>
        <w:t>GraftTree</w:t>
      </w:r>
      <w:proofErr w:type="spellEnd"/>
      <w:r w:rsidRPr="00871172">
        <w:rPr>
          <w:rFonts w:ascii="Consolas" w:eastAsia="Times New Roman" w:hAnsi="Consolas"/>
          <w:kern w:val="0"/>
          <w:sz w:val="20"/>
          <w:szCs w:val="20"/>
          <w:lang w:eastAsia="en-US"/>
        </w:rPr>
        <w:t>(</w:t>
      </w:r>
      <w:proofErr w:type="gramStart"/>
      <w:r w:rsidRPr="00871172">
        <w:rPr>
          <w:rFonts w:ascii="Consolas" w:eastAsia="Times New Roman" w:hAnsi="Consolas"/>
          <w:kern w:val="0"/>
          <w:sz w:val="20"/>
          <w:szCs w:val="20"/>
          <w:lang w:eastAsia="en-US"/>
        </w:rPr>
        <w:t>I(</w:t>
      </w:r>
      <w:proofErr w:type="gramEnd"/>
      <w:r w:rsidRPr="00871172">
        <w:rPr>
          <w:rFonts w:ascii="Consolas" w:eastAsia="Times New Roman" w:hAnsi="Consolas"/>
          <w:kern w:val="0"/>
          <w:sz w:val="20"/>
          <w:szCs w:val="20"/>
          <w:lang w:eastAsia="en-US"/>
        </w:rPr>
        <w:t>1), 1:2);</w:t>
      </w:r>
    </w:p>
    <w:p w14:paraId="3910563A" w14:textId="77777777" w:rsidR="00871172" w:rsidRPr="00871172" w:rsidRDefault="00871172" w:rsidP="00871172">
      <w:pPr>
        <w:widowControl/>
        <w:rPr>
          <w:rFonts w:ascii="Consolas" w:eastAsia="Times New Roman" w:hAnsi="Consolas"/>
          <w:kern w:val="0"/>
          <w:sz w:val="20"/>
          <w:szCs w:val="20"/>
          <w:lang w:eastAsia="en-US"/>
        </w:rPr>
      </w:pPr>
    </w:p>
    <w:p w14:paraId="42C8C098"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Point the growth direction </w:t>
      </w:r>
      <w:proofErr w:type="spellStart"/>
      <w:r w:rsidRPr="00871172">
        <w:rPr>
          <w:rFonts w:ascii="Consolas" w:eastAsia="Times New Roman" w:hAnsi="Consolas"/>
          <w:color w:val="008013"/>
          <w:kern w:val="0"/>
          <w:sz w:val="20"/>
          <w:szCs w:val="20"/>
          <w:lang w:eastAsia="en-US"/>
        </w:rPr>
        <w:t>twoards</w:t>
      </w:r>
      <w:proofErr w:type="spellEnd"/>
      <w:r w:rsidRPr="00871172">
        <w:rPr>
          <w:rFonts w:ascii="Consolas" w:eastAsia="Times New Roman" w:hAnsi="Consolas"/>
          <w:color w:val="008013"/>
          <w:kern w:val="0"/>
          <w:sz w:val="20"/>
          <w:szCs w:val="20"/>
          <w:lang w:eastAsia="en-US"/>
        </w:rPr>
        <w:t xml:space="preserve"> the </w:t>
      </w:r>
      <w:proofErr w:type="spellStart"/>
      <w:r w:rsidRPr="00871172">
        <w:rPr>
          <w:rFonts w:ascii="Consolas" w:eastAsia="Times New Roman" w:hAnsi="Consolas"/>
          <w:color w:val="008013"/>
          <w:kern w:val="0"/>
          <w:sz w:val="20"/>
          <w:szCs w:val="20"/>
          <w:lang w:eastAsia="en-US"/>
        </w:rPr>
        <w:t>newPoint</w:t>
      </w:r>
      <w:proofErr w:type="spellEnd"/>
    </w:p>
    <w:p w14:paraId="2A9152AC"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theta = atan2(sample(1)-</w:t>
      </w:r>
      <w:proofErr w:type="spellStart"/>
      <w:r w:rsidRPr="00871172">
        <w:rPr>
          <w:rFonts w:ascii="Consolas" w:eastAsia="Times New Roman" w:hAnsi="Consolas"/>
          <w:kern w:val="0"/>
          <w:sz w:val="20"/>
          <w:szCs w:val="20"/>
          <w:lang w:eastAsia="en-US"/>
        </w:rPr>
        <w:t>closestNode</w:t>
      </w:r>
      <w:proofErr w:type="spellEnd"/>
      <w:r w:rsidRPr="00871172">
        <w:rPr>
          <w:rFonts w:ascii="Consolas" w:eastAsia="Times New Roman" w:hAnsi="Consolas"/>
          <w:kern w:val="0"/>
          <w:sz w:val="20"/>
          <w:szCs w:val="20"/>
          <w:lang w:eastAsia="en-US"/>
        </w:rPr>
        <w:t>(1</w:t>
      </w:r>
      <w:proofErr w:type="gramStart"/>
      <w:r w:rsidRPr="00871172">
        <w:rPr>
          <w:rFonts w:ascii="Consolas" w:eastAsia="Times New Roman" w:hAnsi="Consolas"/>
          <w:kern w:val="0"/>
          <w:sz w:val="20"/>
          <w:szCs w:val="20"/>
          <w:lang w:eastAsia="en-US"/>
        </w:rPr>
        <w:t>),sample</w:t>
      </w:r>
      <w:proofErr w:type="gramEnd"/>
      <w:r w:rsidRPr="00871172">
        <w:rPr>
          <w:rFonts w:ascii="Consolas" w:eastAsia="Times New Roman" w:hAnsi="Consolas"/>
          <w:kern w:val="0"/>
          <w:sz w:val="20"/>
          <w:szCs w:val="20"/>
          <w:lang w:eastAsia="en-US"/>
        </w:rPr>
        <w:t>(2)-</w:t>
      </w:r>
      <w:proofErr w:type="spellStart"/>
      <w:r w:rsidRPr="00871172">
        <w:rPr>
          <w:rFonts w:ascii="Consolas" w:eastAsia="Times New Roman" w:hAnsi="Consolas"/>
          <w:kern w:val="0"/>
          <w:sz w:val="20"/>
          <w:szCs w:val="20"/>
          <w:lang w:eastAsia="en-US"/>
        </w:rPr>
        <w:t>closestNode</w:t>
      </w:r>
      <w:proofErr w:type="spellEnd"/>
      <w:r w:rsidRPr="00871172">
        <w:rPr>
          <w:rFonts w:ascii="Consolas" w:eastAsia="Times New Roman" w:hAnsi="Consolas"/>
          <w:kern w:val="0"/>
          <w:sz w:val="20"/>
          <w:szCs w:val="20"/>
          <w:lang w:eastAsia="en-US"/>
        </w:rPr>
        <w:t>(2));</w:t>
      </w:r>
    </w:p>
    <w:p w14:paraId="241D66F4" w14:textId="77777777" w:rsidR="00871172" w:rsidRPr="00871172" w:rsidRDefault="00871172" w:rsidP="00871172">
      <w:pPr>
        <w:widowControl/>
        <w:rPr>
          <w:rFonts w:ascii="Consolas" w:eastAsia="Times New Roman" w:hAnsi="Consolas"/>
          <w:kern w:val="0"/>
          <w:sz w:val="20"/>
          <w:szCs w:val="20"/>
          <w:lang w:eastAsia="en-US"/>
        </w:rPr>
      </w:pPr>
    </w:p>
    <w:p w14:paraId="170369A6"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Generate Graft Tree point from found trajectory (remember this is bound</w:t>
      </w:r>
    </w:p>
    <w:p w14:paraId="78F8B1F5"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by epsilon)  </w:t>
      </w:r>
    </w:p>
    <w:p w14:paraId="77D00E18"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 xml:space="preserve"> = double(</w:t>
      </w:r>
      <w:proofErr w:type="spellStart"/>
      <w:proofErr w:type="gramStart"/>
      <w:r w:rsidRPr="00871172">
        <w:rPr>
          <w:rFonts w:ascii="Consolas" w:eastAsia="Times New Roman" w:hAnsi="Consolas"/>
          <w:kern w:val="0"/>
          <w:sz w:val="20"/>
          <w:szCs w:val="20"/>
          <w:lang w:eastAsia="en-US"/>
        </w:rPr>
        <w:t>closestNode</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1:2) + </w:t>
      </w:r>
      <w:proofErr w:type="spellStart"/>
      <w:r w:rsidRPr="00871172">
        <w:rPr>
          <w:rFonts w:ascii="Consolas" w:eastAsia="Times New Roman" w:hAnsi="Consolas"/>
          <w:kern w:val="0"/>
          <w:sz w:val="20"/>
          <w:szCs w:val="20"/>
          <w:lang w:eastAsia="en-US"/>
        </w:rPr>
        <w:t>static_param_data</w:t>
      </w:r>
      <w:proofErr w:type="spellEnd"/>
      <w:r w:rsidRPr="00871172">
        <w:rPr>
          <w:rFonts w:ascii="Consolas" w:eastAsia="Times New Roman" w:hAnsi="Consolas"/>
          <w:kern w:val="0"/>
          <w:sz w:val="20"/>
          <w:szCs w:val="20"/>
          <w:lang w:eastAsia="en-US"/>
        </w:rPr>
        <w:t>(1,1) * [sin(theta)  cos(theta)]);</w:t>
      </w:r>
    </w:p>
    <w:p w14:paraId="03B9A5EF" w14:textId="77777777" w:rsidR="00871172" w:rsidRPr="00871172" w:rsidRDefault="00871172" w:rsidP="00871172">
      <w:pPr>
        <w:widowControl/>
        <w:rPr>
          <w:rFonts w:ascii="Consolas" w:eastAsia="Times New Roman" w:hAnsi="Consolas"/>
          <w:kern w:val="0"/>
          <w:sz w:val="20"/>
          <w:szCs w:val="20"/>
          <w:lang w:eastAsia="en-US"/>
        </w:rPr>
      </w:pPr>
    </w:p>
    <w:p w14:paraId="041F7501"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If it's not obstacle free, we skip this iteration and move on</w:t>
      </w:r>
    </w:p>
    <w:p w14:paraId="45D85D29"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ObstacleFree</w:t>
      </w:r>
      <w:proofErr w:type="spellEnd"/>
      <w:r w:rsidRPr="00871172">
        <w:rPr>
          <w:rFonts w:ascii="Consolas" w:eastAsia="Times New Roman" w:hAnsi="Consolas"/>
          <w:kern w:val="0"/>
          <w:sz w:val="20"/>
          <w:szCs w:val="20"/>
          <w:lang w:eastAsia="en-US"/>
        </w:rPr>
        <w:t>(</w:t>
      </w:r>
      <w:proofErr w:type="spellStart"/>
      <w:proofErr w:type="gramStart"/>
      <w:r w:rsidRPr="00871172">
        <w:rPr>
          <w:rFonts w:ascii="Consolas" w:eastAsia="Times New Roman" w:hAnsi="Consolas"/>
          <w:kern w:val="0"/>
          <w:sz w:val="20"/>
          <w:szCs w:val="20"/>
          <w:lang w:eastAsia="en-US"/>
        </w:rPr>
        <w:t>closestNode</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1:2),</w:t>
      </w:r>
      <w:proofErr w:type="spellStart"/>
      <w:r w:rsidRPr="00871172">
        <w:rPr>
          <w:rFonts w:ascii="Consolas" w:eastAsia="Times New Roman" w:hAnsi="Consolas"/>
          <w:kern w:val="0"/>
          <w:sz w:val="20"/>
          <w:szCs w:val="20"/>
          <w:lang w:eastAsia="en-US"/>
        </w:rPr>
        <w:t>newPoint,map,obstacles</w:t>
      </w:r>
      <w:proofErr w:type="spellEnd"/>
      <w:r w:rsidRPr="00871172">
        <w:rPr>
          <w:rFonts w:ascii="Consolas" w:eastAsia="Times New Roman" w:hAnsi="Consolas"/>
          <w:kern w:val="0"/>
          <w:sz w:val="20"/>
          <w:szCs w:val="20"/>
          <w:lang w:eastAsia="en-US"/>
        </w:rPr>
        <w:t>)</w:t>
      </w:r>
    </w:p>
    <w:p w14:paraId="187AD7C5"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faildcount</w:t>
      </w:r>
      <w:proofErr w:type="spellEnd"/>
      <w:r w:rsidRPr="00871172">
        <w:rPr>
          <w:rFonts w:ascii="Consolas" w:eastAsia="Times New Roman" w:hAnsi="Consolas"/>
          <w:kern w:val="0"/>
          <w:sz w:val="20"/>
          <w:szCs w:val="20"/>
          <w:lang w:eastAsia="en-US"/>
        </w:rPr>
        <w:t xml:space="preserve"> = faildcount+</w:t>
      </w:r>
      <w:proofErr w:type="gramStart"/>
      <w:r w:rsidRPr="00871172">
        <w:rPr>
          <w:rFonts w:ascii="Consolas" w:eastAsia="Times New Roman" w:hAnsi="Consolas"/>
          <w:kern w:val="0"/>
          <w:sz w:val="20"/>
          <w:szCs w:val="20"/>
          <w:lang w:eastAsia="en-US"/>
        </w:rPr>
        <w:t>1;</w:t>
      </w:r>
      <w:proofErr w:type="gramEnd"/>
    </w:p>
    <w:p w14:paraId="3BB46D4B"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continue</w:t>
      </w:r>
      <w:r w:rsidRPr="00871172">
        <w:rPr>
          <w:rFonts w:ascii="Consolas" w:eastAsia="Times New Roman" w:hAnsi="Consolas"/>
          <w:kern w:val="0"/>
          <w:sz w:val="20"/>
          <w:szCs w:val="20"/>
          <w:lang w:eastAsia="en-US"/>
        </w:rPr>
        <w:t>;</w:t>
      </w:r>
      <w:proofErr w:type="gramEnd"/>
    </w:p>
    <w:p w14:paraId="13D1B017"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6E5D0DA9" w14:textId="77777777" w:rsidR="00871172" w:rsidRPr="00871172" w:rsidRDefault="00871172" w:rsidP="00871172">
      <w:pPr>
        <w:widowControl/>
        <w:rPr>
          <w:rFonts w:ascii="Consolas" w:eastAsia="Times New Roman" w:hAnsi="Consolas"/>
          <w:kern w:val="0"/>
          <w:sz w:val="20"/>
          <w:szCs w:val="20"/>
          <w:lang w:eastAsia="en-US"/>
        </w:rPr>
      </w:pPr>
    </w:p>
    <w:p w14:paraId="02E20C27"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Grab's the closest point in entire Start Tree by index to the new</w:t>
      </w:r>
    </w:p>
    <w:p w14:paraId="34F8DC1B"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point</w:t>
      </w:r>
    </w:p>
    <w:p w14:paraId="4A20CA88"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Index</w:t>
      </w:r>
      <w:proofErr w:type="gramEnd"/>
      <w:r w:rsidRPr="00871172">
        <w:rPr>
          <w:rFonts w:ascii="Consolas" w:eastAsia="Times New Roman" w:hAnsi="Consolas"/>
          <w:kern w:val="0"/>
          <w:sz w:val="20"/>
          <w:szCs w:val="20"/>
          <w:lang w:eastAsia="en-US"/>
        </w:rPr>
        <w:t>_main</w:t>
      </w:r>
      <w:proofErr w:type="spellEnd"/>
      <w:r w:rsidRPr="00871172">
        <w:rPr>
          <w:rFonts w:ascii="Consolas" w:eastAsia="Times New Roman" w:hAnsi="Consolas"/>
          <w:kern w:val="0"/>
          <w:sz w:val="20"/>
          <w:szCs w:val="20"/>
          <w:lang w:eastAsia="en-US"/>
        </w:rPr>
        <w:t>] = min(</w:t>
      </w:r>
      <w:proofErr w:type="spellStart"/>
      <w:r w:rsidRPr="00871172">
        <w:rPr>
          <w:rFonts w:ascii="Consolas" w:eastAsia="Times New Roman" w:hAnsi="Consolas"/>
          <w:kern w:val="0"/>
          <w:sz w:val="20"/>
          <w:szCs w:val="20"/>
          <w:lang w:eastAsia="en-US"/>
        </w:rPr>
        <w:t>in_distance</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RRTree_main</w:t>
      </w:r>
      <w:proofErr w:type="spellEnd"/>
      <w:r w:rsidRPr="00871172">
        <w:rPr>
          <w:rFonts w:ascii="Consolas" w:eastAsia="Times New Roman" w:hAnsi="Consolas"/>
          <w:kern w:val="0"/>
          <w:sz w:val="20"/>
          <w:szCs w:val="20"/>
          <w:lang w:eastAsia="en-US"/>
        </w:rPr>
        <w:t>(:,1:2),</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),[],1);</w:t>
      </w:r>
    </w:p>
    <w:p w14:paraId="6706A243"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check  two</w:t>
      </w:r>
      <w:proofErr w:type="gramEnd"/>
      <w:r w:rsidRPr="00871172">
        <w:rPr>
          <w:rFonts w:ascii="Consolas" w:eastAsia="Times New Roman" w:hAnsi="Consolas"/>
          <w:color w:val="008013"/>
          <w:kern w:val="0"/>
          <w:sz w:val="20"/>
          <w:szCs w:val="20"/>
          <w:lang w:eastAsia="en-US"/>
        </w:rPr>
        <w:t xml:space="preserve"> tree  whether link in the map</w:t>
      </w:r>
    </w:p>
    <w:p w14:paraId="048BE2E6"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first  judge</w:t>
      </w:r>
      <w:proofErr w:type="gramEnd"/>
      <w:r w:rsidRPr="00871172">
        <w:rPr>
          <w:rFonts w:ascii="Consolas" w:eastAsia="Times New Roman" w:hAnsi="Consolas"/>
          <w:color w:val="008013"/>
          <w:kern w:val="0"/>
          <w:sz w:val="20"/>
          <w:szCs w:val="20"/>
          <w:lang w:eastAsia="en-US"/>
        </w:rPr>
        <w:t xml:space="preserve"> is for the  ahead</w:t>
      </w:r>
    </w:p>
    <w:p w14:paraId="058C3D04"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lastRenderedPageBreak/>
        <w:t xml:space="preserve">    </w:t>
      </w: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the</w:t>
      </w:r>
      <w:proofErr w:type="gramEnd"/>
      <w:r w:rsidRPr="00871172">
        <w:rPr>
          <w:rFonts w:ascii="Consolas" w:eastAsia="Times New Roman" w:hAnsi="Consolas"/>
          <w:color w:val="008013"/>
          <w:kern w:val="0"/>
          <w:sz w:val="20"/>
          <w:szCs w:val="20"/>
          <w:lang w:eastAsia="en-US"/>
        </w:rPr>
        <w:t xml:space="preserve"> second judge is for the behind t</w:t>
      </w:r>
    </w:p>
    <w:p w14:paraId="700D836A"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This is intended to connect to the two trees (Graft and Start)</w:t>
      </w:r>
    </w:p>
    <w:p w14:paraId="517765DA"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proofErr w:type="gramStart"/>
      <w:r w:rsidRPr="00871172">
        <w:rPr>
          <w:rFonts w:ascii="Consolas" w:eastAsia="Times New Roman" w:hAnsi="Consolas"/>
          <w:kern w:val="0"/>
          <w:sz w:val="20"/>
          <w:szCs w:val="20"/>
          <w:lang w:eastAsia="en-US"/>
        </w:rPr>
        <w:t>distanceCost(</w:t>
      </w:r>
      <w:proofErr w:type="gramEnd"/>
      <w:r w:rsidRPr="00871172">
        <w:rPr>
          <w:rFonts w:ascii="Consolas" w:eastAsia="Times New Roman" w:hAnsi="Consolas"/>
          <w:kern w:val="0"/>
          <w:sz w:val="20"/>
          <w:szCs w:val="20"/>
          <w:lang w:eastAsia="en-US"/>
        </w:rPr>
        <w:t xml:space="preserve">RRTree_main(Index_main(1),1:2),newPoint)&lt;static_param_data(1,2) &amp;&amp; </w:t>
      </w:r>
      <w:proofErr w:type="spellStart"/>
      <w:r w:rsidRPr="00871172">
        <w:rPr>
          <w:rFonts w:ascii="Consolas" w:eastAsia="Times New Roman" w:hAnsi="Consolas"/>
          <w:kern w:val="0"/>
          <w:sz w:val="20"/>
          <w:szCs w:val="20"/>
          <w:lang w:eastAsia="en-US"/>
        </w:rPr>
        <w:t>ObstacleFree</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RRTree_main</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Index_main</w:t>
      </w:r>
      <w:proofErr w:type="spellEnd"/>
      <w:r w:rsidRPr="00871172">
        <w:rPr>
          <w:rFonts w:ascii="Consolas" w:eastAsia="Times New Roman" w:hAnsi="Consolas"/>
          <w:kern w:val="0"/>
          <w:sz w:val="20"/>
          <w:szCs w:val="20"/>
          <w:lang w:eastAsia="en-US"/>
        </w:rPr>
        <w:t>(1),1:2),</w:t>
      </w:r>
      <w:proofErr w:type="spellStart"/>
      <w:r w:rsidRPr="00871172">
        <w:rPr>
          <w:rFonts w:ascii="Consolas" w:eastAsia="Times New Roman" w:hAnsi="Consolas"/>
          <w:kern w:val="0"/>
          <w:sz w:val="20"/>
          <w:szCs w:val="20"/>
          <w:lang w:eastAsia="en-US"/>
        </w:rPr>
        <w:t>newPoint,map</w:t>
      </w:r>
      <w:proofErr w:type="spellEnd"/>
      <w:r w:rsidRPr="00871172">
        <w:rPr>
          <w:rFonts w:ascii="Consolas" w:eastAsia="Times New Roman" w:hAnsi="Consolas"/>
          <w:kern w:val="0"/>
          <w:sz w:val="20"/>
          <w:szCs w:val="20"/>
          <w:lang w:eastAsia="en-US"/>
        </w:rPr>
        <w:t>, obstacles)</w:t>
      </w:r>
    </w:p>
    <w:p w14:paraId="6C8B4F35"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donytic_param_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1,2) = false;</w:t>
      </w:r>
    </w:p>
    <w:p w14:paraId="376A9D7D"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donytic_param_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1,3) = true;</w:t>
      </w:r>
    </w:p>
    <w:p w14:paraId="10289A5B" w14:textId="77777777" w:rsidR="00871172" w:rsidRPr="00871172" w:rsidRDefault="00871172" w:rsidP="00871172">
      <w:pPr>
        <w:widowControl/>
        <w:rPr>
          <w:rFonts w:ascii="Consolas" w:eastAsia="Times New Roman" w:hAnsi="Consolas"/>
          <w:kern w:val="0"/>
          <w:sz w:val="20"/>
          <w:szCs w:val="20"/>
          <w:lang w:eastAsia="en-US"/>
        </w:rPr>
      </w:pPr>
    </w:p>
    <w:p w14:paraId="00B655A7"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2,3) = </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(1,1);</w:t>
      </w:r>
    </w:p>
    <w:p w14:paraId="6E008ACF"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2,4) = </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(1,2);</w:t>
      </w:r>
    </w:p>
    <w:p w14:paraId="25DA084F" w14:textId="77777777" w:rsidR="00871172" w:rsidRPr="00871172" w:rsidRDefault="00871172" w:rsidP="00871172">
      <w:pPr>
        <w:widowControl/>
        <w:rPr>
          <w:rFonts w:ascii="Consolas" w:eastAsia="Times New Roman" w:hAnsi="Consolas"/>
          <w:kern w:val="0"/>
          <w:sz w:val="20"/>
          <w:szCs w:val="20"/>
          <w:lang w:eastAsia="en-US"/>
        </w:rPr>
      </w:pPr>
    </w:p>
    <w:p w14:paraId="387D8D4D"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3,3) = </w:t>
      </w:r>
      <w:proofErr w:type="spellStart"/>
      <w:r w:rsidRPr="00871172">
        <w:rPr>
          <w:rFonts w:ascii="Consolas" w:eastAsia="Times New Roman" w:hAnsi="Consolas"/>
          <w:kern w:val="0"/>
          <w:sz w:val="20"/>
          <w:szCs w:val="20"/>
          <w:lang w:eastAsia="en-US"/>
        </w:rPr>
        <w:t>Index_main</w:t>
      </w:r>
      <w:proofErr w:type="spellEnd"/>
      <w:r w:rsidRPr="00871172">
        <w:rPr>
          <w:rFonts w:ascii="Consolas" w:eastAsia="Times New Roman" w:hAnsi="Consolas"/>
          <w:kern w:val="0"/>
          <w:sz w:val="20"/>
          <w:szCs w:val="20"/>
          <w:lang w:eastAsia="en-US"/>
        </w:rPr>
        <w:t>(1);</w:t>
      </w:r>
    </w:p>
    <w:p w14:paraId="43A28B34"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3,4) = I(1);</w:t>
      </w:r>
    </w:p>
    <w:p w14:paraId="4DC327A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break</w:t>
      </w:r>
      <w:r w:rsidRPr="00871172">
        <w:rPr>
          <w:rFonts w:ascii="Consolas" w:eastAsia="Times New Roman" w:hAnsi="Consolas"/>
          <w:kern w:val="0"/>
          <w:sz w:val="20"/>
          <w:szCs w:val="20"/>
          <w:lang w:eastAsia="en-US"/>
        </w:rPr>
        <w:t>;</w:t>
      </w:r>
      <w:proofErr w:type="gramEnd"/>
    </w:p>
    <w:p w14:paraId="52D407E1"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2B3F2C04" w14:textId="77777777" w:rsidR="00871172" w:rsidRPr="00871172" w:rsidRDefault="00871172" w:rsidP="00871172">
      <w:pPr>
        <w:widowControl/>
        <w:rPr>
          <w:rFonts w:ascii="Consolas" w:eastAsia="Times New Roman" w:hAnsi="Consolas"/>
          <w:kern w:val="0"/>
          <w:sz w:val="20"/>
          <w:szCs w:val="20"/>
          <w:lang w:eastAsia="en-US"/>
        </w:rPr>
      </w:pPr>
    </w:p>
    <w:p w14:paraId="318850CC"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Grab's the closest point in entire Goal Tree by index to the new</w:t>
      </w:r>
    </w:p>
    <w:p w14:paraId="5590768D"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point</w:t>
      </w:r>
    </w:p>
    <w:p w14:paraId="2220F443"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Index</w:t>
      </w:r>
      <w:proofErr w:type="gramEnd"/>
      <w:r w:rsidRPr="00871172">
        <w:rPr>
          <w:rFonts w:ascii="Consolas" w:eastAsia="Times New Roman" w:hAnsi="Consolas"/>
          <w:kern w:val="0"/>
          <w:sz w:val="20"/>
          <w:szCs w:val="20"/>
          <w:lang w:eastAsia="en-US"/>
        </w:rPr>
        <w:t>_goal</w:t>
      </w:r>
      <w:proofErr w:type="spellEnd"/>
      <w:r w:rsidRPr="00871172">
        <w:rPr>
          <w:rFonts w:ascii="Consolas" w:eastAsia="Times New Roman" w:hAnsi="Consolas"/>
          <w:kern w:val="0"/>
          <w:sz w:val="20"/>
          <w:szCs w:val="20"/>
          <w:lang w:eastAsia="en-US"/>
        </w:rPr>
        <w:t>] = min(</w:t>
      </w:r>
      <w:proofErr w:type="spellStart"/>
      <w:r w:rsidRPr="00871172">
        <w:rPr>
          <w:rFonts w:ascii="Consolas" w:eastAsia="Times New Roman" w:hAnsi="Consolas"/>
          <w:kern w:val="0"/>
          <w:sz w:val="20"/>
          <w:szCs w:val="20"/>
          <w:lang w:eastAsia="en-US"/>
        </w:rPr>
        <w:t>in_distance</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RRTree_goal</w:t>
      </w:r>
      <w:proofErr w:type="spellEnd"/>
      <w:r w:rsidRPr="00871172">
        <w:rPr>
          <w:rFonts w:ascii="Consolas" w:eastAsia="Times New Roman" w:hAnsi="Consolas"/>
          <w:kern w:val="0"/>
          <w:sz w:val="20"/>
          <w:szCs w:val="20"/>
          <w:lang w:eastAsia="en-US"/>
        </w:rPr>
        <w:t>(:,1:2),</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),[],1);</w:t>
      </w:r>
    </w:p>
    <w:p w14:paraId="65477D89"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check  two</w:t>
      </w:r>
      <w:proofErr w:type="gramEnd"/>
      <w:r w:rsidRPr="00871172">
        <w:rPr>
          <w:rFonts w:ascii="Consolas" w:eastAsia="Times New Roman" w:hAnsi="Consolas"/>
          <w:color w:val="008013"/>
          <w:kern w:val="0"/>
          <w:sz w:val="20"/>
          <w:szCs w:val="20"/>
          <w:lang w:eastAsia="en-US"/>
        </w:rPr>
        <w:t xml:space="preserve"> tree  whether link in the map</w:t>
      </w:r>
    </w:p>
    <w:p w14:paraId="02A7F0C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first  judge</w:t>
      </w:r>
      <w:proofErr w:type="gramEnd"/>
      <w:r w:rsidRPr="00871172">
        <w:rPr>
          <w:rFonts w:ascii="Consolas" w:eastAsia="Times New Roman" w:hAnsi="Consolas"/>
          <w:color w:val="008013"/>
          <w:kern w:val="0"/>
          <w:sz w:val="20"/>
          <w:szCs w:val="20"/>
          <w:lang w:eastAsia="en-US"/>
        </w:rPr>
        <w:t xml:space="preserve"> is for the  ahead</w:t>
      </w:r>
    </w:p>
    <w:p w14:paraId="7FCBB283"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xml:space="preserve">%    </w:t>
      </w:r>
      <w:proofErr w:type="gramStart"/>
      <w:r w:rsidRPr="00871172">
        <w:rPr>
          <w:rFonts w:ascii="Consolas" w:eastAsia="Times New Roman" w:hAnsi="Consolas"/>
          <w:color w:val="008013"/>
          <w:kern w:val="0"/>
          <w:sz w:val="20"/>
          <w:szCs w:val="20"/>
          <w:lang w:eastAsia="en-US"/>
        </w:rPr>
        <w:t>the</w:t>
      </w:r>
      <w:proofErr w:type="gramEnd"/>
      <w:r w:rsidRPr="00871172">
        <w:rPr>
          <w:rFonts w:ascii="Consolas" w:eastAsia="Times New Roman" w:hAnsi="Consolas"/>
          <w:color w:val="008013"/>
          <w:kern w:val="0"/>
          <w:sz w:val="20"/>
          <w:szCs w:val="20"/>
          <w:lang w:eastAsia="en-US"/>
        </w:rPr>
        <w:t xml:space="preserve"> second judge is for the behind t</w:t>
      </w:r>
    </w:p>
    <w:p w14:paraId="448C57B5"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This is intended to connect to the two trees (Graft and Goal)</w:t>
      </w:r>
    </w:p>
    <w:p w14:paraId="570D9EEF"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 xml:space="preserve">if </w:t>
      </w:r>
      <w:proofErr w:type="gramStart"/>
      <w:r w:rsidRPr="00871172">
        <w:rPr>
          <w:rFonts w:ascii="Consolas" w:eastAsia="Times New Roman" w:hAnsi="Consolas"/>
          <w:kern w:val="0"/>
          <w:sz w:val="20"/>
          <w:szCs w:val="20"/>
          <w:lang w:eastAsia="en-US"/>
        </w:rPr>
        <w:t>distanceCost(</w:t>
      </w:r>
      <w:proofErr w:type="gramEnd"/>
      <w:r w:rsidRPr="00871172">
        <w:rPr>
          <w:rFonts w:ascii="Consolas" w:eastAsia="Times New Roman" w:hAnsi="Consolas"/>
          <w:kern w:val="0"/>
          <w:sz w:val="20"/>
          <w:szCs w:val="20"/>
          <w:lang w:eastAsia="en-US"/>
        </w:rPr>
        <w:t xml:space="preserve">RRTree_goal(Index_goal(1),1:2),newPoint)&lt;static_param_data(1,2) &amp;&amp; </w:t>
      </w:r>
      <w:proofErr w:type="spellStart"/>
      <w:r w:rsidRPr="00871172">
        <w:rPr>
          <w:rFonts w:ascii="Consolas" w:eastAsia="Times New Roman" w:hAnsi="Consolas"/>
          <w:kern w:val="0"/>
          <w:sz w:val="20"/>
          <w:szCs w:val="20"/>
          <w:lang w:eastAsia="en-US"/>
        </w:rPr>
        <w:t>ObstacleFree</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RRTree_goal</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Index_goal</w:t>
      </w:r>
      <w:proofErr w:type="spellEnd"/>
      <w:r w:rsidRPr="00871172">
        <w:rPr>
          <w:rFonts w:ascii="Consolas" w:eastAsia="Times New Roman" w:hAnsi="Consolas"/>
          <w:kern w:val="0"/>
          <w:sz w:val="20"/>
          <w:szCs w:val="20"/>
          <w:lang w:eastAsia="en-US"/>
        </w:rPr>
        <w:t>(1),1:2),</w:t>
      </w:r>
      <w:proofErr w:type="spellStart"/>
      <w:r w:rsidRPr="00871172">
        <w:rPr>
          <w:rFonts w:ascii="Consolas" w:eastAsia="Times New Roman" w:hAnsi="Consolas"/>
          <w:kern w:val="0"/>
          <w:sz w:val="20"/>
          <w:szCs w:val="20"/>
          <w:lang w:eastAsia="en-US"/>
        </w:rPr>
        <w:t>newPoint,map</w:t>
      </w:r>
      <w:proofErr w:type="spellEnd"/>
      <w:r w:rsidRPr="00871172">
        <w:rPr>
          <w:rFonts w:ascii="Consolas" w:eastAsia="Times New Roman" w:hAnsi="Consolas"/>
          <w:kern w:val="0"/>
          <w:sz w:val="20"/>
          <w:szCs w:val="20"/>
          <w:lang w:eastAsia="en-US"/>
        </w:rPr>
        <w:t>, obstacles)</w:t>
      </w:r>
    </w:p>
    <w:p w14:paraId="40970B0B"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donytic_param_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1,1) = false;</w:t>
      </w:r>
    </w:p>
    <w:p w14:paraId="7D8F852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donytic_param_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1,4) = true;</w:t>
      </w:r>
    </w:p>
    <w:p w14:paraId="05F31E8E" w14:textId="77777777" w:rsidR="00871172" w:rsidRPr="00871172" w:rsidRDefault="00871172" w:rsidP="00871172">
      <w:pPr>
        <w:widowControl/>
        <w:rPr>
          <w:rFonts w:ascii="Consolas" w:eastAsia="Times New Roman" w:hAnsi="Consolas"/>
          <w:kern w:val="0"/>
          <w:sz w:val="20"/>
          <w:szCs w:val="20"/>
          <w:lang w:eastAsia="en-US"/>
        </w:rPr>
      </w:pPr>
    </w:p>
    <w:p w14:paraId="5AE7DFDD"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5,3) = </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(1,1);</w:t>
      </w:r>
    </w:p>
    <w:p w14:paraId="0C83F68F"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5,4) = </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(1,2);</w:t>
      </w:r>
    </w:p>
    <w:p w14:paraId="3D967430" w14:textId="77777777" w:rsidR="00871172" w:rsidRPr="00871172" w:rsidRDefault="00871172" w:rsidP="00871172">
      <w:pPr>
        <w:widowControl/>
        <w:rPr>
          <w:rFonts w:ascii="Consolas" w:eastAsia="Times New Roman" w:hAnsi="Consolas"/>
          <w:kern w:val="0"/>
          <w:sz w:val="20"/>
          <w:szCs w:val="20"/>
          <w:lang w:eastAsia="en-US"/>
        </w:rPr>
      </w:pPr>
    </w:p>
    <w:p w14:paraId="4FF41DAB"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 xml:space="preserve">4,3) = </w:t>
      </w:r>
      <w:proofErr w:type="spellStart"/>
      <w:r w:rsidRPr="00871172">
        <w:rPr>
          <w:rFonts w:ascii="Consolas" w:eastAsia="Times New Roman" w:hAnsi="Consolas"/>
          <w:kern w:val="0"/>
          <w:sz w:val="20"/>
          <w:szCs w:val="20"/>
          <w:lang w:eastAsia="en-US"/>
        </w:rPr>
        <w:t>Index_goal</w:t>
      </w:r>
      <w:proofErr w:type="spellEnd"/>
      <w:r w:rsidRPr="00871172">
        <w:rPr>
          <w:rFonts w:ascii="Consolas" w:eastAsia="Times New Roman" w:hAnsi="Consolas"/>
          <w:kern w:val="0"/>
          <w:sz w:val="20"/>
          <w:szCs w:val="20"/>
          <w:lang w:eastAsia="en-US"/>
        </w:rPr>
        <w:t>(1);</w:t>
      </w:r>
    </w:p>
    <w:p w14:paraId="632306DB"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static_param_</w:t>
      </w:r>
      <w:proofErr w:type="gramStart"/>
      <w:r w:rsidRPr="00871172">
        <w:rPr>
          <w:rFonts w:ascii="Consolas" w:eastAsia="Times New Roman" w:hAnsi="Consolas"/>
          <w:kern w:val="0"/>
          <w:sz w:val="20"/>
          <w:szCs w:val="20"/>
          <w:lang w:eastAsia="en-US"/>
        </w:rPr>
        <w:t>data</w:t>
      </w:r>
      <w:proofErr w:type="spellEnd"/>
      <w:r w:rsidRPr="00871172">
        <w:rPr>
          <w:rFonts w:ascii="Consolas" w:eastAsia="Times New Roman" w:hAnsi="Consolas"/>
          <w:kern w:val="0"/>
          <w:sz w:val="20"/>
          <w:szCs w:val="20"/>
          <w:lang w:eastAsia="en-US"/>
        </w:rPr>
        <w:t>(</w:t>
      </w:r>
      <w:proofErr w:type="gramEnd"/>
      <w:r w:rsidRPr="00871172">
        <w:rPr>
          <w:rFonts w:ascii="Consolas" w:eastAsia="Times New Roman" w:hAnsi="Consolas"/>
          <w:kern w:val="0"/>
          <w:sz w:val="20"/>
          <w:szCs w:val="20"/>
          <w:lang w:eastAsia="en-US"/>
        </w:rPr>
        <w:t>4,4) = I(1);</w:t>
      </w:r>
    </w:p>
    <w:p w14:paraId="51CAE25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break</w:t>
      </w:r>
      <w:r w:rsidRPr="00871172">
        <w:rPr>
          <w:rFonts w:ascii="Consolas" w:eastAsia="Times New Roman" w:hAnsi="Consolas"/>
          <w:kern w:val="0"/>
          <w:sz w:val="20"/>
          <w:szCs w:val="20"/>
          <w:lang w:eastAsia="en-US"/>
        </w:rPr>
        <w:t>;</w:t>
      </w:r>
      <w:proofErr w:type="gramEnd"/>
    </w:p>
    <w:p w14:paraId="6F590056"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446EC4F3" w14:textId="77777777" w:rsidR="00871172" w:rsidRPr="00871172" w:rsidRDefault="00871172" w:rsidP="00871172">
      <w:pPr>
        <w:widowControl/>
        <w:rPr>
          <w:rFonts w:ascii="Consolas" w:eastAsia="Times New Roman" w:hAnsi="Consolas"/>
          <w:kern w:val="0"/>
          <w:sz w:val="20"/>
          <w:szCs w:val="20"/>
          <w:lang w:eastAsia="en-US"/>
        </w:rPr>
      </w:pPr>
    </w:p>
    <w:p w14:paraId="688672B8"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Index</w:t>
      </w:r>
      <w:proofErr w:type="gramEnd"/>
      <w:r w:rsidRPr="00871172">
        <w:rPr>
          <w:rFonts w:ascii="Consolas" w:eastAsia="Times New Roman" w:hAnsi="Consolas"/>
          <w:kern w:val="0"/>
          <w:sz w:val="20"/>
          <w:szCs w:val="20"/>
          <w:lang w:eastAsia="en-US"/>
        </w:rPr>
        <w:t>_graft</w:t>
      </w:r>
      <w:proofErr w:type="spellEnd"/>
      <w:r w:rsidRPr="00871172">
        <w:rPr>
          <w:rFonts w:ascii="Consolas" w:eastAsia="Times New Roman" w:hAnsi="Consolas"/>
          <w:kern w:val="0"/>
          <w:sz w:val="20"/>
          <w:szCs w:val="20"/>
          <w:lang w:eastAsia="en-US"/>
        </w:rPr>
        <w:t>] =  min(</w:t>
      </w:r>
      <w:proofErr w:type="spellStart"/>
      <w:r w:rsidRPr="00871172">
        <w:rPr>
          <w:rFonts w:ascii="Consolas" w:eastAsia="Times New Roman" w:hAnsi="Consolas"/>
          <w:kern w:val="0"/>
          <w:sz w:val="20"/>
          <w:szCs w:val="20"/>
          <w:lang w:eastAsia="en-US"/>
        </w:rPr>
        <w:t>in_distance</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GraftTree</w:t>
      </w:r>
      <w:proofErr w:type="spellEnd"/>
      <w:r w:rsidRPr="00871172">
        <w:rPr>
          <w:rFonts w:ascii="Consolas" w:eastAsia="Times New Roman" w:hAnsi="Consolas"/>
          <w:kern w:val="0"/>
          <w:sz w:val="20"/>
          <w:szCs w:val="20"/>
          <w:lang w:eastAsia="en-US"/>
        </w:rPr>
        <w:t>(:,1:2),</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 1);</w:t>
      </w:r>
    </w:p>
    <w:p w14:paraId="08EBF1E3" w14:textId="77777777" w:rsidR="00871172" w:rsidRPr="00871172" w:rsidRDefault="00871172" w:rsidP="00871172">
      <w:pPr>
        <w:widowControl/>
        <w:rPr>
          <w:rFonts w:ascii="Consolas" w:eastAsia="Times New Roman" w:hAnsi="Consolas"/>
          <w:kern w:val="0"/>
          <w:sz w:val="20"/>
          <w:szCs w:val="20"/>
          <w:lang w:eastAsia="en-US"/>
        </w:rPr>
      </w:pPr>
    </w:p>
    <w:p w14:paraId="5EAB3A4D"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08013"/>
          <w:kern w:val="0"/>
          <w:sz w:val="20"/>
          <w:szCs w:val="20"/>
          <w:lang w:eastAsia="en-US"/>
        </w:rPr>
        <w:t>% We continue the loop if we are not within the distance threshold</w:t>
      </w:r>
    </w:p>
    <w:p w14:paraId="69E87596"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if</w:t>
      </w: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in</w:t>
      </w:r>
      <w:proofErr w:type="gramEnd"/>
      <w:r w:rsidRPr="00871172">
        <w:rPr>
          <w:rFonts w:ascii="Consolas" w:eastAsia="Times New Roman" w:hAnsi="Consolas"/>
          <w:kern w:val="0"/>
          <w:sz w:val="20"/>
          <w:szCs w:val="20"/>
          <w:lang w:eastAsia="en-US"/>
        </w:rPr>
        <w:t>_distance</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GraftTree</w:t>
      </w:r>
      <w:proofErr w:type="spellEnd"/>
      <w:r w:rsidRPr="00871172">
        <w:rPr>
          <w:rFonts w:ascii="Consolas" w:eastAsia="Times New Roman" w:hAnsi="Consolas"/>
          <w:kern w:val="0"/>
          <w:sz w:val="20"/>
          <w:szCs w:val="20"/>
          <w:lang w:eastAsia="en-US"/>
        </w:rPr>
        <w:t>(</w:t>
      </w:r>
      <w:proofErr w:type="spellStart"/>
      <w:r w:rsidRPr="00871172">
        <w:rPr>
          <w:rFonts w:ascii="Consolas" w:eastAsia="Times New Roman" w:hAnsi="Consolas"/>
          <w:kern w:val="0"/>
          <w:sz w:val="20"/>
          <w:szCs w:val="20"/>
          <w:lang w:eastAsia="en-US"/>
        </w:rPr>
        <w:t>Index_graft</w:t>
      </w:r>
      <w:proofErr w:type="spellEnd"/>
      <w:r w:rsidRPr="00871172">
        <w:rPr>
          <w:rFonts w:ascii="Consolas" w:eastAsia="Times New Roman" w:hAnsi="Consolas"/>
          <w:kern w:val="0"/>
          <w:sz w:val="20"/>
          <w:szCs w:val="20"/>
          <w:lang w:eastAsia="en-US"/>
        </w:rPr>
        <w:t xml:space="preserve">(1),1:2)) &lt; </w:t>
      </w:r>
      <w:proofErr w:type="spellStart"/>
      <w:r w:rsidRPr="00871172">
        <w:rPr>
          <w:rFonts w:ascii="Consolas" w:eastAsia="Times New Roman" w:hAnsi="Consolas"/>
          <w:kern w:val="0"/>
          <w:sz w:val="20"/>
          <w:szCs w:val="20"/>
          <w:lang w:eastAsia="en-US"/>
        </w:rPr>
        <w:t>static_param_data</w:t>
      </w:r>
      <w:proofErr w:type="spellEnd"/>
      <w:r w:rsidRPr="00871172">
        <w:rPr>
          <w:rFonts w:ascii="Consolas" w:eastAsia="Times New Roman" w:hAnsi="Consolas"/>
          <w:kern w:val="0"/>
          <w:sz w:val="20"/>
          <w:szCs w:val="20"/>
          <w:lang w:eastAsia="en-US"/>
        </w:rPr>
        <w:t>(1,2)</w:t>
      </w:r>
    </w:p>
    <w:p w14:paraId="15F3DEA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faildcount</w:t>
      </w:r>
      <w:proofErr w:type="spellEnd"/>
      <w:r w:rsidRPr="00871172">
        <w:rPr>
          <w:rFonts w:ascii="Consolas" w:eastAsia="Times New Roman" w:hAnsi="Consolas"/>
          <w:kern w:val="0"/>
          <w:sz w:val="20"/>
          <w:szCs w:val="20"/>
          <w:lang w:eastAsia="en-US"/>
        </w:rPr>
        <w:t xml:space="preserve"> = faildcount+</w:t>
      </w:r>
      <w:proofErr w:type="gramStart"/>
      <w:r w:rsidRPr="00871172">
        <w:rPr>
          <w:rFonts w:ascii="Consolas" w:eastAsia="Times New Roman" w:hAnsi="Consolas"/>
          <w:kern w:val="0"/>
          <w:sz w:val="20"/>
          <w:szCs w:val="20"/>
          <w:lang w:eastAsia="en-US"/>
        </w:rPr>
        <w:t>1;</w:t>
      </w:r>
      <w:proofErr w:type="gramEnd"/>
    </w:p>
    <w:p w14:paraId="47B05F84"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continue</w:t>
      </w:r>
      <w:r w:rsidRPr="00871172">
        <w:rPr>
          <w:rFonts w:ascii="Consolas" w:eastAsia="Times New Roman" w:hAnsi="Consolas"/>
          <w:kern w:val="0"/>
          <w:sz w:val="20"/>
          <w:szCs w:val="20"/>
          <w:lang w:eastAsia="en-US"/>
        </w:rPr>
        <w:t>;</w:t>
      </w:r>
      <w:proofErr w:type="gramEnd"/>
    </w:p>
    <w:p w14:paraId="544D180E"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r w:rsidRPr="00871172">
        <w:rPr>
          <w:rFonts w:ascii="Consolas" w:eastAsia="Times New Roman" w:hAnsi="Consolas"/>
          <w:color w:val="0E00FF"/>
          <w:kern w:val="0"/>
          <w:sz w:val="20"/>
          <w:szCs w:val="20"/>
          <w:lang w:eastAsia="en-US"/>
        </w:rPr>
        <w:t>end</w:t>
      </w:r>
    </w:p>
    <w:p w14:paraId="2CA0A768" w14:textId="77777777" w:rsidR="00871172" w:rsidRPr="00871172" w:rsidRDefault="00871172" w:rsidP="00871172">
      <w:pPr>
        <w:widowControl/>
        <w:rPr>
          <w:rFonts w:ascii="Consolas" w:eastAsia="Times New Roman" w:hAnsi="Consolas"/>
          <w:kern w:val="0"/>
          <w:sz w:val="20"/>
          <w:szCs w:val="20"/>
          <w:lang w:eastAsia="en-US"/>
        </w:rPr>
      </w:pPr>
    </w:p>
    <w:p w14:paraId="2A42FDD9"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spellStart"/>
      <w:r w:rsidRPr="00871172">
        <w:rPr>
          <w:rFonts w:ascii="Consolas" w:eastAsia="Times New Roman" w:hAnsi="Consolas"/>
          <w:kern w:val="0"/>
          <w:sz w:val="20"/>
          <w:szCs w:val="20"/>
          <w:lang w:eastAsia="en-US"/>
        </w:rPr>
        <w:t>GraftTree</w:t>
      </w:r>
      <w:proofErr w:type="spellEnd"/>
      <w:r w:rsidRPr="00871172">
        <w:rPr>
          <w:rFonts w:ascii="Consolas" w:eastAsia="Times New Roman" w:hAnsi="Consolas"/>
          <w:kern w:val="0"/>
          <w:sz w:val="20"/>
          <w:szCs w:val="20"/>
          <w:lang w:eastAsia="en-US"/>
        </w:rPr>
        <w:t xml:space="preserve"> = [</w:t>
      </w:r>
      <w:proofErr w:type="spellStart"/>
      <w:r w:rsidRPr="00871172">
        <w:rPr>
          <w:rFonts w:ascii="Consolas" w:eastAsia="Times New Roman" w:hAnsi="Consolas"/>
          <w:kern w:val="0"/>
          <w:sz w:val="20"/>
          <w:szCs w:val="20"/>
          <w:lang w:eastAsia="en-US"/>
        </w:rPr>
        <w:t>GraftTree</w:t>
      </w:r>
      <w:proofErr w:type="spellEnd"/>
      <w:r w:rsidRPr="00871172">
        <w:rPr>
          <w:rFonts w:ascii="Consolas" w:eastAsia="Times New Roman" w:hAnsi="Consolas"/>
          <w:kern w:val="0"/>
          <w:sz w:val="20"/>
          <w:szCs w:val="20"/>
          <w:lang w:eastAsia="en-US"/>
        </w:rPr>
        <w:t xml:space="preserve">; </w:t>
      </w:r>
      <w:proofErr w:type="spellStart"/>
      <w:proofErr w:type="gramStart"/>
      <w:r w:rsidRPr="00871172">
        <w:rPr>
          <w:rFonts w:ascii="Consolas" w:eastAsia="Times New Roman" w:hAnsi="Consolas"/>
          <w:kern w:val="0"/>
          <w:sz w:val="20"/>
          <w:szCs w:val="20"/>
          <w:lang w:eastAsia="en-US"/>
        </w:rPr>
        <w:t>newPoint</w:t>
      </w:r>
      <w:proofErr w:type="spellEnd"/>
      <w:r w:rsidRPr="00871172">
        <w:rPr>
          <w:rFonts w:ascii="Consolas" w:eastAsia="Times New Roman" w:hAnsi="Consolas"/>
          <w:kern w:val="0"/>
          <w:sz w:val="20"/>
          <w:szCs w:val="20"/>
          <w:lang w:eastAsia="en-US"/>
        </w:rPr>
        <w:t xml:space="preserve">  I</w:t>
      </w:r>
      <w:proofErr w:type="gramEnd"/>
      <w:r w:rsidRPr="00871172">
        <w:rPr>
          <w:rFonts w:ascii="Consolas" w:eastAsia="Times New Roman" w:hAnsi="Consolas"/>
          <w:kern w:val="0"/>
          <w:sz w:val="20"/>
          <w:szCs w:val="20"/>
          <w:lang w:eastAsia="en-US"/>
        </w:rPr>
        <w:t>(1)];</w:t>
      </w:r>
    </w:p>
    <w:p w14:paraId="67114918"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kern w:val="0"/>
          <w:sz w:val="20"/>
          <w:szCs w:val="20"/>
          <w:lang w:eastAsia="en-US"/>
        </w:rPr>
        <w:t xml:space="preserve">    </w:t>
      </w:r>
      <w:proofErr w:type="gramStart"/>
      <w:r w:rsidRPr="00871172">
        <w:rPr>
          <w:rFonts w:ascii="Consolas" w:eastAsia="Times New Roman" w:hAnsi="Consolas"/>
          <w:color w:val="0E00FF"/>
          <w:kern w:val="0"/>
          <w:sz w:val="20"/>
          <w:szCs w:val="20"/>
          <w:lang w:eastAsia="en-US"/>
        </w:rPr>
        <w:t>break</w:t>
      </w:r>
      <w:r w:rsidRPr="00871172">
        <w:rPr>
          <w:rFonts w:ascii="Consolas" w:eastAsia="Times New Roman" w:hAnsi="Consolas"/>
          <w:kern w:val="0"/>
          <w:sz w:val="20"/>
          <w:szCs w:val="20"/>
          <w:lang w:eastAsia="en-US"/>
        </w:rPr>
        <w:t>;</w:t>
      </w:r>
      <w:proofErr w:type="gramEnd"/>
    </w:p>
    <w:p w14:paraId="1D2E00B4"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E00FF"/>
          <w:kern w:val="0"/>
          <w:sz w:val="20"/>
          <w:szCs w:val="20"/>
          <w:lang w:eastAsia="en-US"/>
        </w:rPr>
        <w:t>end</w:t>
      </w:r>
    </w:p>
    <w:p w14:paraId="08DDAAD9" w14:textId="77777777" w:rsidR="00871172" w:rsidRPr="00871172" w:rsidRDefault="00871172" w:rsidP="00871172">
      <w:pPr>
        <w:widowControl/>
        <w:rPr>
          <w:rFonts w:ascii="Consolas" w:eastAsia="Times New Roman" w:hAnsi="Consolas"/>
          <w:kern w:val="0"/>
          <w:sz w:val="20"/>
          <w:szCs w:val="20"/>
          <w:lang w:eastAsia="en-US"/>
        </w:rPr>
      </w:pPr>
    </w:p>
    <w:p w14:paraId="3AEFF5D0" w14:textId="77777777" w:rsidR="00871172" w:rsidRPr="00871172" w:rsidRDefault="00871172" w:rsidP="00871172">
      <w:pPr>
        <w:widowControl/>
        <w:rPr>
          <w:rFonts w:ascii="Consolas" w:eastAsia="Times New Roman" w:hAnsi="Consolas"/>
          <w:kern w:val="0"/>
          <w:sz w:val="20"/>
          <w:szCs w:val="20"/>
          <w:lang w:eastAsia="en-US"/>
        </w:rPr>
      </w:pPr>
      <w:r w:rsidRPr="00871172">
        <w:rPr>
          <w:rFonts w:ascii="Consolas" w:eastAsia="Times New Roman" w:hAnsi="Consolas"/>
          <w:color w:val="0E00FF"/>
          <w:kern w:val="0"/>
          <w:sz w:val="20"/>
          <w:szCs w:val="20"/>
          <w:lang w:eastAsia="en-US"/>
        </w:rPr>
        <w:t>end</w:t>
      </w:r>
    </w:p>
    <w:p w14:paraId="28776A8D" w14:textId="47247A17" w:rsidR="00C30740" w:rsidRDefault="00C30740">
      <w:pPr>
        <w:widowControl/>
        <w:rPr>
          <w:lang w:eastAsia="en-US"/>
        </w:rPr>
      </w:pPr>
      <w:r>
        <w:rPr>
          <w:lang w:eastAsia="en-US"/>
        </w:rPr>
        <w:br w:type="page"/>
      </w:r>
    </w:p>
    <w:p w14:paraId="5D6CA1F0" w14:textId="668E5562" w:rsidR="00871172" w:rsidRDefault="00C30740" w:rsidP="00C30740">
      <w:pPr>
        <w:pStyle w:val="Heading3"/>
      </w:pPr>
      <w:bookmarkStart w:id="46" w:name="_Toc134584537"/>
      <w:r>
        <w:lastRenderedPageBreak/>
        <w:t>Helpers/</w:t>
      </w:r>
      <w:proofErr w:type="spellStart"/>
      <w:r>
        <w:t>in_distance.m</w:t>
      </w:r>
      <w:bookmarkEnd w:id="46"/>
      <w:proofErr w:type="spellEnd"/>
    </w:p>
    <w:p w14:paraId="08159254"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color w:val="0E00FF"/>
          <w:kern w:val="0"/>
          <w:sz w:val="20"/>
          <w:szCs w:val="20"/>
          <w:lang w:eastAsia="en-US"/>
        </w:rPr>
        <w:t>function</w:t>
      </w:r>
      <w:r w:rsidRPr="00C30740">
        <w:rPr>
          <w:rFonts w:ascii="Consolas" w:eastAsia="Times New Roman" w:hAnsi="Consolas"/>
          <w:kern w:val="0"/>
          <w:sz w:val="20"/>
          <w:szCs w:val="20"/>
          <w:lang w:eastAsia="en-US"/>
        </w:rPr>
        <w:t xml:space="preserve">   d = </w:t>
      </w:r>
      <w:proofErr w:type="spellStart"/>
      <w:r w:rsidRPr="00C30740">
        <w:rPr>
          <w:rFonts w:ascii="Consolas" w:eastAsia="Times New Roman" w:hAnsi="Consolas"/>
          <w:kern w:val="0"/>
          <w:sz w:val="20"/>
          <w:szCs w:val="20"/>
          <w:lang w:eastAsia="en-US"/>
        </w:rPr>
        <w:t>in_distance</w:t>
      </w:r>
      <w:proofErr w:type="spellEnd"/>
      <w:r w:rsidRPr="00C30740">
        <w:rPr>
          <w:rFonts w:ascii="Consolas" w:eastAsia="Times New Roman" w:hAnsi="Consolas"/>
          <w:kern w:val="0"/>
          <w:sz w:val="20"/>
          <w:szCs w:val="20"/>
          <w:lang w:eastAsia="en-US"/>
        </w:rPr>
        <w:t>(</w:t>
      </w:r>
      <w:proofErr w:type="spellStart"/>
      <w:proofErr w:type="gramStart"/>
      <w:r w:rsidRPr="00C30740">
        <w:rPr>
          <w:rFonts w:ascii="Consolas" w:eastAsia="Times New Roman" w:hAnsi="Consolas"/>
          <w:kern w:val="0"/>
          <w:sz w:val="20"/>
          <w:szCs w:val="20"/>
          <w:lang w:eastAsia="en-US"/>
        </w:rPr>
        <w:t>a,b</w:t>
      </w:r>
      <w:proofErr w:type="spellEnd"/>
      <w:proofErr w:type="gramEnd"/>
      <w:r w:rsidRPr="00C30740">
        <w:rPr>
          <w:rFonts w:ascii="Consolas" w:eastAsia="Times New Roman" w:hAnsi="Consolas"/>
          <w:kern w:val="0"/>
          <w:sz w:val="20"/>
          <w:szCs w:val="20"/>
          <w:lang w:eastAsia="en-US"/>
        </w:rPr>
        <w:t>)</w:t>
      </w:r>
    </w:p>
    <w:p w14:paraId="3E9B56EA"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xml:space="preserve">% </w:t>
      </w:r>
      <w:proofErr w:type="spellStart"/>
      <w:r w:rsidRPr="00C30740">
        <w:rPr>
          <w:rFonts w:ascii="Consolas" w:eastAsia="Times New Roman" w:hAnsi="Consolas"/>
          <w:color w:val="008013"/>
          <w:kern w:val="0"/>
          <w:sz w:val="20"/>
          <w:szCs w:val="20"/>
          <w:lang w:eastAsia="en-US"/>
        </w:rPr>
        <w:t>Eucledian</w:t>
      </w:r>
      <w:proofErr w:type="spellEnd"/>
      <w:r w:rsidRPr="00C30740">
        <w:rPr>
          <w:rFonts w:ascii="Consolas" w:eastAsia="Times New Roman" w:hAnsi="Consolas"/>
          <w:color w:val="008013"/>
          <w:kern w:val="0"/>
          <w:sz w:val="20"/>
          <w:szCs w:val="20"/>
          <w:lang w:eastAsia="en-US"/>
        </w:rPr>
        <w:t xml:space="preserve"> Distance</w:t>
      </w:r>
    </w:p>
    <w:p w14:paraId="686223E6"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d = </w:t>
      </w:r>
      <w:proofErr w:type="gramStart"/>
      <w:r w:rsidRPr="00C30740">
        <w:rPr>
          <w:rFonts w:ascii="Consolas" w:eastAsia="Times New Roman" w:hAnsi="Consolas"/>
          <w:kern w:val="0"/>
          <w:sz w:val="20"/>
          <w:szCs w:val="20"/>
          <w:lang w:eastAsia="en-US"/>
        </w:rPr>
        <w:t>sqrt( (</w:t>
      </w:r>
      <w:proofErr w:type="gramEnd"/>
      <w:r w:rsidRPr="00C30740">
        <w:rPr>
          <w:rFonts w:ascii="Consolas" w:eastAsia="Times New Roman" w:hAnsi="Consolas"/>
          <w:kern w:val="0"/>
          <w:sz w:val="20"/>
          <w:szCs w:val="20"/>
          <w:lang w:eastAsia="en-US"/>
        </w:rPr>
        <w:t xml:space="preserve"> a(:,1) - b (:,1) ) .^ 2  + ( a(:,2) - b(:,2) ) .^ 2 );</w:t>
      </w:r>
    </w:p>
    <w:p w14:paraId="1808270B"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color w:val="0E00FF"/>
          <w:kern w:val="0"/>
          <w:sz w:val="20"/>
          <w:szCs w:val="20"/>
          <w:lang w:eastAsia="en-US"/>
        </w:rPr>
        <w:t>end</w:t>
      </w:r>
    </w:p>
    <w:p w14:paraId="485BE213" w14:textId="4CCAB087" w:rsidR="00C30740" w:rsidRDefault="00C30740">
      <w:pPr>
        <w:widowControl/>
        <w:rPr>
          <w:lang w:eastAsia="en-US"/>
        </w:rPr>
      </w:pPr>
      <w:r>
        <w:rPr>
          <w:lang w:eastAsia="en-US"/>
        </w:rPr>
        <w:br w:type="page"/>
      </w:r>
    </w:p>
    <w:p w14:paraId="16E30376" w14:textId="7EE98C0D" w:rsidR="00C30740" w:rsidRDefault="00C30740" w:rsidP="00C30740">
      <w:pPr>
        <w:pStyle w:val="Heading3"/>
      </w:pPr>
      <w:bookmarkStart w:id="47" w:name="_Toc134584538"/>
      <w:r>
        <w:lastRenderedPageBreak/>
        <w:t>Helpers/</w:t>
      </w:r>
      <w:proofErr w:type="spellStart"/>
      <w:r>
        <w:t>line_check.m</w:t>
      </w:r>
      <w:bookmarkEnd w:id="47"/>
      <w:proofErr w:type="spellEnd"/>
    </w:p>
    <w:p w14:paraId="68EA0192"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color w:val="008013"/>
          <w:kern w:val="0"/>
          <w:sz w:val="20"/>
          <w:szCs w:val="20"/>
          <w:lang w:eastAsia="en-US"/>
        </w:rPr>
        <w:t xml:space="preserve">% </w:t>
      </w:r>
      <w:proofErr w:type="spellStart"/>
      <w:proofErr w:type="gramStart"/>
      <w:r w:rsidRPr="00C30740">
        <w:rPr>
          <w:rFonts w:ascii="Consolas" w:eastAsia="Times New Roman" w:hAnsi="Consolas"/>
          <w:color w:val="008013"/>
          <w:kern w:val="0"/>
          <w:sz w:val="20"/>
          <w:szCs w:val="20"/>
          <w:lang w:eastAsia="en-US"/>
        </w:rPr>
        <w:t>input:first</w:t>
      </w:r>
      <w:proofErr w:type="spellEnd"/>
      <w:proofErr w:type="gramEnd"/>
      <w:r w:rsidRPr="00C30740">
        <w:rPr>
          <w:rFonts w:ascii="Consolas" w:eastAsia="Times New Roman" w:hAnsi="Consolas"/>
          <w:color w:val="008013"/>
          <w:kern w:val="0"/>
          <w:sz w:val="20"/>
          <w:szCs w:val="20"/>
          <w:lang w:eastAsia="en-US"/>
        </w:rPr>
        <w:t xml:space="preserve"> point  center point  and the last point , map , scan size;</w:t>
      </w:r>
    </w:p>
    <w:p w14:paraId="744B1C5F"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color w:val="008013"/>
          <w:kern w:val="0"/>
          <w:sz w:val="20"/>
          <w:szCs w:val="20"/>
          <w:lang w:eastAsia="en-US"/>
        </w:rPr>
        <w:t xml:space="preserve">% output: new point 1 </w:t>
      </w:r>
      <w:proofErr w:type="gramStart"/>
      <w:r w:rsidRPr="00C30740">
        <w:rPr>
          <w:rFonts w:ascii="Consolas" w:eastAsia="Times New Roman" w:hAnsi="Consolas"/>
          <w:color w:val="008013"/>
          <w:kern w:val="0"/>
          <w:sz w:val="20"/>
          <w:szCs w:val="20"/>
          <w:lang w:eastAsia="en-US"/>
        </w:rPr>
        <w:t>2;</w:t>
      </w:r>
      <w:proofErr w:type="gramEnd"/>
    </w:p>
    <w:p w14:paraId="008C5CA8" w14:textId="77777777" w:rsidR="00C30740" w:rsidRPr="00C30740" w:rsidRDefault="00C30740" w:rsidP="00C30740">
      <w:pPr>
        <w:widowControl/>
        <w:rPr>
          <w:rFonts w:ascii="Consolas" w:eastAsia="Times New Roman" w:hAnsi="Consolas"/>
          <w:kern w:val="0"/>
          <w:sz w:val="20"/>
          <w:szCs w:val="20"/>
          <w:lang w:eastAsia="en-US"/>
        </w:rPr>
      </w:pPr>
    </w:p>
    <w:p w14:paraId="23CB3B20"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color w:val="0E00FF"/>
          <w:kern w:val="0"/>
          <w:sz w:val="20"/>
          <w:szCs w:val="20"/>
          <w:lang w:eastAsia="en-US"/>
        </w:rPr>
        <w:t xml:space="preserve">function </w:t>
      </w:r>
      <w:r w:rsidRPr="00C30740">
        <w:rPr>
          <w:rFonts w:ascii="Consolas" w:eastAsia="Times New Roman" w:hAnsi="Consolas"/>
          <w:kern w:val="0"/>
          <w:sz w:val="20"/>
          <w:szCs w:val="20"/>
          <w:lang w:eastAsia="en-US"/>
        </w:rPr>
        <w:t>[new_point</w:t>
      </w:r>
      <w:proofErr w:type="gramStart"/>
      <w:r w:rsidRPr="00C30740">
        <w:rPr>
          <w:rFonts w:ascii="Consolas" w:eastAsia="Times New Roman" w:hAnsi="Consolas"/>
          <w:kern w:val="0"/>
          <w:sz w:val="20"/>
          <w:szCs w:val="20"/>
          <w:lang w:eastAsia="en-US"/>
        </w:rPr>
        <w:t>1,new</w:t>
      </w:r>
      <w:proofErr w:type="gramEnd"/>
      <w:r w:rsidRPr="00C30740">
        <w:rPr>
          <w:rFonts w:ascii="Consolas" w:eastAsia="Times New Roman" w:hAnsi="Consolas"/>
          <w:kern w:val="0"/>
          <w:sz w:val="20"/>
          <w:szCs w:val="20"/>
          <w:lang w:eastAsia="en-US"/>
        </w:rPr>
        <w:t>_point2]=line_check(front_point,center_point,back_point,map,step_size,obstacles)</w:t>
      </w:r>
    </w:p>
    <w:p w14:paraId="46A806E7"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front_step</w:t>
      </w:r>
      <w:proofErr w:type="spellEnd"/>
      <w:r w:rsidRPr="00C30740">
        <w:rPr>
          <w:rFonts w:ascii="Consolas" w:eastAsia="Times New Roman" w:hAnsi="Consolas"/>
          <w:kern w:val="0"/>
          <w:sz w:val="20"/>
          <w:szCs w:val="20"/>
          <w:lang w:eastAsia="en-US"/>
        </w:rPr>
        <w:t xml:space="preserve"> = </w:t>
      </w:r>
      <w:proofErr w:type="gramStart"/>
      <w:r w:rsidRPr="00C30740">
        <w:rPr>
          <w:rFonts w:ascii="Consolas" w:eastAsia="Times New Roman" w:hAnsi="Consolas"/>
          <w:kern w:val="0"/>
          <w:sz w:val="20"/>
          <w:szCs w:val="20"/>
          <w:lang w:eastAsia="en-US"/>
        </w:rPr>
        <w:t>0;</w:t>
      </w:r>
      <w:proofErr w:type="gramEnd"/>
    </w:p>
    <w:p w14:paraId="371DADD0"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back_step</w:t>
      </w:r>
      <w:proofErr w:type="spellEnd"/>
      <w:r w:rsidRPr="00C30740">
        <w:rPr>
          <w:rFonts w:ascii="Consolas" w:eastAsia="Times New Roman" w:hAnsi="Consolas"/>
          <w:kern w:val="0"/>
          <w:sz w:val="20"/>
          <w:szCs w:val="20"/>
          <w:lang w:eastAsia="en-US"/>
        </w:rPr>
        <w:t xml:space="preserve"> =</w:t>
      </w:r>
      <w:proofErr w:type="gramStart"/>
      <w:r w:rsidRPr="00C30740">
        <w:rPr>
          <w:rFonts w:ascii="Consolas" w:eastAsia="Times New Roman" w:hAnsi="Consolas"/>
          <w:kern w:val="0"/>
          <w:sz w:val="20"/>
          <w:szCs w:val="20"/>
          <w:lang w:eastAsia="en-US"/>
        </w:rPr>
        <w:t>0;</w:t>
      </w:r>
      <w:proofErr w:type="gramEnd"/>
    </w:p>
    <w:p w14:paraId="08A1D749"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step_size_count</w:t>
      </w:r>
      <w:proofErr w:type="spellEnd"/>
      <w:r w:rsidRPr="00C30740">
        <w:rPr>
          <w:rFonts w:ascii="Consolas" w:eastAsia="Times New Roman" w:hAnsi="Consolas"/>
          <w:kern w:val="0"/>
          <w:sz w:val="20"/>
          <w:szCs w:val="20"/>
          <w:lang w:eastAsia="en-US"/>
        </w:rPr>
        <w:t xml:space="preserve"> =1; </w:t>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color w:val="008013"/>
          <w:kern w:val="0"/>
          <w:sz w:val="20"/>
          <w:szCs w:val="20"/>
          <w:lang w:eastAsia="en-US"/>
        </w:rPr>
        <w:t xml:space="preserve">%count the number of </w:t>
      </w:r>
      <w:proofErr w:type="gramStart"/>
      <w:r w:rsidRPr="00C30740">
        <w:rPr>
          <w:rFonts w:ascii="Consolas" w:eastAsia="Times New Roman" w:hAnsi="Consolas"/>
          <w:color w:val="008013"/>
          <w:kern w:val="0"/>
          <w:sz w:val="20"/>
          <w:szCs w:val="20"/>
          <w:lang w:eastAsia="en-US"/>
        </w:rPr>
        <w:t>the  step</w:t>
      </w:r>
      <w:proofErr w:type="gramEnd"/>
    </w:p>
    <w:p w14:paraId="43CCD360" w14:textId="77777777" w:rsidR="00C30740" w:rsidRPr="00C30740" w:rsidRDefault="00C30740" w:rsidP="00C30740">
      <w:pPr>
        <w:widowControl/>
        <w:rPr>
          <w:rFonts w:ascii="Consolas" w:eastAsia="Times New Roman" w:hAnsi="Consolas"/>
          <w:kern w:val="0"/>
          <w:sz w:val="20"/>
          <w:szCs w:val="20"/>
          <w:lang w:eastAsia="en-US"/>
        </w:rPr>
      </w:pPr>
    </w:p>
    <w:p w14:paraId="23D5EB22"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Using the center point we attempt to gradually check the line between</w:t>
      </w:r>
    </w:p>
    <w:p w14:paraId="60AA4859"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two points in order to simplify its geometry if possible</w:t>
      </w:r>
    </w:p>
    <w:p w14:paraId="7FA665BB"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new_pointL</w:t>
      </w:r>
      <w:proofErr w:type="spellEnd"/>
      <w:r w:rsidRPr="00C30740">
        <w:rPr>
          <w:rFonts w:ascii="Consolas" w:eastAsia="Times New Roman" w:hAnsi="Consolas"/>
          <w:kern w:val="0"/>
          <w:sz w:val="20"/>
          <w:szCs w:val="20"/>
          <w:lang w:eastAsia="en-US"/>
        </w:rPr>
        <w:t xml:space="preserve"> =</w:t>
      </w:r>
      <w:proofErr w:type="spellStart"/>
      <w:r w:rsidRPr="00C30740">
        <w:rPr>
          <w:rFonts w:ascii="Consolas" w:eastAsia="Times New Roman" w:hAnsi="Consolas"/>
          <w:kern w:val="0"/>
          <w:sz w:val="20"/>
          <w:szCs w:val="20"/>
          <w:lang w:eastAsia="en-US"/>
        </w:rPr>
        <w:t>center_</w:t>
      </w:r>
      <w:proofErr w:type="gramStart"/>
      <w:r w:rsidRPr="00C30740">
        <w:rPr>
          <w:rFonts w:ascii="Consolas" w:eastAsia="Times New Roman" w:hAnsi="Consolas"/>
          <w:kern w:val="0"/>
          <w:sz w:val="20"/>
          <w:szCs w:val="20"/>
          <w:lang w:eastAsia="en-US"/>
        </w:rPr>
        <w:t>point</w:t>
      </w:r>
      <w:proofErr w:type="spellEnd"/>
      <w:r w:rsidRPr="00C30740">
        <w:rPr>
          <w:rFonts w:ascii="Consolas" w:eastAsia="Times New Roman" w:hAnsi="Consolas"/>
          <w:kern w:val="0"/>
          <w:sz w:val="20"/>
          <w:szCs w:val="20"/>
          <w:lang w:eastAsia="en-US"/>
        </w:rPr>
        <w:t>;</w:t>
      </w:r>
      <w:proofErr w:type="gramEnd"/>
    </w:p>
    <w:p w14:paraId="2D99AA40"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new_pointR</w:t>
      </w:r>
      <w:proofErr w:type="spellEnd"/>
      <w:r w:rsidRPr="00C30740">
        <w:rPr>
          <w:rFonts w:ascii="Consolas" w:eastAsia="Times New Roman" w:hAnsi="Consolas"/>
          <w:kern w:val="0"/>
          <w:sz w:val="20"/>
          <w:szCs w:val="20"/>
          <w:lang w:eastAsia="en-US"/>
        </w:rPr>
        <w:t xml:space="preserve"> =</w:t>
      </w:r>
      <w:proofErr w:type="spellStart"/>
      <w:r w:rsidRPr="00C30740">
        <w:rPr>
          <w:rFonts w:ascii="Consolas" w:eastAsia="Times New Roman" w:hAnsi="Consolas"/>
          <w:kern w:val="0"/>
          <w:sz w:val="20"/>
          <w:szCs w:val="20"/>
          <w:lang w:eastAsia="en-US"/>
        </w:rPr>
        <w:t>center_</w:t>
      </w:r>
      <w:proofErr w:type="gramStart"/>
      <w:r w:rsidRPr="00C30740">
        <w:rPr>
          <w:rFonts w:ascii="Consolas" w:eastAsia="Times New Roman" w:hAnsi="Consolas"/>
          <w:kern w:val="0"/>
          <w:sz w:val="20"/>
          <w:szCs w:val="20"/>
          <w:lang w:eastAsia="en-US"/>
        </w:rPr>
        <w:t>point</w:t>
      </w:r>
      <w:proofErr w:type="spellEnd"/>
      <w:r w:rsidRPr="00C30740">
        <w:rPr>
          <w:rFonts w:ascii="Consolas" w:eastAsia="Times New Roman" w:hAnsi="Consolas"/>
          <w:kern w:val="0"/>
          <w:sz w:val="20"/>
          <w:szCs w:val="20"/>
          <w:lang w:eastAsia="en-US"/>
        </w:rPr>
        <w:t>;</w:t>
      </w:r>
      <w:proofErr w:type="gramEnd"/>
    </w:p>
    <w:p w14:paraId="7B2521B4" w14:textId="77777777" w:rsidR="00C30740" w:rsidRPr="00C30740" w:rsidRDefault="00C30740" w:rsidP="00C30740">
      <w:pPr>
        <w:widowControl/>
        <w:rPr>
          <w:rFonts w:ascii="Consolas" w:eastAsia="Times New Roman" w:hAnsi="Consolas"/>
          <w:kern w:val="0"/>
          <w:sz w:val="20"/>
          <w:szCs w:val="20"/>
          <w:lang w:eastAsia="en-US"/>
        </w:rPr>
      </w:pPr>
    </w:p>
    <w:p w14:paraId="5A8AE908"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test_pointL</w:t>
      </w:r>
      <w:proofErr w:type="spellEnd"/>
      <w:r w:rsidRPr="00C30740">
        <w:rPr>
          <w:rFonts w:ascii="Consolas" w:eastAsia="Times New Roman" w:hAnsi="Consolas"/>
          <w:kern w:val="0"/>
          <w:sz w:val="20"/>
          <w:szCs w:val="20"/>
          <w:lang w:eastAsia="en-US"/>
        </w:rPr>
        <w:t xml:space="preserve"> =</w:t>
      </w:r>
      <w:proofErr w:type="spellStart"/>
      <w:r w:rsidRPr="00C30740">
        <w:rPr>
          <w:rFonts w:ascii="Consolas" w:eastAsia="Times New Roman" w:hAnsi="Consolas"/>
          <w:kern w:val="0"/>
          <w:sz w:val="20"/>
          <w:szCs w:val="20"/>
          <w:lang w:eastAsia="en-US"/>
        </w:rPr>
        <w:t>center_</w:t>
      </w:r>
      <w:proofErr w:type="gramStart"/>
      <w:r w:rsidRPr="00C30740">
        <w:rPr>
          <w:rFonts w:ascii="Consolas" w:eastAsia="Times New Roman" w:hAnsi="Consolas"/>
          <w:kern w:val="0"/>
          <w:sz w:val="20"/>
          <w:szCs w:val="20"/>
          <w:lang w:eastAsia="en-US"/>
        </w:rPr>
        <w:t>point</w:t>
      </w:r>
      <w:proofErr w:type="spellEnd"/>
      <w:r w:rsidRPr="00C30740">
        <w:rPr>
          <w:rFonts w:ascii="Consolas" w:eastAsia="Times New Roman" w:hAnsi="Consolas"/>
          <w:kern w:val="0"/>
          <w:sz w:val="20"/>
          <w:szCs w:val="20"/>
          <w:lang w:eastAsia="en-US"/>
        </w:rPr>
        <w:t>;</w:t>
      </w:r>
      <w:proofErr w:type="gramEnd"/>
    </w:p>
    <w:p w14:paraId="1E1AAE73"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test_pointR</w:t>
      </w:r>
      <w:proofErr w:type="spellEnd"/>
      <w:r w:rsidRPr="00C30740">
        <w:rPr>
          <w:rFonts w:ascii="Consolas" w:eastAsia="Times New Roman" w:hAnsi="Consolas"/>
          <w:kern w:val="0"/>
          <w:sz w:val="20"/>
          <w:szCs w:val="20"/>
          <w:lang w:eastAsia="en-US"/>
        </w:rPr>
        <w:t xml:space="preserve"> =</w:t>
      </w:r>
      <w:proofErr w:type="spellStart"/>
      <w:r w:rsidRPr="00C30740">
        <w:rPr>
          <w:rFonts w:ascii="Consolas" w:eastAsia="Times New Roman" w:hAnsi="Consolas"/>
          <w:kern w:val="0"/>
          <w:sz w:val="20"/>
          <w:szCs w:val="20"/>
          <w:lang w:eastAsia="en-US"/>
        </w:rPr>
        <w:t>center_</w:t>
      </w:r>
      <w:proofErr w:type="gramStart"/>
      <w:r w:rsidRPr="00C30740">
        <w:rPr>
          <w:rFonts w:ascii="Consolas" w:eastAsia="Times New Roman" w:hAnsi="Consolas"/>
          <w:kern w:val="0"/>
          <w:sz w:val="20"/>
          <w:szCs w:val="20"/>
          <w:lang w:eastAsia="en-US"/>
        </w:rPr>
        <w:t>point</w:t>
      </w:r>
      <w:proofErr w:type="spellEnd"/>
      <w:r w:rsidRPr="00C30740">
        <w:rPr>
          <w:rFonts w:ascii="Consolas" w:eastAsia="Times New Roman" w:hAnsi="Consolas"/>
          <w:kern w:val="0"/>
          <w:sz w:val="20"/>
          <w:szCs w:val="20"/>
          <w:lang w:eastAsia="en-US"/>
        </w:rPr>
        <w:t>;</w:t>
      </w:r>
      <w:proofErr w:type="gramEnd"/>
    </w:p>
    <w:p w14:paraId="00A343C1" w14:textId="77777777" w:rsidR="00C30740" w:rsidRPr="00C30740" w:rsidRDefault="00C30740" w:rsidP="00C30740">
      <w:pPr>
        <w:widowControl/>
        <w:rPr>
          <w:rFonts w:ascii="Consolas" w:eastAsia="Times New Roman" w:hAnsi="Consolas"/>
          <w:kern w:val="0"/>
          <w:sz w:val="20"/>
          <w:szCs w:val="20"/>
          <w:lang w:eastAsia="en-US"/>
        </w:rPr>
      </w:pPr>
    </w:p>
    <w:p w14:paraId="126AEBA7"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Determine distances from each side of the center point</w:t>
      </w:r>
    </w:p>
    <w:p w14:paraId="2ADF2369"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line_front</w:t>
      </w:r>
      <w:proofErr w:type="spellEnd"/>
      <w:r w:rsidRPr="00C30740">
        <w:rPr>
          <w:rFonts w:ascii="Consolas" w:eastAsia="Times New Roman" w:hAnsi="Consolas"/>
          <w:kern w:val="0"/>
          <w:sz w:val="20"/>
          <w:szCs w:val="20"/>
          <w:lang w:eastAsia="en-US"/>
        </w:rPr>
        <w:t xml:space="preserve">= </w:t>
      </w:r>
      <w:proofErr w:type="spellStart"/>
      <w:r w:rsidRPr="00C30740">
        <w:rPr>
          <w:rFonts w:ascii="Consolas" w:eastAsia="Times New Roman" w:hAnsi="Consolas"/>
          <w:kern w:val="0"/>
          <w:sz w:val="20"/>
          <w:szCs w:val="20"/>
          <w:lang w:eastAsia="en-US"/>
        </w:rPr>
        <w:t>distanceCost</w:t>
      </w:r>
      <w:proofErr w:type="spellEnd"/>
      <w:r w:rsidRPr="00C30740">
        <w:rPr>
          <w:rFonts w:ascii="Consolas" w:eastAsia="Times New Roman" w:hAnsi="Consolas"/>
          <w:kern w:val="0"/>
          <w:sz w:val="20"/>
          <w:szCs w:val="20"/>
          <w:lang w:eastAsia="en-US"/>
        </w:rPr>
        <w:t>(</w:t>
      </w:r>
      <w:proofErr w:type="spellStart"/>
      <w:r w:rsidRPr="00C30740">
        <w:rPr>
          <w:rFonts w:ascii="Consolas" w:eastAsia="Times New Roman" w:hAnsi="Consolas"/>
          <w:kern w:val="0"/>
          <w:sz w:val="20"/>
          <w:szCs w:val="20"/>
          <w:lang w:eastAsia="en-US"/>
        </w:rPr>
        <w:t>front_</w:t>
      </w:r>
      <w:proofErr w:type="gramStart"/>
      <w:r w:rsidRPr="00C30740">
        <w:rPr>
          <w:rFonts w:ascii="Consolas" w:eastAsia="Times New Roman" w:hAnsi="Consolas"/>
          <w:kern w:val="0"/>
          <w:sz w:val="20"/>
          <w:szCs w:val="20"/>
          <w:lang w:eastAsia="en-US"/>
        </w:rPr>
        <w:t>point,center</w:t>
      </w:r>
      <w:proofErr w:type="gramEnd"/>
      <w:r w:rsidRPr="00C30740">
        <w:rPr>
          <w:rFonts w:ascii="Consolas" w:eastAsia="Times New Roman" w:hAnsi="Consolas"/>
          <w:kern w:val="0"/>
          <w:sz w:val="20"/>
          <w:szCs w:val="20"/>
          <w:lang w:eastAsia="en-US"/>
        </w:rPr>
        <w:t>_point</w:t>
      </w:r>
      <w:proofErr w:type="spellEnd"/>
      <w:r w:rsidRPr="00C30740">
        <w:rPr>
          <w:rFonts w:ascii="Consolas" w:eastAsia="Times New Roman" w:hAnsi="Consolas"/>
          <w:kern w:val="0"/>
          <w:sz w:val="20"/>
          <w:szCs w:val="20"/>
          <w:lang w:eastAsia="en-US"/>
        </w:rPr>
        <w:t>);</w:t>
      </w:r>
    </w:p>
    <w:p w14:paraId="4D5E4BE6"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line_back</w:t>
      </w:r>
      <w:proofErr w:type="spellEnd"/>
      <w:r w:rsidRPr="00C30740">
        <w:rPr>
          <w:rFonts w:ascii="Consolas" w:eastAsia="Times New Roman" w:hAnsi="Consolas"/>
          <w:kern w:val="0"/>
          <w:sz w:val="20"/>
          <w:szCs w:val="20"/>
          <w:lang w:eastAsia="en-US"/>
        </w:rPr>
        <w:t xml:space="preserve">= </w:t>
      </w:r>
      <w:proofErr w:type="spellStart"/>
      <w:r w:rsidRPr="00C30740">
        <w:rPr>
          <w:rFonts w:ascii="Consolas" w:eastAsia="Times New Roman" w:hAnsi="Consolas"/>
          <w:kern w:val="0"/>
          <w:sz w:val="20"/>
          <w:szCs w:val="20"/>
          <w:lang w:eastAsia="en-US"/>
        </w:rPr>
        <w:t>distanceCost</w:t>
      </w:r>
      <w:proofErr w:type="spellEnd"/>
      <w:r w:rsidRPr="00C30740">
        <w:rPr>
          <w:rFonts w:ascii="Consolas" w:eastAsia="Times New Roman" w:hAnsi="Consolas"/>
          <w:kern w:val="0"/>
          <w:sz w:val="20"/>
          <w:szCs w:val="20"/>
          <w:lang w:eastAsia="en-US"/>
        </w:rPr>
        <w:t>(</w:t>
      </w:r>
      <w:proofErr w:type="spellStart"/>
      <w:r w:rsidRPr="00C30740">
        <w:rPr>
          <w:rFonts w:ascii="Consolas" w:eastAsia="Times New Roman" w:hAnsi="Consolas"/>
          <w:kern w:val="0"/>
          <w:sz w:val="20"/>
          <w:szCs w:val="20"/>
          <w:lang w:eastAsia="en-US"/>
        </w:rPr>
        <w:t>center_</w:t>
      </w:r>
      <w:proofErr w:type="gramStart"/>
      <w:r w:rsidRPr="00C30740">
        <w:rPr>
          <w:rFonts w:ascii="Consolas" w:eastAsia="Times New Roman" w:hAnsi="Consolas"/>
          <w:kern w:val="0"/>
          <w:sz w:val="20"/>
          <w:szCs w:val="20"/>
          <w:lang w:eastAsia="en-US"/>
        </w:rPr>
        <w:t>point,back</w:t>
      </w:r>
      <w:proofErr w:type="gramEnd"/>
      <w:r w:rsidRPr="00C30740">
        <w:rPr>
          <w:rFonts w:ascii="Consolas" w:eastAsia="Times New Roman" w:hAnsi="Consolas"/>
          <w:kern w:val="0"/>
          <w:sz w:val="20"/>
          <w:szCs w:val="20"/>
          <w:lang w:eastAsia="en-US"/>
        </w:rPr>
        <w:t>_point</w:t>
      </w:r>
      <w:proofErr w:type="spellEnd"/>
      <w:r w:rsidRPr="00C30740">
        <w:rPr>
          <w:rFonts w:ascii="Consolas" w:eastAsia="Times New Roman" w:hAnsi="Consolas"/>
          <w:kern w:val="0"/>
          <w:sz w:val="20"/>
          <w:szCs w:val="20"/>
          <w:lang w:eastAsia="en-US"/>
        </w:rPr>
        <w:t>);</w:t>
      </w:r>
    </w:p>
    <w:p w14:paraId="35928318" w14:textId="77777777" w:rsidR="00C30740" w:rsidRPr="00C30740" w:rsidRDefault="00C30740" w:rsidP="00C30740">
      <w:pPr>
        <w:widowControl/>
        <w:rPr>
          <w:rFonts w:ascii="Consolas" w:eastAsia="Times New Roman" w:hAnsi="Consolas"/>
          <w:kern w:val="0"/>
          <w:sz w:val="20"/>
          <w:szCs w:val="20"/>
          <w:lang w:eastAsia="en-US"/>
        </w:rPr>
      </w:pPr>
    </w:p>
    <w:p w14:paraId="50BC0B48"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Identify the shortest and the longest lengths</w:t>
      </w:r>
    </w:p>
    <w:p w14:paraId="5909A1A5"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short_len</w:t>
      </w:r>
      <w:proofErr w:type="spellEnd"/>
      <w:r w:rsidRPr="00C30740">
        <w:rPr>
          <w:rFonts w:ascii="Consolas" w:eastAsia="Times New Roman" w:hAnsi="Consolas"/>
          <w:kern w:val="0"/>
          <w:sz w:val="20"/>
          <w:szCs w:val="20"/>
          <w:lang w:eastAsia="en-US"/>
        </w:rPr>
        <w:t xml:space="preserve"> =min(</w:t>
      </w:r>
      <w:proofErr w:type="spellStart"/>
      <w:r w:rsidRPr="00C30740">
        <w:rPr>
          <w:rFonts w:ascii="Consolas" w:eastAsia="Times New Roman" w:hAnsi="Consolas"/>
          <w:kern w:val="0"/>
          <w:sz w:val="20"/>
          <w:szCs w:val="20"/>
          <w:lang w:eastAsia="en-US"/>
        </w:rPr>
        <w:t>line_</w:t>
      </w:r>
      <w:proofErr w:type="gramStart"/>
      <w:r w:rsidRPr="00C30740">
        <w:rPr>
          <w:rFonts w:ascii="Consolas" w:eastAsia="Times New Roman" w:hAnsi="Consolas"/>
          <w:kern w:val="0"/>
          <w:sz w:val="20"/>
          <w:szCs w:val="20"/>
          <w:lang w:eastAsia="en-US"/>
        </w:rPr>
        <w:t>front,line</w:t>
      </w:r>
      <w:proofErr w:type="gramEnd"/>
      <w:r w:rsidRPr="00C30740">
        <w:rPr>
          <w:rFonts w:ascii="Consolas" w:eastAsia="Times New Roman" w:hAnsi="Consolas"/>
          <w:kern w:val="0"/>
          <w:sz w:val="20"/>
          <w:szCs w:val="20"/>
          <w:lang w:eastAsia="en-US"/>
        </w:rPr>
        <w:t>_back</w:t>
      </w:r>
      <w:proofErr w:type="spellEnd"/>
      <w:r w:rsidRPr="00C30740">
        <w:rPr>
          <w:rFonts w:ascii="Consolas" w:eastAsia="Times New Roman" w:hAnsi="Consolas"/>
          <w:kern w:val="0"/>
          <w:sz w:val="20"/>
          <w:szCs w:val="20"/>
          <w:lang w:eastAsia="en-US"/>
        </w:rPr>
        <w:t>);</w:t>
      </w:r>
    </w:p>
    <w:p w14:paraId="618B24A2"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long_len</w:t>
      </w:r>
      <w:proofErr w:type="spellEnd"/>
      <w:r w:rsidRPr="00C30740">
        <w:rPr>
          <w:rFonts w:ascii="Consolas" w:eastAsia="Times New Roman" w:hAnsi="Consolas"/>
          <w:kern w:val="0"/>
          <w:sz w:val="20"/>
          <w:szCs w:val="20"/>
          <w:lang w:eastAsia="en-US"/>
        </w:rPr>
        <w:t xml:space="preserve"> = max(</w:t>
      </w:r>
      <w:proofErr w:type="spellStart"/>
      <w:r w:rsidRPr="00C30740">
        <w:rPr>
          <w:rFonts w:ascii="Consolas" w:eastAsia="Times New Roman" w:hAnsi="Consolas"/>
          <w:kern w:val="0"/>
          <w:sz w:val="20"/>
          <w:szCs w:val="20"/>
          <w:lang w:eastAsia="en-US"/>
        </w:rPr>
        <w:t>line_</w:t>
      </w:r>
      <w:proofErr w:type="gramStart"/>
      <w:r w:rsidRPr="00C30740">
        <w:rPr>
          <w:rFonts w:ascii="Consolas" w:eastAsia="Times New Roman" w:hAnsi="Consolas"/>
          <w:kern w:val="0"/>
          <w:sz w:val="20"/>
          <w:szCs w:val="20"/>
          <w:lang w:eastAsia="en-US"/>
        </w:rPr>
        <w:t>front,line</w:t>
      </w:r>
      <w:proofErr w:type="gramEnd"/>
      <w:r w:rsidRPr="00C30740">
        <w:rPr>
          <w:rFonts w:ascii="Consolas" w:eastAsia="Times New Roman" w:hAnsi="Consolas"/>
          <w:kern w:val="0"/>
          <w:sz w:val="20"/>
          <w:szCs w:val="20"/>
          <w:lang w:eastAsia="en-US"/>
        </w:rPr>
        <w:t>_back</w:t>
      </w:r>
      <w:proofErr w:type="spellEnd"/>
      <w:r w:rsidRPr="00C30740">
        <w:rPr>
          <w:rFonts w:ascii="Consolas" w:eastAsia="Times New Roman" w:hAnsi="Consolas"/>
          <w:kern w:val="0"/>
          <w:sz w:val="20"/>
          <w:szCs w:val="20"/>
          <w:lang w:eastAsia="en-US"/>
        </w:rPr>
        <w:t>);</w:t>
      </w:r>
    </w:p>
    <w:p w14:paraId="3209580F" w14:textId="77777777" w:rsidR="00C30740" w:rsidRPr="00C30740" w:rsidRDefault="00C30740" w:rsidP="00C30740">
      <w:pPr>
        <w:widowControl/>
        <w:rPr>
          <w:rFonts w:ascii="Consolas" w:eastAsia="Times New Roman" w:hAnsi="Consolas"/>
          <w:kern w:val="0"/>
          <w:sz w:val="20"/>
          <w:szCs w:val="20"/>
          <w:lang w:eastAsia="en-US"/>
        </w:rPr>
      </w:pPr>
    </w:p>
    <w:p w14:paraId="2B83FEEF"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We have k steps to work with in the simplification process</w:t>
      </w:r>
    </w:p>
    <w:p w14:paraId="01D7D53E"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k =</w:t>
      </w:r>
      <w:proofErr w:type="spellStart"/>
      <w:r w:rsidRPr="00C30740">
        <w:rPr>
          <w:rFonts w:ascii="Consolas" w:eastAsia="Times New Roman" w:hAnsi="Consolas"/>
          <w:kern w:val="0"/>
          <w:sz w:val="20"/>
          <w:szCs w:val="20"/>
          <w:lang w:eastAsia="en-US"/>
        </w:rPr>
        <w:t>long_len</w:t>
      </w:r>
      <w:proofErr w:type="spellEnd"/>
      <w:r w:rsidRPr="00C30740">
        <w:rPr>
          <w:rFonts w:ascii="Consolas" w:eastAsia="Times New Roman" w:hAnsi="Consolas"/>
          <w:kern w:val="0"/>
          <w:sz w:val="20"/>
          <w:szCs w:val="20"/>
          <w:lang w:eastAsia="en-US"/>
        </w:rPr>
        <w:t>/</w:t>
      </w:r>
      <w:proofErr w:type="spellStart"/>
      <w:r w:rsidRPr="00C30740">
        <w:rPr>
          <w:rFonts w:ascii="Consolas" w:eastAsia="Times New Roman" w:hAnsi="Consolas"/>
          <w:kern w:val="0"/>
          <w:sz w:val="20"/>
          <w:szCs w:val="20"/>
          <w:lang w:eastAsia="en-US"/>
        </w:rPr>
        <w:t>short_</w:t>
      </w:r>
      <w:proofErr w:type="gramStart"/>
      <w:r w:rsidRPr="00C30740">
        <w:rPr>
          <w:rFonts w:ascii="Consolas" w:eastAsia="Times New Roman" w:hAnsi="Consolas"/>
          <w:kern w:val="0"/>
          <w:sz w:val="20"/>
          <w:szCs w:val="20"/>
          <w:lang w:eastAsia="en-US"/>
        </w:rPr>
        <w:t>len</w:t>
      </w:r>
      <w:proofErr w:type="spellEnd"/>
      <w:r w:rsidRPr="00C30740">
        <w:rPr>
          <w:rFonts w:ascii="Consolas" w:eastAsia="Times New Roman" w:hAnsi="Consolas"/>
          <w:kern w:val="0"/>
          <w:sz w:val="20"/>
          <w:szCs w:val="20"/>
          <w:lang w:eastAsia="en-US"/>
        </w:rPr>
        <w:t>;</w:t>
      </w:r>
      <w:proofErr w:type="gramEnd"/>
    </w:p>
    <w:p w14:paraId="501C6AC3" w14:textId="77777777" w:rsidR="00C30740" w:rsidRPr="00C30740" w:rsidRDefault="00C30740" w:rsidP="00C30740">
      <w:pPr>
        <w:widowControl/>
        <w:rPr>
          <w:rFonts w:ascii="Consolas" w:eastAsia="Times New Roman" w:hAnsi="Consolas"/>
          <w:kern w:val="0"/>
          <w:sz w:val="20"/>
          <w:szCs w:val="20"/>
          <w:lang w:eastAsia="en-US"/>
        </w:rPr>
      </w:pPr>
    </w:p>
    <w:p w14:paraId="6D38A05E"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short_step</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short_len</w:t>
      </w:r>
      <w:proofErr w:type="spellEnd"/>
      <w:r w:rsidRPr="00C30740">
        <w:rPr>
          <w:rFonts w:ascii="Consolas" w:eastAsia="Times New Roman" w:hAnsi="Consolas"/>
          <w:kern w:val="0"/>
          <w:sz w:val="20"/>
          <w:szCs w:val="20"/>
          <w:lang w:eastAsia="en-US"/>
        </w:rPr>
        <w:t>/</w:t>
      </w:r>
      <w:proofErr w:type="spellStart"/>
      <w:r w:rsidRPr="00C30740">
        <w:rPr>
          <w:rFonts w:ascii="Consolas" w:eastAsia="Times New Roman" w:hAnsi="Consolas"/>
          <w:kern w:val="0"/>
          <w:sz w:val="20"/>
          <w:szCs w:val="20"/>
          <w:lang w:eastAsia="en-US"/>
        </w:rPr>
        <w:t>step_</w:t>
      </w:r>
      <w:proofErr w:type="gramStart"/>
      <w:r w:rsidRPr="00C30740">
        <w:rPr>
          <w:rFonts w:ascii="Consolas" w:eastAsia="Times New Roman" w:hAnsi="Consolas"/>
          <w:kern w:val="0"/>
          <w:sz w:val="20"/>
          <w:szCs w:val="20"/>
          <w:lang w:eastAsia="en-US"/>
        </w:rPr>
        <w:t>size</w:t>
      </w:r>
      <w:proofErr w:type="spellEnd"/>
      <w:r w:rsidRPr="00C30740">
        <w:rPr>
          <w:rFonts w:ascii="Consolas" w:eastAsia="Times New Roman" w:hAnsi="Consolas"/>
          <w:kern w:val="0"/>
          <w:sz w:val="20"/>
          <w:szCs w:val="20"/>
          <w:lang w:eastAsia="en-US"/>
        </w:rPr>
        <w:t>;</w:t>
      </w:r>
      <w:proofErr w:type="gramEnd"/>
    </w:p>
    <w:p w14:paraId="306D2BB6"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long_step</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short_</w:t>
      </w:r>
      <w:proofErr w:type="gramStart"/>
      <w:r w:rsidRPr="00C30740">
        <w:rPr>
          <w:rFonts w:ascii="Consolas" w:eastAsia="Times New Roman" w:hAnsi="Consolas"/>
          <w:kern w:val="0"/>
          <w:sz w:val="20"/>
          <w:szCs w:val="20"/>
          <w:lang w:eastAsia="en-US"/>
        </w:rPr>
        <w:t>step</w:t>
      </w:r>
      <w:proofErr w:type="spellEnd"/>
      <w:r w:rsidRPr="00C30740">
        <w:rPr>
          <w:rFonts w:ascii="Consolas" w:eastAsia="Times New Roman" w:hAnsi="Consolas"/>
          <w:kern w:val="0"/>
          <w:sz w:val="20"/>
          <w:szCs w:val="20"/>
          <w:lang w:eastAsia="en-US"/>
        </w:rPr>
        <w:t>.*</w:t>
      </w:r>
      <w:proofErr w:type="gramEnd"/>
      <w:r w:rsidRPr="00C30740">
        <w:rPr>
          <w:rFonts w:ascii="Consolas" w:eastAsia="Times New Roman" w:hAnsi="Consolas"/>
          <w:kern w:val="0"/>
          <w:sz w:val="20"/>
          <w:szCs w:val="20"/>
          <w:lang w:eastAsia="en-US"/>
        </w:rPr>
        <w:t>k;</w:t>
      </w:r>
    </w:p>
    <w:p w14:paraId="6732BECE" w14:textId="77777777" w:rsidR="00C30740" w:rsidRPr="00C30740" w:rsidRDefault="00C30740" w:rsidP="00C30740">
      <w:pPr>
        <w:widowControl/>
        <w:rPr>
          <w:rFonts w:ascii="Consolas" w:eastAsia="Times New Roman" w:hAnsi="Consolas"/>
          <w:kern w:val="0"/>
          <w:sz w:val="20"/>
          <w:szCs w:val="20"/>
          <w:lang w:eastAsia="en-US"/>
        </w:rPr>
      </w:pPr>
    </w:p>
    <w:p w14:paraId="20CECEF0"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xml:space="preserve">% Point </w:t>
      </w:r>
      <w:proofErr w:type="spellStart"/>
      <w:r w:rsidRPr="00C30740">
        <w:rPr>
          <w:rFonts w:ascii="Consolas" w:eastAsia="Times New Roman" w:hAnsi="Consolas"/>
          <w:color w:val="008013"/>
          <w:kern w:val="0"/>
          <w:sz w:val="20"/>
          <w:szCs w:val="20"/>
          <w:lang w:eastAsia="en-US"/>
        </w:rPr>
        <w:t>thetaI</w:t>
      </w:r>
      <w:proofErr w:type="spellEnd"/>
      <w:r w:rsidRPr="00C30740">
        <w:rPr>
          <w:rFonts w:ascii="Consolas" w:eastAsia="Times New Roman" w:hAnsi="Consolas"/>
          <w:color w:val="008013"/>
          <w:kern w:val="0"/>
          <w:sz w:val="20"/>
          <w:szCs w:val="20"/>
          <w:lang w:eastAsia="en-US"/>
        </w:rPr>
        <w:t xml:space="preserve"> in direction to front point</w:t>
      </w:r>
    </w:p>
    <w:p w14:paraId="38E58875"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xml:space="preserve">% Point </w:t>
      </w:r>
      <w:proofErr w:type="spellStart"/>
      <w:r w:rsidRPr="00C30740">
        <w:rPr>
          <w:rFonts w:ascii="Consolas" w:eastAsia="Times New Roman" w:hAnsi="Consolas"/>
          <w:color w:val="008013"/>
          <w:kern w:val="0"/>
          <w:sz w:val="20"/>
          <w:szCs w:val="20"/>
          <w:lang w:eastAsia="en-US"/>
        </w:rPr>
        <w:t>thetaII</w:t>
      </w:r>
      <w:proofErr w:type="spellEnd"/>
      <w:r w:rsidRPr="00C30740">
        <w:rPr>
          <w:rFonts w:ascii="Consolas" w:eastAsia="Times New Roman" w:hAnsi="Consolas"/>
          <w:color w:val="008013"/>
          <w:kern w:val="0"/>
          <w:sz w:val="20"/>
          <w:szCs w:val="20"/>
          <w:lang w:eastAsia="en-US"/>
        </w:rPr>
        <w:t xml:space="preserve"> in direction to back point</w:t>
      </w:r>
    </w:p>
    <w:p w14:paraId="58B0BDFB"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thetaI</w:t>
      </w:r>
      <w:proofErr w:type="spellEnd"/>
      <w:r w:rsidRPr="00C30740">
        <w:rPr>
          <w:rFonts w:ascii="Consolas" w:eastAsia="Times New Roman" w:hAnsi="Consolas"/>
          <w:kern w:val="0"/>
          <w:sz w:val="20"/>
          <w:szCs w:val="20"/>
          <w:lang w:eastAsia="en-US"/>
        </w:rPr>
        <w:t xml:space="preserve"> =atan2(front_point(1)-center_point(1</w:t>
      </w:r>
      <w:proofErr w:type="gramStart"/>
      <w:r w:rsidRPr="00C30740">
        <w:rPr>
          <w:rFonts w:ascii="Consolas" w:eastAsia="Times New Roman" w:hAnsi="Consolas"/>
          <w:kern w:val="0"/>
          <w:sz w:val="20"/>
          <w:szCs w:val="20"/>
          <w:lang w:eastAsia="en-US"/>
        </w:rPr>
        <w:t>),front</w:t>
      </w:r>
      <w:proofErr w:type="gramEnd"/>
      <w:r w:rsidRPr="00C30740">
        <w:rPr>
          <w:rFonts w:ascii="Consolas" w:eastAsia="Times New Roman" w:hAnsi="Consolas"/>
          <w:kern w:val="0"/>
          <w:sz w:val="20"/>
          <w:szCs w:val="20"/>
          <w:lang w:eastAsia="en-US"/>
        </w:rPr>
        <w:t>_point(2)-center_point(2));</w:t>
      </w:r>
    </w:p>
    <w:p w14:paraId="0F7518FC"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lastRenderedPageBreak/>
        <w:tab/>
      </w:r>
      <w:proofErr w:type="spellStart"/>
      <w:r w:rsidRPr="00C30740">
        <w:rPr>
          <w:rFonts w:ascii="Consolas" w:eastAsia="Times New Roman" w:hAnsi="Consolas"/>
          <w:kern w:val="0"/>
          <w:sz w:val="20"/>
          <w:szCs w:val="20"/>
          <w:lang w:eastAsia="en-US"/>
        </w:rPr>
        <w:t>thetaII</w:t>
      </w:r>
      <w:proofErr w:type="spellEnd"/>
      <w:r w:rsidRPr="00C30740">
        <w:rPr>
          <w:rFonts w:ascii="Consolas" w:eastAsia="Times New Roman" w:hAnsi="Consolas"/>
          <w:kern w:val="0"/>
          <w:sz w:val="20"/>
          <w:szCs w:val="20"/>
          <w:lang w:eastAsia="en-US"/>
        </w:rPr>
        <w:t xml:space="preserve"> = atan2(back_point(1)-center_point(1</w:t>
      </w:r>
      <w:proofErr w:type="gramStart"/>
      <w:r w:rsidRPr="00C30740">
        <w:rPr>
          <w:rFonts w:ascii="Consolas" w:eastAsia="Times New Roman" w:hAnsi="Consolas"/>
          <w:kern w:val="0"/>
          <w:sz w:val="20"/>
          <w:szCs w:val="20"/>
          <w:lang w:eastAsia="en-US"/>
        </w:rPr>
        <w:t>),back</w:t>
      </w:r>
      <w:proofErr w:type="gramEnd"/>
      <w:r w:rsidRPr="00C30740">
        <w:rPr>
          <w:rFonts w:ascii="Consolas" w:eastAsia="Times New Roman" w:hAnsi="Consolas"/>
          <w:kern w:val="0"/>
          <w:sz w:val="20"/>
          <w:szCs w:val="20"/>
          <w:lang w:eastAsia="en-US"/>
        </w:rPr>
        <w:t>_point(2)-center_point(2));</w:t>
      </w:r>
    </w:p>
    <w:p w14:paraId="1A4C2403"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p>
    <w:p w14:paraId="760E3DDC"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color w:val="008013"/>
          <w:kern w:val="0"/>
          <w:sz w:val="20"/>
          <w:szCs w:val="20"/>
          <w:lang w:eastAsia="en-US"/>
        </w:rPr>
        <w:t>% This determines step direction for long and short step</w:t>
      </w:r>
    </w:p>
    <w:p w14:paraId="1B6818A9"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 xml:space="preserve">if </w:t>
      </w:r>
      <w:proofErr w:type="spellStart"/>
      <w:r w:rsidRPr="00C30740">
        <w:rPr>
          <w:rFonts w:ascii="Consolas" w:eastAsia="Times New Roman" w:hAnsi="Consolas"/>
          <w:kern w:val="0"/>
          <w:sz w:val="20"/>
          <w:szCs w:val="20"/>
          <w:lang w:eastAsia="en-US"/>
        </w:rPr>
        <w:t>line_front</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long_len</w:t>
      </w:r>
      <w:proofErr w:type="spellEnd"/>
    </w:p>
    <w:p w14:paraId="0386C911"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front_step</w:t>
      </w:r>
      <w:proofErr w:type="spellEnd"/>
      <w:r w:rsidRPr="00C30740">
        <w:rPr>
          <w:rFonts w:ascii="Consolas" w:eastAsia="Times New Roman" w:hAnsi="Consolas"/>
          <w:kern w:val="0"/>
          <w:sz w:val="20"/>
          <w:szCs w:val="20"/>
          <w:lang w:eastAsia="en-US"/>
        </w:rPr>
        <w:t xml:space="preserve"> </w:t>
      </w:r>
      <w:proofErr w:type="gramStart"/>
      <w:r w:rsidRPr="00C30740">
        <w:rPr>
          <w:rFonts w:ascii="Consolas" w:eastAsia="Times New Roman" w:hAnsi="Consolas"/>
          <w:kern w:val="0"/>
          <w:sz w:val="20"/>
          <w:szCs w:val="20"/>
          <w:lang w:eastAsia="en-US"/>
        </w:rPr>
        <w:t xml:space="preserve">=  </w:t>
      </w:r>
      <w:proofErr w:type="spellStart"/>
      <w:r w:rsidRPr="00C30740">
        <w:rPr>
          <w:rFonts w:ascii="Consolas" w:eastAsia="Times New Roman" w:hAnsi="Consolas"/>
          <w:kern w:val="0"/>
          <w:sz w:val="20"/>
          <w:szCs w:val="20"/>
          <w:lang w:eastAsia="en-US"/>
        </w:rPr>
        <w:t>long</w:t>
      </w:r>
      <w:proofErr w:type="gramEnd"/>
      <w:r w:rsidRPr="00C30740">
        <w:rPr>
          <w:rFonts w:ascii="Consolas" w:eastAsia="Times New Roman" w:hAnsi="Consolas"/>
          <w:kern w:val="0"/>
          <w:sz w:val="20"/>
          <w:szCs w:val="20"/>
          <w:lang w:eastAsia="en-US"/>
        </w:rPr>
        <w:t>_step</w:t>
      </w:r>
      <w:proofErr w:type="spellEnd"/>
      <w:r w:rsidRPr="00C30740">
        <w:rPr>
          <w:rFonts w:ascii="Consolas" w:eastAsia="Times New Roman" w:hAnsi="Consolas"/>
          <w:kern w:val="0"/>
          <w:sz w:val="20"/>
          <w:szCs w:val="20"/>
          <w:lang w:eastAsia="en-US"/>
        </w:rPr>
        <w:t>;</w:t>
      </w:r>
    </w:p>
    <w:p w14:paraId="64DC3118"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back_step</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short_</w:t>
      </w:r>
      <w:proofErr w:type="gramStart"/>
      <w:r w:rsidRPr="00C30740">
        <w:rPr>
          <w:rFonts w:ascii="Consolas" w:eastAsia="Times New Roman" w:hAnsi="Consolas"/>
          <w:kern w:val="0"/>
          <w:sz w:val="20"/>
          <w:szCs w:val="20"/>
          <w:lang w:eastAsia="en-US"/>
        </w:rPr>
        <w:t>step</w:t>
      </w:r>
      <w:proofErr w:type="spellEnd"/>
      <w:r w:rsidRPr="00C30740">
        <w:rPr>
          <w:rFonts w:ascii="Consolas" w:eastAsia="Times New Roman" w:hAnsi="Consolas"/>
          <w:kern w:val="0"/>
          <w:sz w:val="20"/>
          <w:szCs w:val="20"/>
          <w:lang w:eastAsia="en-US"/>
        </w:rPr>
        <w:t>;</w:t>
      </w:r>
      <w:proofErr w:type="gramEnd"/>
    </w:p>
    <w:p w14:paraId="6E544E17"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proofErr w:type="gramStart"/>
      <w:r w:rsidRPr="00C30740">
        <w:rPr>
          <w:rFonts w:ascii="Consolas" w:eastAsia="Times New Roman" w:hAnsi="Consolas"/>
          <w:color w:val="0E00FF"/>
          <w:kern w:val="0"/>
          <w:sz w:val="20"/>
          <w:szCs w:val="20"/>
          <w:lang w:eastAsia="en-US"/>
        </w:rPr>
        <w:t>elseif</w:t>
      </w:r>
      <w:r w:rsidRPr="00C30740">
        <w:rPr>
          <w:rFonts w:ascii="Consolas" w:eastAsia="Times New Roman" w:hAnsi="Consolas"/>
          <w:kern w:val="0"/>
          <w:sz w:val="20"/>
          <w:szCs w:val="20"/>
          <w:lang w:eastAsia="en-US"/>
        </w:rPr>
        <w:t xml:space="preserve">  </w:t>
      </w:r>
      <w:proofErr w:type="spellStart"/>
      <w:r w:rsidRPr="00C30740">
        <w:rPr>
          <w:rFonts w:ascii="Consolas" w:eastAsia="Times New Roman" w:hAnsi="Consolas"/>
          <w:kern w:val="0"/>
          <w:sz w:val="20"/>
          <w:szCs w:val="20"/>
          <w:lang w:eastAsia="en-US"/>
        </w:rPr>
        <w:t>line</w:t>
      </w:r>
      <w:proofErr w:type="gramEnd"/>
      <w:r w:rsidRPr="00C30740">
        <w:rPr>
          <w:rFonts w:ascii="Consolas" w:eastAsia="Times New Roman" w:hAnsi="Consolas"/>
          <w:kern w:val="0"/>
          <w:sz w:val="20"/>
          <w:szCs w:val="20"/>
          <w:lang w:eastAsia="en-US"/>
        </w:rPr>
        <w:t>_front</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short_len</w:t>
      </w:r>
      <w:proofErr w:type="spellEnd"/>
    </w:p>
    <w:p w14:paraId="3344C988"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front_step</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short_</w:t>
      </w:r>
      <w:proofErr w:type="gramStart"/>
      <w:r w:rsidRPr="00C30740">
        <w:rPr>
          <w:rFonts w:ascii="Consolas" w:eastAsia="Times New Roman" w:hAnsi="Consolas"/>
          <w:kern w:val="0"/>
          <w:sz w:val="20"/>
          <w:szCs w:val="20"/>
          <w:lang w:eastAsia="en-US"/>
        </w:rPr>
        <w:t>step</w:t>
      </w:r>
      <w:proofErr w:type="spellEnd"/>
      <w:r w:rsidRPr="00C30740">
        <w:rPr>
          <w:rFonts w:ascii="Consolas" w:eastAsia="Times New Roman" w:hAnsi="Consolas"/>
          <w:kern w:val="0"/>
          <w:sz w:val="20"/>
          <w:szCs w:val="20"/>
          <w:lang w:eastAsia="en-US"/>
        </w:rPr>
        <w:t>;</w:t>
      </w:r>
      <w:proofErr w:type="gramEnd"/>
    </w:p>
    <w:p w14:paraId="70F445F0"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back_step</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long_</w:t>
      </w:r>
      <w:proofErr w:type="gramStart"/>
      <w:r w:rsidRPr="00C30740">
        <w:rPr>
          <w:rFonts w:ascii="Consolas" w:eastAsia="Times New Roman" w:hAnsi="Consolas"/>
          <w:kern w:val="0"/>
          <w:sz w:val="20"/>
          <w:szCs w:val="20"/>
          <w:lang w:eastAsia="en-US"/>
        </w:rPr>
        <w:t>step</w:t>
      </w:r>
      <w:proofErr w:type="spellEnd"/>
      <w:r w:rsidRPr="00C30740">
        <w:rPr>
          <w:rFonts w:ascii="Consolas" w:eastAsia="Times New Roman" w:hAnsi="Consolas"/>
          <w:kern w:val="0"/>
          <w:sz w:val="20"/>
          <w:szCs w:val="20"/>
          <w:lang w:eastAsia="en-US"/>
        </w:rPr>
        <w:t>;</w:t>
      </w:r>
      <w:proofErr w:type="gramEnd"/>
      <w:r w:rsidRPr="00C30740">
        <w:rPr>
          <w:rFonts w:ascii="Consolas" w:eastAsia="Times New Roman" w:hAnsi="Consolas"/>
          <w:kern w:val="0"/>
          <w:sz w:val="20"/>
          <w:szCs w:val="20"/>
          <w:lang w:eastAsia="en-US"/>
        </w:rPr>
        <w:tab/>
      </w:r>
    </w:p>
    <w:p w14:paraId="662BF8BA"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E00FF"/>
          <w:kern w:val="0"/>
          <w:sz w:val="20"/>
          <w:szCs w:val="20"/>
          <w:lang w:eastAsia="en-US"/>
        </w:rPr>
        <w:t>end</w:t>
      </w:r>
    </w:p>
    <w:p w14:paraId="3FF1F12E" w14:textId="77777777" w:rsidR="00C30740" w:rsidRPr="00C30740" w:rsidRDefault="00C30740" w:rsidP="00C30740">
      <w:pPr>
        <w:widowControl/>
        <w:rPr>
          <w:rFonts w:ascii="Consolas" w:eastAsia="Times New Roman" w:hAnsi="Consolas"/>
          <w:kern w:val="0"/>
          <w:sz w:val="20"/>
          <w:szCs w:val="20"/>
          <w:lang w:eastAsia="en-US"/>
        </w:rPr>
      </w:pPr>
    </w:p>
    <w:p w14:paraId="3FBE43FC"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Loop over gradually testing new points and verifying they're obstacle</w:t>
      </w:r>
    </w:p>
    <w:p w14:paraId="0142DEF6"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free. The simplified points are returned once we run out of steps to</w:t>
      </w:r>
    </w:p>
    <w:p w14:paraId="7D70309F"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 xml:space="preserve">    </w:t>
      </w:r>
      <w:r w:rsidRPr="00C30740">
        <w:rPr>
          <w:rFonts w:ascii="Consolas" w:eastAsia="Times New Roman" w:hAnsi="Consolas"/>
          <w:color w:val="008013"/>
          <w:kern w:val="0"/>
          <w:sz w:val="20"/>
          <w:szCs w:val="20"/>
          <w:lang w:eastAsia="en-US"/>
        </w:rPr>
        <w:t>% check</w:t>
      </w:r>
    </w:p>
    <w:p w14:paraId="540638E0"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 xml:space="preserve">while </w:t>
      </w:r>
      <w:proofErr w:type="spellStart"/>
      <w:r w:rsidRPr="00C30740">
        <w:rPr>
          <w:rFonts w:ascii="Consolas" w:eastAsia="Times New Roman" w:hAnsi="Consolas"/>
          <w:kern w:val="0"/>
          <w:sz w:val="20"/>
          <w:szCs w:val="20"/>
          <w:lang w:eastAsia="en-US"/>
        </w:rPr>
        <w:t>step_size_count</w:t>
      </w:r>
      <w:proofErr w:type="spellEnd"/>
      <w:r w:rsidRPr="00C30740">
        <w:rPr>
          <w:rFonts w:ascii="Consolas" w:eastAsia="Times New Roman" w:hAnsi="Consolas"/>
          <w:kern w:val="0"/>
          <w:sz w:val="20"/>
          <w:szCs w:val="20"/>
          <w:lang w:eastAsia="en-US"/>
        </w:rPr>
        <w:t xml:space="preserve"> &lt; </w:t>
      </w:r>
      <w:proofErr w:type="spellStart"/>
      <w:r w:rsidRPr="00C30740">
        <w:rPr>
          <w:rFonts w:ascii="Consolas" w:eastAsia="Times New Roman" w:hAnsi="Consolas"/>
          <w:kern w:val="0"/>
          <w:sz w:val="20"/>
          <w:szCs w:val="20"/>
          <w:lang w:eastAsia="en-US"/>
        </w:rPr>
        <w:t>step_</w:t>
      </w:r>
      <w:proofErr w:type="gramStart"/>
      <w:r w:rsidRPr="00C30740">
        <w:rPr>
          <w:rFonts w:ascii="Consolas" w:eastAsia="Times New Roman" w:hAnsi="Consolas"/>
          <w:kern w:val="0"/>
          <w:sz w:val="20"/>
          <w:szCs w:val="20"/>
          <w:lang w:eastAsia="en-US"/>
        </w:rPr>
        <w:t>size</w:t>
      </w:r>
      <w:proofErr w:type="spellEnd"/>
      <w:r w:rsidRPr="00C30740">
        <w:rPr>
          <w:rFonts w:ascii="Consolas" w:eastAsia="Times New Roman" w:hAnsi="Consolas"/>
          <w:kern w:val="0"/>
          <w:sz w:val="20"/>
          <w:szCs w:val="20"/>
          <w:lang w:eastAsia="en-US"/>
        </w:rPr>
        <w:t xml:space="preserve"> ,</w:t>
      </w:r>
      <w:proofErr w:type="gramEnd"/>
    </w:p>
    <w:p w14:paraId="0DC0CB29"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test_pointL</w:t>
      </w:r>
      <w:proofErr w:type="spellEnd"/>
      <w:r w:rsidRPr="00C30740">
        <w:rPr>
          <w:rFonts w:ascii="Consolas" w:eastAsia="Times New Roman" w:hAnsi="Consolas"/>
          <w:kern w:val="0"/>
          <w:sz w:val="20"/>
          <w:szCs w:val="20"/>
          <w:lang w:eastAsia="en-US"/>
        </w:rPr>
        <w:t xml:space="preserve"> = double(</w:t>
      </w:r>
      <w:proofErr w:type="spellStart"/>
      <w:r w:rsidRPr="00C30740">
        <w:rPr>
          <w:rFonts w:ascii="Consolas" w:eastAsia="Times New Roman" w:hAnsi="Consolas"/>
          <w:kern w:val="0"/>
          <w:sz w:val="20"/>
          <w:szCs w:val="20"/>
          <w:lang w:eastAsia="en-US"/>
        </w:rPr>
        <w:t>center_</w:t>
      </w:r>
      <w:proofErr w:type="gramStart"/>
      <w:r w:rsidRPr="00C30740">
        <w:rPr>
          <w:rFonts w:ascii="Consolas" w:eastAsia="Times New Roman" w:hAnsi="Consolas"/>
          <w:kern w:val="0"/>
          <w:sz w:val="20"/>
          <w:szCs w:val="20"/>
          <w:lang w:eastAsia="en-US"/>
        </w:rPr>
        <w:t>point</w:t>
      </w:r>
      <w:proofErr w:type="spellEnd"/>
      <w:r w:rsidRPr="00C30740">
        <w:rPr>
          <w:rFonts w:ascii="Consolas" w:eastAsia="Times New Roman" w:hAnsi="Consolas"/>
          <w:kern w:val="0"/>
          <w:sz w:val="20"/>
          <w:szCs w:val="20"/>
          <w:lang w:eastAsia="en-US"/>
        </w:rPr>
        <w:t>(</w:t>
      </w:r>
      <w:proofErr w:type="gramEnd"/>
      <w:r w:rsidRPr="00C30740">
        <w:rPr>
          <w:rFonts w:ascii="Consolas" w:eastAsia="Times New Roman" w:hAnsi="Consolas"/>
          <w:kern w:val="0"/>
          <w:sz w:val="20"/>
          <w:szCs w:val="20"/>
          <w:lang w:eastAsia="en-US"/>
        </w:rPr>
        <w:t>1:2)+(</w:t>
      </w:r>
      <w:proofErr w:type="spellStart"/>
      <w:r w:rsidRPr="00C30740">
        <w:rPr>
          <w:rFonts w:ascii="Consolas" w:eastAsia="Times New Roman" w:hAnsi="Consolas"/>
          <w:kern w:val="0"/>
          <w:sz w:val="20"/>
          <w:szCs w:val="20"/>
          <w:lang w:eastAsia="en-US"/>
        </w:rPr>
        <w:t>front_step</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step_size_count</w:t>
      </w:r>
      <w:proofErr w:type="spellEnd"/>
      <w:r w:rsidRPr="00C30740">
        <w:rPr>
          <w:rFonts w:ascii="Consolas" w:eastAsia="Times New Roman" w:hAnsi="Consolas"/>
          <w:kern w:val="0"/>
          <w:sz w:val="20"/>
          <w:szCs w:val="20"/>
          <w:lang w:eastAsia="en-US"/>
        </w:rPr>
        <w:t>) * [sin(</w:t>
      </w:r>
      <w:proofErr w:type="spellStart"/>
      <w:r w:rsidRPr="00C30740">
        <w:rPr>
          <w:rFonts w:ascii="Consolas" w:eastAsia="Times New Roman" w:hAnsi="Consolas"/>
          <w:kern w:val="0"/>
          <w:sz w:val="20"/>
          <w:szCs w:val="20"/>
          <w:lang w:eastAsia="en-US"/>
        </w:rPr>
        <w:t>thetaI</w:t>
      </w:r>
      <w:proofErr w:type="spellEnd"/>
      <w:r w:rsidRPr="00C30740">
        <w:rPr>
          <w:rFonts w:ascii="Consolas" w:eastAsia="Times New Roman" w:hAnsi="Consolas"/>
          <w:kern w:val="0"/>
          <w:sz w:val="20"/>
          <w:szCs w:val="20"/>
          <w:lang w:eastAsia="en-US"/>
        </w:rPr>
        <w:t>)  cos(</w:t>
      </w:r>
      <w:proofErr w:type="spellStart"/>
      <w:r w:rsidRPr="00C30740">
        <w:rPr>
          <w:rFonts w:ascii="Consolas" w:eastAsia="Times New Roman" w:hAnsi="Consolas"/>
          <w:kern w:val="0"/>
          <w:sz w:val="20"/>
          <w:szCs w:val="20"/>
          <w:lang w:eastAsia="en-US"/>
        </w:rPr>
        <w:t>thetaI</w:t>
      </w:r>
      <w:proofErr w:type="spellEnd"/>
      <w:r w:rsidRPr="00C30740">
        <w:rPr>
          <w:rFonts w:ascii="Consolas" w:eastAsia="Times New Roman" w:hAnsi="Consolas"/>
          <w:kern w:val="0"/>
          <w:sz w:val="20"/>
          <w:szCs w:val="20"/>
          <w:lang w:eastAsia="en-US"/>
        </w:rPr>
        <w:t>)]);</w:t>
      </w:r>
    </w:p>
    <w:p w14:paraId="383E98F2"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test_pointR</w:t>
      </w:r>
      <w:proofErr w:type="spellEnd"/>
      <w:r w:rsidRPr="00C30740">
        <w:rPr>
          <w:rFonts w:ascii="Consolas" w:eastAsia="Times New Roman" w:hAnsi="Consolas"/>
          <w:kern w:val="0"/>
          <w:sz w:val="20"/>
          <w:szCs w:val="20"/>
          <w:lang w:eastAsia="en-US"/>
        </w:rPr>
        <w:t xml:space="preserve"> = double(</w:t>
      </w:r>
      <w:proofErr w:type="spellStart"/>
      <w:r w:rsidRPr="00C30740">
        <w:rPr>
          <w:rFonts w:ascii="Consolas" w:eastAsia="Times New Roman" w:hAnsi="Consolas"/>
          <w:kern w:val="0"/>
          <w:sz w:val="20"/>
          <w:szCs w:val="20"/>
          <w:lang w:eastAsia="en-US"/>
        </w:rPr>
        <w:t>center_</w:t>
      </w:r>
      <w:proofErr w:type="gramStart"/>
      <w:r w:rsidRPr="00C30740">
        <w:rPr>
          <w:rFonts w:ascii="Consolas" w:eastAsia="Times New Roman" w:hAnsi="Consolas"/>
          <w:kern w:val="0"/>
          <w:sz w:val="20"/>
          <w:szCs w:val="20"/>
          <w:lang w:eastAsia="en-US"/>
        </w:rPr>
        <w:t>point</w:t>
      </w:r>
      <w:proofErr w:type="spellEnd"/>
      <w:r w:rsidRPr="00C30740">
        <w:rPr>
          <w:rFonts w:ascii="Consolas" w:eastAsia="Times New Roman" w:hAnsi="Consolas"/>
          <w:kern w:val="0"/>
          <w:sz w:val="20"/>
          <w:szCs w:val="20"/>
          <w:lang w:eastAsia="en-US"/>
        </w:rPr>
        <w:t>(</w:t>
      </w:r>
      <w:proofErr w:type="gramEnd"/>
      <w:r w:rsidRPr="00C30740">
        <w:rPr>
          <w:rFonts w:ascii="Consolas" w:eastAsia="Times New Roman" w:hAnsi="Consolas"/>
          <w:kern w:val="0"/>
          <w:sz w:val="20"/>
          <w:szCs w:val="20"/>
          <w:lang w:eastAsia="en-US"/>
        </w:rPr>
        <w:t>1:2)+(</w:t>
      </w:r>
      <w:proofErr w:type="spellStart"/>
      <w:r w:rsidRPr="00C30740">
        <w:rPr>
          <w:rFonts w:ascii="Consolas" w:eastAsia="Times New Roman" w:hAnsi="Consolas"/>
          <w:kern w:val="0"/>
          <w:sz w:val="20"/>
          <w:szCs w:val="20"/>
          <w:lang w:eastAsia="en-US"/>
        </w:rPr>
        <w:t>back_step</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step_size_count</w:t>
      </w:r>
      <w:proofErr w:type="spellEnd"/>
      <w:r w:rsidRPr="00C30740">
        <w:rPr>
          <w:rFonts w:ascii="Consolas" w:eastAsia="Times New Roman" w:hAnsi="Consolas"/>
          <w:kern w:val="0"/>
          <w:sz w:val="20"/>
          <w:szCs w:val="20"/>
          <w:lang w:eastAsia="en-US"/>
        </w:rPr>
        <w:t>) * [sin(</w:t>
      </w:r>
      <w:proofErr w:type="spellStart"/>
      <w:r w:rsidRPr="00C30740">
        <w:rPr>
          <w:rFonts w:ascii="Consolas" w:eastAsia="Times New Roman" w:hAnsi="Consolas"/>
          <w:kern w:val="0"/>
          <w:sz w:val="20"/>
          <w:szCs w:val="20"/>
          <w:lang w:eastAsia="en-US"/>
        </w:rPr>
        <w:t>thetaII</w:t>
      </w:r>
      <w:proofErr w:type="spellEnd"/>
      <w:r w:rsidRPr="00C30740">
        <w:rPr>
          <w:rFonts w:ascii="Consolas" w:eastAsia="Times New Roman" w:hAnsi="Consolas"/>
          <w:kern w:val="0"/>
          <w:sz w:val="20"/>
          <w:szCs w:val="20"/>
          <w:lang w:eastAsia="en-US"/>
        </w:rPr>
        <w:t>) cos(</w:t>
      </w:r>
      <w:proofErr w:type="spellStart"/>
      <w:r w:rsidRPr="00C30740">
        <w:rPr>
          <w:rFonts w:ascii="Consolas" w:eastAsia="Times New Roman" w:hAnsi="Consolas"/>
          <w:kern w:val="0"/>
          <w:sz w:val="20"/>
          <w:szCs w:val="20"/>
          <w:lang w:eastAsia="en-US"/>
        </w:rPr>
        <w:t>thetaII</w:t>
      </w:r>
      <w:proofErr w:type="spellEnd"/>
      <w:r w:rsidRPr="00C30740">
        <w:rPr>
          <w:rFonts w:ascii="Consolas" w:eastAsia="Times New Roman" w:hAnsi="Consolas"/>
          <w:kern w:val="0"/>
          <w:sz w:val="20"/>
          <w:szCs w:val="20"/>
          <w:lang w:eastAsia="en-US"/>
        </w:rPr>
        <w:t>)]);</w:t>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
    <w:p w14:paraId="547E4677"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 xml:space="preserve">if </w:t>
      </w:r>
      <w:proofErr w:type="spellStart"/>
      <w:r w:rsidRPr="00C30740">
        <w:rPr>
          <w:rFonts w:ascii="Consolas" w:eastAsia="Times New Roman" w:hAnsi="Consolas"/>
          <w:kern w:val="0"/>
          <w:sz w:val="20"/>
          <w:szCs w:val="20"/>
          <w:lang w:eastAsia="en-US"/>
        </w:rPr>
        <w:t>ObstacleFree</w:t>
      </w:r>
      <w:proofErr w:type="spellEnd"/>
      <w:r w:rsidRPr="00C30740">
        <w:rPr>
          <w:rFonts w:ascii="Consolas" w:eastAsia="Times New Roman" w:hAnsi="Consolas"/>
          <w:kern w:val="0"/>
          <w:sz w:val="20"/>
          <w:szCs w:val="20"/>
          <w:lang w:eastAsia="en-US"/>
        </w:rPr>
        <w:t>(</w:t>
      </w:r>
      <w:proofErr w:type="spellStart"/>
      <w:r w:rsidRPr="00C30740">
        <w:rPr>
          <w:rFonts w:ascii="Consolas" w:eastAsia="Times New Roman" w:hAnsi="Consolas"/>
          <w:kern w:val="0"/>
          <w:sz w:val="20"/>
          <w:szCs w:val="20"/>
          <w:lang w:eastAsia="en-US"/>
        </w:rPr>
        <w:t>test_</w:t>
      </w:r>
      <w:proofErr w:type="gramStart"/>
      <w:r w:rsidRPr="00C30740">
        <w:rPr>
          <w:rFonts w:ascii="Consolas" w:eastAsia="Times New Roman" w:hAnsi="Consolas"/>
          <w:kern w:val="0"/>
          <w:sz w:val="20"/>
          <w:szCs w:val="20"/>
          <w:lang w:eastAsia="en-US"/>
        </w:rPr>
        <w:t>pointL,test</w:t>
      </w:r>
      <w:proofErr w:type="gramEnd"/>
      <w:r w:rsidRPr="00C30740">
        <w:rPr>
          <w:rFonts w:ascii="Consolas" w:eastAsia="Times New Roman" w:hAnsi="Consolas"/>
          <w:kern w:val="0"/>
          <w:sz w:val="20"/>
          <w:szCs w:val="20"/>
          <w:lang w:eastAsia="en-US"/>
        </w:rPr>
        <w:t>_pointR,map,obstacles</w:t>
      </w:r>
      <w:proofErr w:type="spellEnd"/>
      <w:r w:rsidRPr="00C30740">
        <w:rPr>
          <w:rFonts w:ascii="Consolas" w:eastAsia="Times New Roman" w:hAnsi="Consolas"/>
          <w:kern w:val="0"/>
          <w:sz w:val="20"/>
          <w:szCs w:val="20"/>
          <w:lang w:eastAsia="en-US"/>
        </w:rPr>
        <w:t>),</w:t>
      </w:r>
    </w:p>
    <w:p w14:paraId="0B62392C"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new_pointL</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test_</w:t>
      </w:r>
      <w:proofErr w:type="gramStart"/>
      <w:r w:rsidRPr="00C30740">
        <w:rPr>
          <w:rFonts w:ascii="Consolas" w:eastAsia="Times New Roman" w:hAnsi="Consolas"/>
          <w:kern w:val="0"/>
          <w:sz w:val="20"/>
          <w:szCs w:val="20"/>
          <w:lang w:eastAsia="en-US"/>
        </w:rPr>
        <w:t>pointL</w:t>
      </w:r>
      <w:proofErr w:type="spellEnd"/>
      <w:r w:rsidRPr="00C30740">
        <w:rPr>
          <w:rFonts w:ascii="Consolas" w:eastAsia="Times New Roman" w:hAnsi="Consolas"/>
          <w:kern w:val="0"/>
          <w:sz w:val="20"/>
          <w:szCs w:val="20"/>
          <w:lang w:eastAsia="en-US"/>
        </w:rPr>
        <w:t>;</w:t>
      </w:r>
      <w:proofErr w:type="gramEnd"/>
    </w:p>
    <w:p w14:paraId="5237FCB7"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new_pointR</w:t>
      </w:r>
      <w:proofErr w:type="spellEnd"/>
      <w:r w:rsidRPr="00C30740">
        <w:rPr>
          <w:rFonts w:ascii="Consolas" w:eastAsia="Times New Roman" w:hAnsi="Consolas"/>
          <w:kern w:val="0"/>
          <w:sz w:val="20"/>
          <w:szCs w:val="20"/>
          <w:lang w:eastAsia="en-US"/>
        </w:rPr>
        <w:t xml:space="preserve"> = </w:t>
      </w:r>
      <w:proofErr w:type="spellStart"/>
      <w:r w:rsidRPr="00C30740">
        <w:rPr>
          <w:rFonts w:ascii="Consolas" w:eastAsia="Times New Roman" w:hAnsi="Consolas"/>
          <w:kern w:val="0"/>
          <w:sz w:val="20"/>
          <w:szCs w:val="20"/>
          <w:lang w:eastAsia="en-US"/>
        </w:rPr>
        <w:t>test_</w:t>
      </w:r>
      <w:proofErr w:type="gramStart"/>
      <w:r w:rsidRPr="00C30740">
        <w:rPr>
          <w:rFonts w:ascii="Consolas" w:eastAsia="Times New Roman" w:hAnsi="Consolas"/>
          <w:kern w:val="0"/>
          <w:sz w:val="20"/>
          <w:szCs w:val="20"/>
          <w:lang w:eastAsia="en-US"/>
        </w:rPr>
        <w:t>pointR</w:t>
      </w:r>
      <w:proofErr w:type="spellEnd"/>
      <w:r w:rsidRPr="00C30740">
        <w:rPr>
          <w:rFonts w:ascii="Consolas" w:eastAsia="Times New Roman" w:hAnsi="Consolas"/>
          <w:kern w:val="0"/>
          <w:sz w:val="20"/>
          <w:szCs w:val="20"/>
          <w:lang w:eastAsia="en-US"/>
        </w:rPr>
        <w:t>;</w:t>
      </w:r>
      <w:proofErr w:type="gramEnd"/>
    </w:p>
    <w:p w14:paraId="48E6C701"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end</w:t>
      </w:r>
    </w:p>
    <w:p w14:paraId="586D58FD"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kern w:val="0"/>
          <w:sz w:val="20"/>
          <w:szCs w:val="20"/>
          <w:lang w:eastAsia="en-US"/>
        </w:rPr>
        <w:tab/>
      </w:r>
      <w:proofErr w:type="spellStart"/>
      <w:r w:rsidRPr="00C30740">
        <w:rPr>
          <w:rFonts w:ascii="Consolas" w:eastAsia="Times New Roman" w:hAnsi="Consolas"/>
          <w:kern w:val="0"/>
          <w:sz w:val="20"/>
          <w:szCs w:val="20"/>
          <w:lang w:eastAsia="en-US"/>
        </w:rPr>
        <w:t>step_size_count</w:t>
      </w:r>
      <w:proofErr w:type="spellEnd"/>
      <w:r w:rsidRPr="00C30740">
        <w:rPr>
          <w:rFonts w:ascii="Consolas" w:eastAsia="Times New Roman" w:hAnsi="Consolas"/>
          <w:kern w:val="0"/>
          <w:sz w:val="20"/>
          <w:szCs w:val="20"/>
          <w:lang w:eastAsia="en-US"/>
        </w:rPr>
        <w:t xml:space="preserve"> = step_size_count+</w:t>
      </w:r>
      <w:proofErr w:type="gramStart"/>
      <w:r w:rsidRPr="00C30740">
        <w:rPr>
          <w:rFonts w:ascii="Consolas" w:eastAsia="Times New Roman" w:hAnsi="Consolas"/>
          <w:kern w:val="0"/>
          <w:sz w:val="20"/>
          <w:szCs w:val="20"/>
          <w:lang w:eastAsia="en-US"/>
        </w:rPr>
        <w:t>1;</w:t>
      </w:r>
      <w:proofErr w:type="gramEnd"/>
    </w:p>
    <w:p w14:paraId="75FBC3C3"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r>
      <w:r w:rsidRPr="00C30740">
        <w:rPr>
          <w:rFonts w:ascii="Consolas" w:eastAsia="Times New Roman" w:hAnsi="Consolas"/>
          <w:color w:val="0E00FF"/>
          <w:kern w:val="0"/>
          <w:sz w:val="20"/>
          <w:szCs w:val="20"/>
          <w:lang w:eastAsia="en-US"/>
        </w:rPr>
        <w:t>end</w:t>
      </w:r>
    </w:p>
    <w:p w14:paraId="56921895"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 xml:space="preserve">new_point1 = </w:t>
      </w:r>
      <w:proofErr w:type="spellStart"/>
      <w:r w:rsidRPr="00C30740">
        <w:rPr>
          <w:rFonts w:ascii="Consolas" w:eastAsia="Times New Roman" w:hAnsi="Consolas"/>
          <w:kern w:val="0"/>
          <w:sz w:val="20"/>
          <w:szCs w:val="20"/>
          <w:lang w:eastAsia="en-US"/>
        </w:rPr>
        <w:t>new_</w:t>
      </w:r>
      <w:proofErr w:type="gramStart"/>
      <w:r w:rsidRPr="00C30740">
        <w:rPr>
          <w:rFonts w:ascii="Consolas" w:eastAsia="Times New Roman" w:hAnsi="Consolas"/>
          <w:kern w:val="0"/>
          <w:sz w:val="20"/>
          <w:szCs w:val="20"/>
          <w:lang w:eastAsia="en-US"/>
        </w:rPr>
        <w:t>pointL</w:t>
      </w:r>
      <w:proofErr w:type="spellEnd"/>
      <w:r w:rsidRPr="00C30740">
        <w:rPr>
          <w:rFonts w:ascii="Consolas" w:eastAsia="Times New Roman" w:hAnsi="Consolas"/>
          <w:kern w:val="0"/>
          <w:sz w:val="20"/>
          <w:szCs w:val="20"/>
          <w:lang w:eastAsia="en-US"/>
        </w:rPr>
        <w:t>;</w:t>
      </w:r>
      <w:proofErr w:type="gramEnd"/>
    </w:p>
    <w:p w14:paraId="3DC5F900" w14:textId="77777777" w:rsidR="00C30740" w:rsidRPr="00C30740" w:rsidRDefault="00C30740" w:rsidP="00C30740">
      <w:pPr>
        <w:widowControl/>
        <w:rPr>
          <w:rFonts w:ascii="Consolas" w:eastAsia="Times New Roman" w:hAnsi="Consolas"/>
          <w:kern w:val="0"/>
          <w:sz w:val="20"/>
          <w:szCs w:val="20"/>
          <w:lang w:eastAsia="en-US"/>
        </w:rPr>
      </w:pPr>
      <w:r w:rsidRPr="00C30740">
        <w:rPr>
          <w:rFonts w:ascii="Consolas" w:eastAsia="Times New Roman" w:hAnsi="Consolas"/>
          <w:kern w:val="0"/>
          <w:sz w:val="20"/>
          <w:szCs w:val="20"/>
          <w:lang w:eastAsia="en-US"/>
        </w:rPr>
        <w:tab/>
        <w:t xml:space="preserve">new_point2 = </w:t>
      </w:r>
      <w:proofErr w:type="spellStart"/>
      <w:r w:rsidRPr="00C30740">
        <w:rPr>
          <w:rFonts w:ascii="Consolas" w:eastAsia="Times New Roman" w:hAnsi="Consolas"/>
          <w:kern w:val="0"/>
          <w:sz w:val="20"/>
          <w:szCs w:val="20"/>
          <w:lang w:eastAsia="en-US"/>
        </w:rPr>
        <w:t>new_</w:t>
      </w:r>
      <w:proofErr w:type="gramStart"/>
      <w:r w:rsidRPr="00C30740">
        <w:rPr>
          <w:rFonts w:ascii="Consolas" w:eastAsia="Times New Roman" w:hAnsi="Consolas"/>
          <w:kern w:val="0"/>
          <w:sz w:val="20"/>
          <w:szCs w:val="20"/>
          <w:lang w:eastAsia="en-US"/>
        </w:rPr>
        <w:t>pointR</w:t>
      </w:r>
      <w:proofErr w:type="spellEnd"/>
      <w:r w:rsidRPr="00C30740">
        <w:rPr>
          <w:rFonts w:ascii="Consolas" w:eastAsia="Times New Roman" w:hAnsi="Consolas"/>
          <w:kern w:val="0"/>
          <w:sz w:val="20"/>
          <w:szCs w:val="20"/>
          <w:lang w:eastAsia="en-US"/>
        </w:rPr>
        <w:t>;</w:t>
      </w:r>
      <w:proofErr w:type="gramEnd"/>
    </w:p>
    <w:p w14:paraId="2A318F48" w14:textId="4C78FD39" w:rsidR="00832CE0" w:rsidRDefault="00832CE0">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58974767" w14:textId="3F546676" w:rsidR="00C30740" w:rsidRDefault="00832CE0" w:rsidP="00832CE0">
      <w:pPr>
        <w:pStyle w:val="Heading3"/>
        <w:rPr>
          <w:rFonts w:eastAsia="Times New Roman"/>
        </w:rPr>
      </w:pPr>
      <w:bookmarkStart w:id="48" w:name="_Toc134584539"/>
      <w:r>
        <w:rPr>
          <w:rFonts w:eastAsia="Times New Roman"/>
        </w:rPr>
        <w:lastRenderedPageBreak/>
        <w:t>Helpers/</w:t>
      </w:r>
      <w:proofErr w:type="spellStart"/>
      <w:r>
        <w:rPr>
          <w:rFonts w:eastAsia="Times New Roman"/>
        </w:rPr>
        <w:t>ObstacleFree.m</w:t>
      </w:r>
      <w:bookmarkEnd w:id="48"/>
      <w:proofErr w:type="spellEnd"/>
    </w:p>
    <w:p w14:paraId="678B3635"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E00FF"/>
          <w:kern w:val="0"/>
          <w:sz w:val="20"/>
          <w:szCs w:val="20"/>
          <w:lang w:eastAsia="en-US"/>
        </w:rPr>
        <w:t xml:space="preserve">function </w:t>
      </w:r>
      <w:r w:rsidRPr="00D761D4">
        <w:rPr>
          <w:rFonts w:ascii="Consolas" w:eastAsia="Times New Roman" w:hAnsi="Consolas"/>
          <w:kern w:val="0"/>
          <w:sz w:val="20"/>
          <w:szCs w:val="20"/>
          <w:lang w:eastAsia="en-US"/>
        </w:rPr>
        <w:t>[</w:t>
      </w:r>
      <w:proofErr w:type="spellStart"/>
      <w:r w:rsidRPr="00D761D4">
        <w:rPr>
          <w:rFonts w:ascii="Consolas" w:eastAsia="Times New Roman" w:hAnsi="Consolas"/>
          <w:kern w:val="0"/>
          <w:sz w:val="20"/>
          <w:szCs w:val="20"/>
          <w:lang w:eastAsia="en-US"/>
        </w:rPr>
        <w:t>inFreeSpace</w:t>
      </w:r>
      <w:proofErr w:type="spellEnd"/>
      <w:r w:rsidRPr="00D761D4">
        <w:rPr>
          <w:rFonts w:ascii="Consolas" w:eastAsia="Times New Roman" w:hAnsi="Consolas"/>
          <w:kern w:val="0"/>
          <w:sz w:val="20"/>
          <w:szCs w:val="20"/>
          <w:lang w:eastAsia="en-US"/>
        </w:rPr>
        <w:t xml:space="preserve">] = </w:t>
      </w:r>
      <w:proofErr w:type="spellStart"/>
      <w:proofErr w:type="gramStart"/>
      <w:r w:rsidRPr="00D761D4">
        <w:rPr>
          <w:rFonts w:ascii="Consolas" w:eastAsia="Times New Roman" w:hAnsi="Consolas"/>
          <w:kern w:val="0"/>
          <w:sz w:val="20"/>
          <w:szCs w:val="20"/>
          <w:lang w:eastAsia="en-US"/>
        </w:rPr>
        <w:t>ObstacleFree</w:t>
      </w:r>
      <w:proofErr w:type="spellEnd"/>
      <w:r w:rsidRPr="00D761D4">
        <w:rPr>
          <w:rFonts w:ascii="Consolas" w:eastAsia="Times New Roman" w:hAnsi="Consolas"/>
          <w:kern w:val="0"/>
          <w:sz w:val="20"/>
          <w:szCs w:val="20"/>
          <w:lang w:eastAsia="en-US"/>
        </w:rPr>
        <w:t>(</w:t>
      </w:r>
      <w:proofErr w:type="spellStart"/>
      <w:proofErr w:type="gramEnd"/>
      <w:r w:rsidRPr="00D761D4">
        <w:rPr>
          <w:rFonts w:ascii="Consolas" w:eastAsia="Times New Roman" w:hAnsi="Consolas"/>
          <w:kern w:val="0"/>
          <w:sz w:val="20"/>
          <w:szCs w:val="20"/>
          <w:lang w:eastAsia="en-US"/>
        </w:rPr>
        <w:t>pointOne,pointTwo</w:t>
      </w:r>
      <w:proofErr w:type="spellEnd"/>
      <w:r w:rsidRPr="00D761D4">
        <w:rPr>
          <w:rFonts w:ascii="Consolas" w:eastAsia="Times New Roman" w:hAnsi="Consolas"/>
          <w:kern w:val="0"/>
          <w:sz w:val="20"/>
          <w:szCs w:val="20"/>
          <w:lang w:eastAsia="en-US"/>
        </w:rPr>
        <w:t xml:space="preserve">, </w:t>
      </w:r>
      <w:proofErr w:type="spellStart"/>
      <w:r w:rsidRPr="00D761D4">
        <w:rPr>
          <w:rFonts w:ascii="Consolas" w:eastAsia="Times New Roman" w:hAnsi="Consolas"/>
          <w:kern w:val="0"/>
          <w:sz w:val="20"/>
          <w:szCs w:val="20"/>
          <w:lang w:eastAsia="en-US"/>
        </w:rPr>
        <w:t>map_size</w:t>
      </w:r>
      <w:proofErr w:type="spellEnd"/>
      <w:r w:rsidRPr="00D761D4">
        <w:rPr>
          <w:rFonts w:ascii="Consolas" w:eastAsia="Times New Roman" w:hAnsi="Consolas"/>
          <w:kern w:val="0"/>
          <w:sz w:val="20"/>
          <w:szCs w:val="20"/>
          <w:lang w:eastAsia="en-US"/>
        </w:rPr>
        <w:t xml:space="preserve">, </w:t>
      </w:r>
      <w:proofErr w:type="spellStart"/>
      <w:r w:rsidRPr="00D761D4">
        <w:rPr>
          <w:rFonts w:ascii="Consolas" w:eastAsia="Times New Roman" w:hAnsi="Consolas"/>
          <w:kern w:val="0"/>
          <w:sz w:val="20"/>
          <w:szCs w:val="20"/>
          <w:lang w:eastAsia="en-US"/>
        </w:rPr>
        <w:t>occupancy_grid</w:t>
      </w:r>
      <w:proofErr w:type="spellEnd"/>
      <w:r w:rsidRPr="00D761D4">
        <w:rPr>
          <w:rFonts w:ascii="Consolas" w:eastAsia="Times New Roman" w:hAnsi="Consolas"/>
          <w:kern w:val="0"/>
          <w:sz w:val="20"/>
          <w:szCs w:val="20"/>
          <w:lang w:eastAsia="en-US"/>
        </w:rPr>
        <w:t>)</w:t>
      </w:r>
    </w:p>
    <w:p w14:paraId="62AB8544"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%OBSTACLEFREE Takes in two arguments: Point 1 and Point 2. It generates an</w:t>
      </w:r>
    </w:p>
    <w:p w14:paraId="69245EC3"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xml:space="preserve">% </w:t>
      </w:r>
      <w:proofErr w:type="gramStart"/>
      <w:r w:rsidRPr="00D761D4">
        <w:rPr>
          <w:rFonts w:ascii="Consolas" w:eastAsia="Times New Roman" w:hAnsi="Consolas"/>
          <w:color w:val="008013"/>
          <w:kern w:val="0"/>
          <w:sz w:val="20"/>
          <w:szCs w:val="20"/>
          <w:lang w:eastAsia="en-US"/>
        </w:rPr>
        <w:t>evenly</w:t>
      </w:r>
      <w:proofErr w:type="gramEnd"/>
      <w:r w:rsidRPr="00D761D4">
        <w:rPr>
          <w:rFonts w:ascii="Consolas" w:eastAsia="Times New Roman" w:hAnsi="Consolas"/>
          <w:color w:val="008013"/>
          <w:kern w:val="0"/>
          <w:sz w:val="20"/>
          <w:szCs w:val="20"/>
          <w:lang w:eastAsia="en-US"/>
        </w:rPr>
        <w:t xml:space="preserve"> space distribution of points along the line created by Point 1 and</w:t>
      </w:r>
    </w:p>
    <w:p w14:paraId="33544F9C"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xml:space="preserve">% Point 2. The resolution of this distribution is determined by </w:t>
      </w:r>
      <w:proofErr w:type="gramStart"/>
      <w:r w:rsidRPr="00D761D4">
        <w:rPr>
          <w:rFonts w:ascii="Consolas" w:eastAsia="Times New Roman" w:hAnsi="Consolas"/>
          <w:color w:val="008013"/>
          <w:kern w:val="0"/>
          <w:sz w:val="20"/>
          <w:szCs w:val="20"/>
          <w:lang w:eastAsia="en-US"/>
        </w:rPr>
        <w:t>max(</w:t>
      </w:r>
      <w:proofErr w:type="gramEnd"/>
      <w:r w:rsidRPr="00D761D4">
        <w:rPr>
          <w:rFonts w:ascii="Consolas" w:eastAsia="Times New Roman" w:hAnsi="Consolas"/>
          <w:color w:val="008013"/>
          <w:kern w:val="0"/>
          <w:sz w:val="20"/>
          <w:szCs w:val="20"/>
          <w:lang w:eastAsia="en-US"/>
        </w:rPr>
        <w:t>100,</w:t>
      </w:r>
    </w:p>
    <w:p w14:paraId="447ED54F"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xml:space="preserve">% </w:t>
      </w:r>
      <w:proofErr w:type="spellStart"/>
      <w:r w:rsidRPr="00D761D4">
        <w:rPr>
          <w:rFonts w:ascii="Consolas" w:eastAsia="Times New Roman" w:hAnsi="Consolas"/>
          <w:color w:val="008013"/>
          <w:kern w:val="0"/>
          <w:sz w:val="20"/>
          <w:szCs w:val="20"/>
          <w:lang w:eastAsia="en-US"/>
        </w:rPr>
        <w:t>map_size</w:t>
      </w:r>
      <w:proofErr w:type="spellEnd"/>
      <w:r w:rsidRPr="00D761D4">
        <w:rPr>
          <w:rFonts w:ascii="Consolas" w:eastAsia="Times New Roman" w:hAnsi="Consolas"/>
          <w:color w:val="008013"/>
          <w:kern w:val="0"/>
          <w:sz w:val="20"/>
          <w:szCs w:val="20"/>
          <w:lang w:eastAsia="en-US"/>
        </w:rPr>
        <w:t xml:space="preserve">) where it will distribute either 100 points or </w:t>
      </w:r>
      <w:proofErr w:type="spellStart"/>
      <w:r w:rsidRPr="00D761D4">
        <w:rPr>
          <w:rFonts w:ascii="Consolas" w:eastAsia="Times New Roman" w:hAnsi="Consolas"/>
          <w:color w:val="008013"/>
          <w:kern w:val="0"/>
          <w:sz w:val="20"/>
          <w:szCs w:val="20"/>
          <w:lang w:eastAsia="en-US"/>
        </w:rPr>
        <w:t>map_size</w:t>
      </w:r>
      <w:proofErr w:type="spellEnd"/>
      <w:r w:rsidRPr="00D761D4">
        <w:rPr>
          <w:rFonts w:ascii="Consolas" w:eastAsia="Times New Roman" w:hAnsi="Consolas"/>
          <w:color w:val="008013"/>
          <w:kern w:val="0"/>
          <w:sz w:val="20"/>
          <w:szCs w:val="20"/>
          <w:lang w:eastAsia="en-US"/>
        </w:rPr>
        <w:t xml:space="preserve"> points</w:t>
      </w:r>
    </w:p>
    <w:p w14:paraId="50CA1609"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xml:space="preserve">% along the line depending on whichever is greatest. These points are </w:t>
      </w:r>
      <w:proofErr w:type="gramStart"/>
      <w:r w:rsidRPr="00D761D4">
        <w:rPr>
          <w:rFonts w:ascii="Consolas" w:eastAsia="Times New Roman" w:hAnsi="Consolas"/>
          <w:color w:val="008013"/>
          <w:kern w:val="0"/>
          <w:sz w:val="20"/>
          <w:szCs w:val="20"/>
          <w:lang w:eastAsia="en-US"/>
        </w:rPr>
        <w:t>then</w:t>
      </w:r>
      <w:proofErr w:type="gramEnd"/>
    </w:p>
    <w:p w14:paraId="73BC250B"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compared with the obstacle occupancy grid to verify the lines do not</w:t>
      </w:r>
    </w:p>
    <w:p w14:paraId="13E605AB"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08013"/>
          <w:kern w:val="0"/>
          <w:sz w:val="20"/>
          <w:szCs w:val="20"/>
          <w:lang w:eastAsia="en-US"/>
        </w:rPr>
        <w:t xml:space="preserve">% </w:t>
      </w:r>
      <w:proofErr w:type="gramStart"/>
      <w:r w:rsidRPr="00D761D4">
        <w:rPr>
          <w:rFonts w:ascii="Consolas" w:eastAsia="Times New Roman" w:hAnsi="Consolas"/>
          <w:color w:val="008013"/>
          <w:kern w:val="0"/>
          <w:sz w:val="20"/>
          <w:szCs w:val="20"/>
          <w:lang w:eastAsia="en-US"/>
        </w:rPr>
        <w:t>collide</w:t>
      </w:r>
      <w:proofErr w:type="gramEnd"/>
      <w:r w:rsidRPr="00D761D4">
        <w:rPr>
          <w:rFonts w:ascii="Consolas" w:eastAsia="Times New Roman" w:hAnsi="Consolas"/>
          <w:color w:val="008013"/>
          <w:kern w:val="0"/>
          <w:sz w:val="20"/>
          <w:szCs w:val="20"/>
          <w:lang w:eastAsia="en-US"/>
        </w:rPr>
        <w:t xml:space="preserve">. </w:t>
      </w:r>
      <w:proofErr w:type="spellStart"/>
      <w:r w:rsidRPr="00D761D4">
        <w:rPr>
          <w:rFonts w:ascii="Consolas" w:eastAsia="Times New Roman" w:hAnsi="Consolas"/>
          <w:color w:val="008013"/>
          <w:kern w:val="0"/>
          <w:sz w:val="20"/>
          <w:szCs w:val="20"/>
          <w:lang w:eastAsia="en-US"/>
        </w:rPr>
        <w:t>ObstacleFree</w:t>
      </w:r>
      <w:proofErr w:type="spellEnd"/>
      <w:r w:rsidRPr="00D761D4">
        <w:rPr>
          <w:rFonts w:ascii="Consolas" w:eastAsia="Times New Roman" w:hAnsi="Consolas"/>
          <w:color w:val="008013"/>
          <w:kern w:val="0"/>
          <w:sz w:val="20"/>
          <w:szCs w:val="20"/>
          <w:lang w:eastAsia="en-US"/>
        </w:rPr>
        <w:t xml:space="preserve"> simply returns a true or false value.</w:t>
      </w:r>
    </w:p>
    <w:p w14:paraId="7A742F88" w14:textId="77777777" w:rsidR="00D761D4" w:rsidRPr="00D761D4" w:rsidRDefault="00D761D4" w:rsidP="00D761D4">
      <w:pPr>
        <w:widowControl/>
        <w:rPr>
          <w:rFonts w:ascii="Consolas" w:eastAsia="Times New Roman" w:hAnsi="Consolas"/>
          <w:kern w:val="0"/>
          <w:sz w:val="20"/>
          <w:szCs w:val="20"/>
          <w:lang w:eastAsia="en-US"/>
        </w:rPr>
      </w:pPr>
    </w:p>
    <w:p w14:paraId="5650805F" w14:textId="77777777" w:rsidR="00D761D4" w:rsidRPr="00D761D4" w:rsidRDefault="00D761D4" w:rsidP="00D761D4">
      <w:pPr>
        <w:widowControl/>
        <w:rPr>
          <w:rFonts w:ascii="Consolas" w:eastAsia="Times New Roman" w:hAnsi="Consolas"/>
          <w:kern w:val="0"/>
          <w:sz w:val="20"/>
          <w:szCs w:val="20"/>
          <w:lang w:eastAsia="en-US"/>
        </w:rPr>
      </w:pPr>
      <w:proofErr w:type="spellStart"/>
      <w:r w:rsidRPr="00D761D4">
        <w:rPr>
          <w:rFonts w:ascii="Consolas" w:eastAsia="Times New Roman" w:hAnsi="Consolas"/>
          <w:kern w:val="0"/>
          <w:sz w:val="20"/>
          <w:szCs w:val="20"/>
          <w:lang w:eastAsia="en-US"/>
        </w:rPr>
        <w:t>lineXPoints</w:t>
      </w:r>
      <w:proofErr w:type="spellEnd"/>
      <w:r w:rsidRPr="00D761D4">
        <w:rPr>
          <w:rFonts w:ascii="Consolas" w:eastAsia="Times New Roman" w:hAnsi="Consolas"/>
          <w:kern w:val="0"/>
          <w:sz w:val="20"/>
          <w:szCs w:val="20"/>
          <w:lang w:eastAsia="en-US"/>
        </w:rPr>
        <w:t xml:space="preserve"> = </w:t>
      </w:r>
      <w:proofErr w:type="spellStart"/>
      <w:proofErr w:type="gramStart"/>
      <w:r w:rsidRPr="00D761D4">
        <w:rPr>
          <w:rFonts w:ascii="Consolas" w:eastAsia="Times New Roman" w:hAnsi="Consolas"/>
          <w:kern w:val="0"/>
          <w:sz w:val="20"/>
          <w:szCs w:val="20"/>
          <w:lang w:eastAsia="en-US"/>
        </w:rPr>
        <w:t>linspace</w:t>
      </w:r>
      <w:proofErr w:type="spellEnd"/>
      <w:r w:rsidRPr="00D761D4">
        <w:rPr>
          <w:rFonts w:ascii="Consolas" w:eastAsia="Times New Roman" w:hAnsi="Consolas"/>
          <w:kern w:val="0"/>
          <w:sz w:val="20"/>
          <w:szCs w:val="20"/>
          <w:lang w:eastAsia="en-US"/>
        </w:rPr>
        <w:t>(</w:t>
      </w:r>
      <w:proofErr w:type="spellStart"/>
      <w:proofErr w:type="gramEnd"/>
      <w:r w:rsidRPr="00D761D4">
        <w:rPr>
          <w:rFonts w:ascii="Consolas" w:eastAsia="Times New Roman" w:hAnsi="Consolas"/>
          <w:kern w:val="0"/>
          <w:sz w:val="20"/>
          <w:szCs w:val="20"/>
          <w:lang w:eastAsia="en-US"/>
        </w:rPr>
        <w:t>pointOne</w:t>
      </w:r>
      <w:proofErr w:type="spellEnd"/>
      <w:r w:rsidRPr="00D761D4">
        <w:rPr>
          <w:rFonts w:ascii="Consolas" w:eastAsia="Times New Roman" w:hAnsi="Consolas"/>
          <w:kern w:val="0"/>
          <w:sz w:val="20"/>
          <w:szCs w:val="20"/>
          <w:lang w:eastAsia="en-US"/>
        </w:rPr>
        <w:t xml:space="preserve">(1, 1), </w:t>
      </w:r>
      <w:proofErr w:type="spellStart"/>
      <w:r w:rsidRPr="00D761D4">
        <w:rPr>
          <w:rFonts w:ascii="Consolas" w:eastAsia="Times New Roman" w:hAnsi="Consolas"/>
          <w:kern w:val="0"/>
          <w:sz w:val="20"/>
          <w:szCs w:val="20"/>
          <w:lang w:eastAsia="en-US"/>
        </w:rPr>
        <w:t>pointTwo</w:t>
      </w:r>
      <w:proofErr w:type="spellEnd"/>
      <w:r w:rsidRPr="00D761D4">
        <w:rPr>
          <w:rFonts w:ascii="Consolas" w:eastAsia="Times New Roman" w:hAnsi="Consolas"/>
          <w:kern w:val="0"/>
          <w:sz w:val="20"/>
          <w:szCs w:val="20"/>
          <w:lang w:eastAsia="en-US"/>
        </w:rPr>
        <w:t xml:space="preserve">(1, 1), max(100, </w:t>
      </w:r>
      <w:proofErr w:type="spellStart"/>
      <w:r w:rsidRPr="00D761D4">
        <w:rPr>
          <w:rFonts w:ascii="Consolas" w:eastAsia="Times New Roman" w:hAnsi="Consolas"/>
          <w:kern w:val="0"/>
          <w:sz w:val="20"/>
          <w:szCs w:val="20"/>
          <w:lang w:eastAsia="en-US"/>
        </w:rPr>
        <w:t>map_size</w:t>
      </w:r>
      <w:proofErr w:type="spellEnd"/>
      <w:r w:rsidRPr="00D761D4">
        <w:rPr>
          <w:rFonts w:ascii="Consolas" w:eastAsia="Times New Roman" w:hAnsi="Consolas"/>
          <w:kern w:val="0"/>
          <w:sz w:val="20"/>
          <w:szCs w:val="20"/>
          <w:lang w:eastAsia="en-US"/>
        </w:rPr>
        <w:t>));</w:t>
      </w:r>
    </w:p>
    <w:p w14:paraId="6959A20A" w14:textId="77777777" w:rsidR="00D761D4" w:rsidRPr="00D761D4" w:rsidRDefault="00D761D4" w:rsidP="00D761D4">
      <w:pPr>
        <w:widowControl/>
        <w:rPr>
          <w:rFonts w:ascii="Consolas" w:eastAsia="Times New Roman" w:hAnsi="Consolas"/>
          <w:kern w:val="0"/>
          <w:sz w:val="20"/>
          <w:szCs w:val="20"/>
          <w:lang w:eastAsia="en-US"/>
        </w:rPr>
      </w:pPr>
      <w:proofErr w:type="spellStart"/>
      <w:r w:rsidRPr="00D761D4">
        <w:rPr>
          <w:rFonts w:ascii="Consolas" w:eastAsia="Times New Roman" w:hAnsi="Consolas"/>
          <w:kern w:val="0"/>
          <w:sz w:val="20"/>
          <w:szCs w:val="20"/>
          <w:lang w:eastAsia="en-US"/>
        </w:rPr>
        <w:t>lineYPoints</w:t>
      </w:r>
      <w:proofErr w:type="spellEnd"/>
      <w:r w:rsidRPr="00D761D4">
        <w:rPr>
          <w:rFonts w:ascii="Consolas" w:eastAsia="Times New Roman" w:hAnsi="Consolas"/>
          <w:kern w:val="0"/>
          <w:sz w:val="20"/>
          <w:szCs w:val="20"/>
          <w:lang w:eastAsia="en-US"/>
        </w:rPr>
        <w:t xml:space="preserve"> = </w:t>
      </w:r>
      <w:proofErr w:type="spellStart"/>
      <w:proofErr w:type="gramStart"/>
      <w:r w:rsidRPr="00D761D4">
        <w:rPr>
          <w:rFonts w:ascii="Consolas" w:eastAsia="Times New Roman" w:hAnsi="Consolas"/>
          <w:kern w:val="0"/>
          <w:sz w:val="20"/>
          <w:szCs w:val="20"/>
          <w:lang w:eastAsia="en-US"/>
        </w:rPr>
        <w:t>linspace</w:t>
      </w:r>
      <w:proofErr w:type="spellEnd"/>
      <w:r w:rsidRPr="00D761D4">
        <w:rPr>
          <w:rFonts w:ascii="Consolas" w:eastAsia="Times New Roman" w:hAnsi="Consolas"/>
          <w:kern w:val="0"/>
          <w:sz w:val="20"/>
          <w:szCs w:val="20"/>
          <w:lang w:eastAsia="en-US"/>
        </w:rPr>
        <w:t>(</w:t>
      </w:r>
      <w:proofErr w:type="spellStart"/>
      <w:proofErr w:type="gramEnd"/>
      <w:r w:rsidRPr="00D761D4">
        <w:rPr>
          <w:rFonts w:ascii="Consolas" w:eastAsia="Times New Roman" w:hAnsi="Consolas"/>
          <w:kern w:val="0"/>
          <w:sz w:val="20"/>
          <w:szCs w:val="20"/>
          <w:lang w:eastAsia="en-US"/>
        </w:rPr>
        <w:t>pointOne</w:t>
      </w:r>
      <w:proofErr w:type="spellEnd"/>
      <w:r w:rsidRPr="00D761D4">
        <w:rPr>
          <w:rFonts w:ascii="Consolas" w:eastAsia="Times New Roman" w:hAnsi="Consolas"/>
          <w:kern w:val="0"/>
          <w:sz w:val="20"/>
          <w:szCs w:val="20"/>
          <w:lang w:eastAsia="en-US"/>
        </w:rPr>
        <w:t xml:space="preserve">(1, 2), </w:t>
      </w:r>
      <w:proofErr w:type="spellStart"/>
      <w:r w:rsidRPr="00D761D4">
        <w:rPr>
          <w:rFonts w:ascii="Consolas" w:eastAsia="Times New Roman" w:hAnsi="Consolas"/>
          <w:kern w:val="0"/>
          <w:sz w:val="20"/>
          <w:szCs w:val="20"/>
          <w:lang w:eastAsia="en-US"/>
        </w:rPr>
        <w:t>pointTwo</w:t>
      </w:r>
      <w:proofErr w:type="spellEnd"/>
      <w:r w:rsidRPr="00D761D4">
        <w:rPr>
          <w:rFonts w:ascii="Consolas" w:eastAsia="Times New Roman" w:hAnsi="Consolas"/>
          <w:kern w:val="0"/>
          <w:sz w:val="20"/>
          <w:szCs w:val="20"/>
          <w:lang w:eastAsia="en-US"/>
        </w:rPr>
        <w:t xml:space="preserve">(1, 2), max(100, </w:t>
      </w:r>
      <w:proofErr w:type="spellStart"/>
      <w:r w:rsidRPr="00D761D4">
        <w:rPr>
          <w:rFonts w:ascii="Consolas" w:eastAsia="Times New Roman" w:hAnsi="Consolas"/>
          <w:kern w:val="0"/>
          <w:sz w:val="20"/>
          <w:szCs w:val="20"/>
          <w:lang w:eastAsia="en-US"/>
        </w:rPr>
        <w:t>map_size</w:t>
      </w:r>
      <w:proofErr w:type="spellEnd"/>
      <w:r w:rsidRPr="00D761D4">
        <w:rPr>
          <w:rFonts w:ascii="Consolas" w:eastAsia="Times New Roman" w:hAnsi="Consolas"/>
          <w:kern w:val="0"/>
          <w:sz w:val="20"/>
          <w:szCs w:val="20"/>
          <w:lang w:eastAsia="en-US"/>
        </w:rPr>
        <w:t>));</w:t>
      </w:r>
    </w:p>
    <w:p w14:paraId="2EAA3832"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kern w:val="0"/>
          <w:sz w:val="20"/>
          <w:szCs w:val="20"/>
          <w:lang w:eastAsia="en-US"/>
        </w:rPr>
        <w:t>line = [</w:t>
      </w:r>
      <w:proofErr w:type="spellStart"/>
      <w:r w:rsidRPr="00D761D4">
        <w:rPr>
          <w:rFonts w:ascii="Consolas" w:eastAsia="Times New Roman" w:hAnsi="Consolas"/>
          <w:kern w:val="0"/>
          <w:sz w:val="20"/>
          <w:szCs w:val="20"/>
          <w:lang w:eastAsia="en-US"/>
        </w:rPr>
        <w:t>lineXPoints</w:t>
      </w:r>
      <w:proofErr w:type="spellEnd"/>
      <w:r w:rsidRPr="00D761D4">
        <w:rPr>
          <w:rFonts w:ascii="Consolas" w:eastAsia="Times New Roman" w:hAnsi="Consolas"/>
          <w:kern w:val="0"/>
          <w:sz w:val="20"/>
          <w:szCs w:val="20"/>
          <w:lang w:eastAsia="en-US"/>
        </w:rPr>
        <w:t xml:space="preserve">', </w:t>
      </w:r>
      <w:proofErr w:type="spellStart"/>
      <w:r w:rsidRPr="00D761D4">
        <w:rPr>
          <w:rFonts w:ascii="Consolas" w:eastAsia="Times New Roman" w:hAnsi="Consolas"/>
          <w:kern w:val="0"/>
          <w:sz w:val="20"/>
          <w:szCs w:val="20"/>
          <w:lang w:eastAsia="en-US"/>
        </w:rPr>
        <w:t>lineYPoints</w:t>
      </w:r>
      <w:proofErr w:type="spellEnd"/>
      <w:r w:rsidRPr="00D761D4">
        <w:rPr>
          <w:rFonts w:ascii="Consolas" w:eastAsia="Times New Roman" w:hAnsi="Consolas"/>
          <w:kern w:val="0"/>
          <w:sz w:val="20"/>
          <w:szCs w:val="20"/>
          <w:lang w:eastAsia="en-US"/>
        </w:rPr>
        <w:t>'</w:t>
      </w:r>
      <w:proofErr w:type="gramStart"/>
      <w:r w:rsidRPr="00D761D4">
        <w:rPr>
          <w:rFonts w:ascii="Consolas" w:eastAsia="Times New Roman" w:hAnsi="Consolas"/>
          <w:kern w:val="0"/>
          <w:sz w:val="20"/>
          <w:szCs w:val="20"/>
          <w:lang w:eastAsia="en-US"/>
        </w:rPr>
        <w:t>];</w:t>
      </w:r>
      <w:proofErr w:type="gramEnd"/>
    </w:p>
    <w:p w14:paraId="533A927B" w14:textId="77777777" w:rsidR="00D761D4" w:rsidRPr="00D761D4" w:rsidRDefault="00D761D4" w:rsidP="00D761D4">
      <w:pPr>
        <w:widowControl/>
        <w:rPr>
          <w:rFonts w:ascii="Consolas" w:eastAsia="Times New Roman" w:hAnsi="Consolas"/>
          <w:kern w:val="0"/>
          <w:sz w:val="20"/>
          <w:szCs w:val="20"/>
          <w:lang w:eastAsia="en-US"/>
        </w:rPr>
      </w:pPr>
    </w:p>
    <w:p w14:paraId="09125AFE"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kern w:val="0"/>
          <w:sz w:val="20"/>
          <w:szCs w:val="20"/>
          <w:lang w:eastAsia="en-US"/>
        </w:rPr>
        <w:t>[</w:t>
      </w:r>
      <w:proofErr w:type="spellStart"/>
      <w:r w:rsidRPr="00D761D4">
        <w:rPr>
          <w:rFonts w:ascii="Consolas" w:eastAsia="Times New Roman" w:hAnsi="Consolas"/>
          <w:kern w:val="0"/>
          <w:sz w:val="20"/>
          <w:szCs w:val="20"/>
          <w:lang w:eastAsia="en-US"/>
        </w:rPr>
        <w:t>containsValid</w:t>
      </w:r>
      <w:proofErr w:type="spellEnd"/>
      <w:r w:rsidRPr="00D761D4">
        <w:rPr>
          <w:rFonts w:ascii="Consolas" w:eastAsia="Times New Roman" w:hAnsi="Consolas"/>
          <w:kern w:val="0"/>
          <w:sz w:val="20"/>
          <w:szCs w:val="20"/>
          <w:lang w:eastAsia="en-US"/>
        </w:rPr>
        <w:t xml:space="preserve">, </w:t>
      </w:r>
      <w:proofErr w:type="spellStart"/>
      <w:r w:rsidRPr="00D761D4">
        <w:rPr>
          <w:rFonts w:ascii="Consolas" w:eastAsia="Times New Roman" w:hAnsi="Consolas"/>
          <w:kern w:val="0"/>
          <w:sz w:val="20"/>
          <w:szCs w:val="20"/>
          <w:lang w:eastAsia="en-US"/>
        </w:rPr>
        <w:t>validPoints</w:t>
      </w:r>
      <w:proofErr w:type="spellEnd"/>
      <w:r w:rsidRPr="00D761D4">
        <w:rPr>
          <w:rFonts w:ascii="Consolas" w:eastAsia="Times New Roman" w:hAnsi="Consolas"/>
          <w:kern w:val="0"/>
          <w:sz w:val="20"/>
          <w:szCs w:val="20"/>
          <w:lang w:eastAsia="en-US"/>
        </w:rPr>
        <w:t xml:space="preserve">] = </w:t>
      </w:r>
      <w:proofErr w:type="spellStart"/>
      <w:proofErr w:type="gramStart"/>
      <w:r w:rsidRPr="00D761D4">
        <w:rPr>
          <w:rFonts w:ascii="Consolas" w:eastAsia="Times New Roman" w:hAnsi="Consolas"/>
          <w:kern w:val="0"/>
          <w:sz w:val="20"/>
          <w:szCs w:val="20"/>
          <w:lang w:eastAsia="en-US"/>
        </w:rPr>
        <w:t>CheckCollision</w:t>
      </w:r>
      <w:proofErr w:type="spellEnd"/>
      <w:r w:rsidRPr="00D761D4">
        <w:rPr>
          <w:rFonts w:ascii="Consolas" w:eastAsia="Times New Roman" w:hAnsi="Consolas"/>
          <w:kern w:val="0"/>
          <w:sz w:val="20"/>
          <w:szCs w:val="20"/>
          <w:lang w:eastAsia="en-US"/>
        </w:rPr>
        <w:t>(</w:t>
      </w:r>
      <w:proofErr w:type="gramEnd"/>
      <w:r w:rsidRPr="00D761D4">
        <w:rPr>
          <w:rFonts w:ascii="Consolas" w:eastAsia="Times New Roman" w:hAnsi="Consolas"/>
          <w:kern w:val="0"/>
          <w:sz w:val="20"/>
          <w:szCs w:val="20"/>
          <w:lang w:eastAsia="en-US"/>
        </w:rPr>
        <w:t xml:space="preserve">line, </w:t>
      </w:r>
      <w:proofErr w:type="spellStart"/>
      <w:r w:rsidRPr="00D761D4">
        <w:rPr>
          <w:rFonts w:ascii="Consolas" w:eastAsia="Times New Roman" w:hAnsi="Consolas"/>
          <w:kern w:val="0"/>
          <w:sz w:val="20"/>
          <w:szCs w:val="20"/>
          <w:lang w:eastAsia="en-US"/>
        </w:rPr>
        <w:t>occupancy_grid</w:t>
      </w:r>
      <w:proofErr w:type="spellEnd"/>
      <w:r w:rsidRPr="00D761D4">
        <w:rPr>
          <w:rFonts w:ascii="Consolas" w:eastAsia="Times New Roman" w:hAnsi="Consolas"/>
          <w:kern w:val="0"/>
          <w:sz w:val="20"/>
          <w:szCs w:val="20"/>
          <w:lang w:eastAsia="en-US"/>
        </w:rPr>
        <w:t xml:space="preserve">, </w:t>
      </w:r>
      <w:proofErr w:type="spellStart"/>
      <w:r w:rsidRPr="00D761D4">
        <w:rPr>
          <w:rFonts w:ascii="Consolas" w:eastAsia="Times New Roman" w:hAnsi="Consolas"/>
          <w:kern w:val="0"/>
          <w:sz w:val="20"/>
          <w:szCs w:val="20"/>
          <w:lang w:eastAsia="en-US"/>
        </w:rPr>
        <w:t>map_size</w:t>
      </w:r>
      <w:proofErr w:type="spellEnd"/>
      <w:r w:rsidRPr="00D761D4">
        <w:rPr>
          <w:rFonts w:ascii="Consolas" w:eastAsia="Times New Roman" w:hAnsi="Consolas"/>
          <w:kern w:val="0"/>
          <w:sz w:val="20"/>
          <w:szCs w:val="20"/>
          <w:lang w:eastAsia="en-US"/>
        </w:rPr>
        <w:t>);</w:t>
      </w:r>
    </w:p>
    <w:p w14:paraId="203981BD" w14:textId="77777777" w:rsidR="00D761D4" w:rsidRPr="00D761D4" w:rsidRDefault="00D761D4" w:rsidP="00D761D4">
      <w:pPr>
        <w:widowControl/>
        <w:rPr>
          <w:rFonts w:ascii="Consolas" w:eastAsia="Times New Roman" w:hAnsi="Consolas"/>
          <w:kern w:val="0"/>
          <w:sz w:val="20"/>
          <w:szCs w:val="20"/>
          <w:lang w:eastAsia="en-US"/>
        </w:rPr>
      </w:pPr>
      <w:proofErr w:type="spellStart"/>
      <w:r w:rsidRPr="00D761D4">
        <w:rPr>
          <w:rFonts w:ascii="Consolas" w:eastAsia="Times New Roman" w:hAnsi="Consolas"/>
          <w:kern w:val="0"/>
          <w:sz w:val="20"/>
          <w:szCs w:val="20"/>
          <w:lang w:eastAsia="en-US"/>
        </w:rPr>
        <w:t>inFreeSpace</w:t>
      </w:r>
      <w:proofErr w:type="spellEnd"/>
      <w:r w:rsidRPr="00D761D4">
        <w:rPr>
          <w:rFonts w:ascii="Consolas" w:eastAsia="Times New Roman" w:hAnsi="Consolas"/>
          <w:kern w:val="0"/>
          <w:sz w:val="20"/>
          <w:szCs w:val="20"/>
          <w:lang w:eastAsia="en-US"/>
        </w:rPr>
        <w:t xml:space="preserve"> = height(</w:t>
      </w:r>
      <w:proofErr w:type="spellStart"/>
      <w:r w:rsidRPr="00D761D4">
        <w:rPr>
          <w:rFonts w:ascii="Consolas" w:eastAsia="Times New Roman" w:hAnsi="Consolas"/>
          <w:kern w:val="0"/>
          <w:sz w:val="20"/>
          <w:szCs w:val="20"/>
          <w:lang w:eastAsia="en-US"/>
        </w:rPr>
        <w:t>validPoints</w:t>
      </w:r>
      <w:proofErr w:type="spellEnd"/>
      <w:r w:rsidRPr="00D761D4">
        <w:rPr>
          <w:rFonts w:ascii="Consolas" w:eastAsia="Times New Roman" w:hAnsi="Consolas"/>
          <w:kern w:val="0"/>
          <w:sz w:val="20"/>
          <w:szCs w:val="20"/>
          <w:lang w:eastAsia="en-US"/>
        </w:rPr>
        <w:t>) == height(line</w:t>
      </w:r>
      <w:proofErr w:type="gramStart"/>
      <w:r w:rsidRPr="00D761D4">
        <w:rPr>
          <w:rFonts w:ascii="Consolas" w:eastAsia="Times New Roman" w:hAnsi="Consolas"/>
          <w:kern w:val="0"/>
          <w:sz w:val="20"/>
          <w:szCs w:val="20"/>
          <w:lang w:eastAsia="en-US"/>
        </w:rPr>
        <w:t>);</w:t>
      </w:r>
      <w:proofErr w:type="gramEnd"/>
    </w:p>
    <w:p w14:paraId="593303BA" w14:textId="77777777" w:rsidR="00D761D4" w:rsidRPr="00D761D4" w:rsidRDefault="00D761D4" w:rsidP="00D761D4">
      <w:pPr>
        <w:widowControl/>
        <w:rPr>
          <w:rFonts w:ascii="Consolas" w:eastAsia="Times New Roman" w:hAnsi="Consolas"/>
          <w:kern w:val="0"/>
          <w:sz w:val="20"/>
          <w:szCs w:val="20"/>
          <w:lang w:eastAsia="en-US"/>
        </w:rPr>
      </w:pPr>
    </w:p>
    <w:p w14:paraId="1522EF22" w14:textId="77777777" w:rsidR="00D761D4" w:rsidRPr="00D761D4" w:rsidRDefault="00D761D4" w:rsidP="00D761D4">
      <w:pPr>
        <w:widowControl/>
        <w:rPr>
          <w:rFonts w:ascii="Consolas" w:eastAsia="Times New Roman" w:hAnsi="Consolas"/>
          <w:kern w:val="0"/>
          <w:sz w:val="20"/>
          <w:szCs w:val="20"/>
          <w:lang w:eastAsia="en-US"/>
        </w:rPr>
      </w:pPr>
      <w:r w:rsidRPr="00D761D4">
        <w:rPr>
          <w:rFonts w:ascii="Consolas" w:eastAsia="Times New Roman" w:hAnsi="Consolas"/>
          <w:color w:val="0E00FF"/>
          <w:kern w:val="0"/>
          <w:sz w:val="20"/>
          <w:szCs w:val="20"/>
          <w:lang w:eastAsia="en-US"/>
        </w:rPr>
        <w:t>end</w:t>
      </w:r>
    </w:p>
    <w:p w14:paraId="20EFFBED" w14:textId="714319CE" w:rsidR="008E4DFC" w:rsidRDefault="008E4DFC">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3641E654" w14:textId="0FD90496" w:rsidR="00D761D4" w:rsidRDefault="008E4DFC" w:rsidP="008E4DFC">
      <w:pPr>
        <w:pStyle w:val="Heading3"/>
      </w:pPr>
      <w:bookmarkStart w:id="49" w:name="_Toc134584540"/>
      <w:r>
        <w:lastRenderedPageBreak/>
        <w:t>Helpers/</w:t>
      </w:r>
      <w:proofErr w:type="spellStart"/>
      <w:r>
        <w:t>rand_center.m</w:t>
      </w:r>
      <w:bookmarkEnd w:id="49"/>
      <w:proofErr w:type="spellEnd"/>
    </w:p>
    <w:p w14:paraId="13C03661"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 xml:space="preserve">function </w:t>
      </w:r>
      <w:r w:rsidRPr="006B4F47">
        <w:rPr>
          <w:rFonts w:ascii="Consolas" w:eastAsia="Times New Roman" w:hAnsi="Consolas"/>
          <w:kern w:val="0"/>
          <w:sz w:val="20"/>
          <w:szCs w:val="20"/>
          <w:lang w:eastAsia="en-US"/>
        </w:rPr>
        <w:t xml:space="preserve">[point] = </w:t>
      </w:r>
      <w:proofErr w:type="spellStart"/>
      <w:r w:rsidRPr="006B4F47">
        <w:rPr>
          <w:rFonts w:ascii="Consolas" w:eastAsia="Times New Roman" w:hAnsi="Consolas"/>
          <w:kern w:val="0"/>
          <w:sz w:val="20"/>
          <w:szCs w:val="20"/>
          <w:lang w:eastAsia="en-US"/>
        </w:rPr>
        <w:t>rand_</w:t>
      </w:r>
      <w:proofErr w:type="gramStart"/>
      <w:r w:rsidRPr="006B4F47">
        <w:rPr>
          <w:rFonts w:ascii="Consolas" w:eastAsia="Times New Roman" w:hAnsi="Consolas"/>
          <w:kern w:val="0"/>
          <w:sz w:val="20"/>
          <w:szCs w:val="20"/>
          <w:lang w:eastAsia="en-US"/>
        </w:rPr>
        <w:t>center</w:t>
      </w:r>
      <w:proofErr w:type="spellEnd"/>
      <w:r w:rsidRPr="006B4F47">
        <w:rPr>
          <w:rFonts w:ascii="Consolas" w:eastAsia="Times New Roman" w:hAnsi="Consolas"/>
          <w:kern w:val="0"/>
          <w:sz w:val="20"/>
          <w:szCs w:val="20"/>
          <w:lang w:eastAsia="en-US"/>
        </w:rPr>
        <w:t>(</w:t>
      </w:r>
      <w:proofErr w:type="spellStart"/>
      <w:proofErr w:type="gramEnd"/>
      <w:r w:rsidRPr="006B4F47">
        <w:rPr>
          <w:rFonts w:ascii="Consolas" w:eastAsia="Times New Roman" w:hAnsi="Consolas"/>
          <w:kern w:val="0"/>
          <w:sz w:val="20"/>
          <w:szCs w:val="20"/>
          <w:lang w:eastAsia="en-US"/>
        </w:rPr>
        <w:t>qsource</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qgoal</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map_size</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occupancy_grid</w:t>
      </w:r>
      <w:proofErr w:type="spellEnd"/>
      <w:r w:rsidRPr="006B4F47">
        <w:rPr>
          <w:rFonts w:ascii="Consolas" w:eastAsia="Times New Roman" w:hAnsi="Consolas"/>
          <w:kern w:val="0"/>
          <w:sz w:val="20"/>
          <w:szCs w:val="20"/>
          <w:lang w:eastAsia="en-US"/>
        </w:rPr>
        <w:t>)</w:t>
      </w:r>
    </w:p>
    <w:p w14:paraId="4FF2DB63"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%GETTREE Returns the </w:t>
      </w:r>
      <w:proofErr w:type="spellStart"/>
      <w:r w:rsidRPr="006B4F47">
        <w:rPr>
          <w:rFonts w:ascii="Consolas" w:eastAsia="Times New Roman" w:hAnsi="Consolas"/>
          <w:color w:val="008013"/>
          <w:kern w:val="0"/>
          <w:sz w:val="20"/>
          <w:szCs w:val="20"/>
          <w:lang w:eastAsia="en-US"/>
        </w:rPr>
        <w:t>Tgraft</w:t>
      </w:r>
      <w:proofErr w:type="spellEnd"/>
      <w:r w:rsidRPr="006B4F47">
        <w:rPr>
          <w:rFonts w:ascii="Consolas" w:eastAsia="Times New Roman" w:hAnsi="Consolas"/>
          <w:color w:val="008013"/>
          <w:kern w:val="0"/>
          <w:sz w:val="20"/>
          <w:szCs w:val="20"/>
          <w:lang w:eastAsia="en-US"/>
        </w:rPr>
        <w:t xml:space="preserve"> tree discussed in the Graft-RRT algorithm (Map</w:t>
      </w:r>
    </w:p>
    <w:p w14:paraId="32D74EFD"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Size is used as a resolution constraint on generating center point)</w:t>
      </w:r>
    </w:p>
    <w:p w14:paraId="08FE1A94" w14:textId="77777777" w:rsidR="006B4F47" w:rsidRPr="006B4F47" w:rsidRDefault="006B4F47" w:rsidP="006B4F47">
      <w:pPr>
        <w:widowControl/>
        <w:rPr>
          <w:rFonts w:ascii="Consolas" w:eastAsia="Times New Roman" w:hAnsi="Consolas"/>
          <w:kern w:val="0"/>
          <w:sz w:val="20"/>
          <w:szCs w:val="20"/>
          <w:lang w:eastAsia="en-US"/>
        </w:rPr>
      </w:pPr>
    </w:p>
    <w:p w14:paraId="174E4B01"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Another implementation of this process is available at: https://github.com/robot-rolle/path-plan/blob/Graft_RRT/rand_center.m</w:t>
      </w:r>
    </w:p>
    <w:p w14:paraId="31A0116C"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We do not attempt to calculate direction and process points along that</w:t>
      </w:r>
    </w:p>
    <w:p w14:paraId="64C92E94"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line. </w:t>
      </w:r>
      <w:proofErr w:type="gramStart"/>
      <w:r w:rsidRPr="006B4F47">
        <w:rPr>
          <w:rFonts w:ascii="Consolas" w:eastAsia="Times New Roman" w:hAnsi="Consolas"/>
          <w:color w:val="008013"/>
          <w:kern w:val="0"/>
          <w:sz w:val="20"/>
          <w:szCs w:val="20"/>
          <w:lang w:eastAsia="en-US"/>
        </w:rPr>
        <w:t>Instead</w:t>
      </w:r>
      <w:proofErr w:type="gramEnd"/>
      <w:r w:rsidRPr="006B4F47">
        <w:rPr>
          <w:rFonts w:ascii="Consolas" w:eastAsia="Times New Roman" w:hAnsi="Consolas"/>
          <w:color w:val="008013"/>
          <w:kern w:val="0"/>
          <w:sz w:val="20"/>
          <w:szCs w:val="20"/>
          <w:lang w:eastAsia="en-US"/>
        </w:rPr>
        <w:t xml:space="preserve"> we generate a series of points from start to goal and</w:t>
      </w:r>
    </w:p>
    <w:p w14:paraId="150CD582"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w:t>
      </w:r>
      <w:proofErr w:type="gramStart"/>
      <w:r w:rsidRPr="006B4F47">
        <w:rPr>
          <w:rFonts w:ascii="Consolas" w:eastAsia="Times New Roman" w:hAnsi="Consolas"/>
          <w:color w:val="008013"/>
          <w:kern w:val="0"/>
          <w:sz w:val="20"/>
          <w:szCs w:val="20"/>
          <w:lang w:eastAsia="en-US"/>
        </w:rPr>
        <w:t>filter</w:t>
      </w:r>
      <w:proofErr w:type="gramEnd"/>
      <w:r w:rsidRPr="006B4F47">
        <w:rPr>
          <w:rFonts w:ascii="Consolas" w:eastAsia="Times New Roman" w:hAnsi="Consolas"/>
          <w:color w:val="008013"/>
          <w:kern w:val="0"/>
          <w:sz w:val="20"/>
          <w:szCs w:val="20"/>
          <w:lang w:eastAsia="en-US"/>
        </w:rPr>
        <w:t xml:space="preserve"> out any points within an obstacle or outside the map.</w:t>
      </w:r>
    </w:p>
    <w:p w14:paraId="2867ABBA" w14:textId="77777777" w:rsidR="006B4F47" w:rsidRPr="006B4F47" w:rsidRDefault="006B4F47" w:rsidP="006B4F47">
      <w:pPr>
        <w:widowControl/>
        <w:rPr>
          <w:rFonts w:ascii="Consolas" w:eastAsia="Times New Roman" w:hAnsi="Consolas"/>
          <w:kern w:val="0"/>
          <w:sz w:val="20"/>
          <w:szCs w:val="20"/>
          <w:lang w:eastAsia="en-US"/>
        </w:rPr>
      </w:pPr>
    </w:p>
    <w:p w14:paraId="2C33CDB2"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Straight Line of Points from </w:t>
      </w:r>
      <w:proofErr w:type="spellStart"/>
      <w:r w:rsidRPr="006B4F47">
        <w:rPr>
          <w:rFonts w:ascii="Consolas" w:eastAsia="Times New Roman" w:hAnsi="Consolas"/>
          <w:color w:val="008013"/>
          <w:kern w:val="0"/>
          <w:sz w:val="20"/>
          <w:szCs w:val="20"/>
          <w:lang w:eastAsia="en-US"/>
        </w:rPr>
        <w:t>Start_Waypoint</w:t>
      </w:r>
      <w:proofErr w:type="spellEnd"/>
      <w:r w:rsidRPr="006B4F47">
        <w:rPr>
          <w:rFonts w:ascii="Consolas" w:eastAsia="Times New Roman" w:hAnsi="Consolas"/>
          <w:color w:val="008013"/>
          <w:kern w:val="0"/>
          <w:sz w:val="20"/>
          <w:szCs w:val="20"/>
          <w:lang w:eastAsia="en-US"/>
        </w:rPr>
        <w:t xml:space="preserve"> to </w:t>
      </w:r>
      <w:proofErr w:type="spellStart"/>
      <w:r w:rsidRPr="006B4F47">
        <w:rPr>
          <w:rFonts w:ascii="Consolas" w:eastAsia="Times New Roman" w:hAnsi="Consolas"/>
          <w:color w:val="008013"/>
          <w:kern w:val="0"/>
          <w:sz w:val="20"/>
          <w:szCs w:val="20"/>
          <w:lang w:eastAsia="en-US"/>
        </w:rPr>
        <w:t>Goal_Waypoint</w:t>
      </w:r>
      <w:proofErr w:type="spellEnd"/>
    </w:p>
    <w:p w14:paraId="5A66F84F" w14:textId="77777777" w:rsidR="006B4F47" w:rsidRPr="006B4F47" w:rsidRDefault="006B4F47" w:rsidP="006B4F47">
      <w:pPr>
        <w:widowControl/>
        <w:rPr>
          <w:rFonts w:ascii="Consolas" w:eastAsia="Times New Roman" w:hAnsi="Consolas"/>
          <w:kern w:val="0"/>
          <w:sz w:val="20"/>
          <w:szCs w:val="20"/>
          <w:lang w:eastAsia="en-US"/>
        </w:rPr>
      </w:pPr>
    </w:p>
    <w:p w14:paraId="3B50D5F3"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We calculate midpoint and generate </w:t>
      </w:r>
      <w:proofErr w:type="gramStart"/>
      <w:r w:rsidRPr="006B4F47">
        <w:rPr>
          <w:rFonts w:ascii="Consolas" w:eastAsia="Times New Roman" w:hAnsi="Consolas"/>
          <w:color w:val="008013"/>
          <w:kern w:val="0"/>
          <w:sz w:val="20"/>
          <w:szCs w:val="20"/>
          <w:lang w:eastAsia="en-US"/>
        </w:rPr>
        <w:t>two line</w:t>
      </w:r>
      <w:proofErr w:type="gramEnd"/>
      <w:r w:rsidRPr="006B4F47">
        <w:rPr>
          <w:rFonts w:ascii="Consolas" w:eastAsia="Times New Roman" w:hAnsi="Consolas"/>
          <w:color w:val="008013"/>
          <w:kern w:val="0"/>
          <w:sz w:val="20"/>
          <w:szCs w:val="20"/>
          <w:lang w:eastAsia="en-US"/>
        </w:rPr>
        <w:t xml:space="preserve"> segments based off that</w:t>
      </w:r>
    </w:p>
    <w:p w14:paraId="272CB0A8"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(before and after the midpoint) such that we have points closer to the</w:t>
      </w:r>
    </w:p>
    <w:p w14:paraId="7881EDA7"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w:t>
      </w:r>
      <w:proofErr w:type="spellStart"/>
      <w:r w:rsidRPr="006B4F47">
        <w:rPr>
          <w:rFonts w:ascii="Consolas" w:eastAsia="Times New Roman" w:hAnsi="Consolas"/>
          <w:color w:val="008013"/>
          <w:kern w:val="0"/>
          <w:sz w:val="20"/>
          <w:szCs w:val="20"/>
          <w:lang w:eastAsia="en-US"/>
        </w:rPr>
        <w:t>end_point</w:t>
      </w:r>
      <w:proofErr w:type="spellEnd"/>
      <w:r w:rsidRPr="006B4F47">
        <w:rPr>
          <w:rFonts w:ascii="Consolas" w:eastAsia="Times New Roman" w:hAnsi="Consolas"/>
          <w:color w:val="008013"/>
          <w:kern w:val="0"/>
          <w:sz w:val="20"/>
          <w:szCs w:val="20"/>
          <w:lang w:eastAsia="en-US"/>
        </w:rPr>
        <w:t xml:space="preserve"> and points closer to the </w:t>
      </w:r>
      <w:proofErr w:type="spellStart"/>
      <w:r w:rsidRPr="006B4F47">
        <w:rPr>
          <w:rFonts w:ascii="Consolas" w:eastAsia="Times New Roman" w:hAnsi="Consolas"/>
          <w:color w:val="008013"/>
          <w:kern w:val="0"/>
          <w:sz w:val="20"/>
          <w:szCs w:val="20"/>
          <w:lang w:eastAsia="en-US"/>
        </w:rPr>
        <w:t>start_point</w:t>
      </w:r>
      <w:proofErr w:type="spellEnd"/>
      <w:r w:rsidRPr="006B4F47">
        <w:rPr>
          <w:rFonts w:ascii="Consolas" w:eastAsia="Times New Roman" w:hAnsi="Consolas"/>
          <w:color w:val="008013"/>
          <w:kern w:val="0"/>
          <w:sz w:val="20"/>
          <w:szCs w:val="20"/>
          <w:lang w:eastAsia="en-US"/>
        </w:rPr>
        <w:t>. Selecting the N closest</w:t>
      </w:r>
    </w:p>
    <w:p w14:paraId="2B870A98"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points to the midpoint out of those points on either segment we can then</w:t>
      </w:r>
    </w:p>
    <w:p w14:paraId="76AE247C"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w:t>
      </w:r>
      <w:proofErr w:type="gramStart"/>
      <w:r w:rsidRPr="006B4F47">
        <w:rPr>
          <w:rFonts w:ascii="Consolas" w:eastAsia="Times New Roman" w:hAnsi="Consolas"/>
          <w:color w:val="008013"/>
          <w:kern w:val="0"/>
          <w:sz w:val="20"/>
          <w:szCs w:val="20"/>
          <w:lang w:eastAsia="en-US"/>
        </w:rPr>
        <w:t>randomly</w:t>
      </w:r>
      <w:proofErr w:type="gramEnd"/>
      <w:r w:rsidRPr="006B4F47">
        <w:rPr>
          <w:rFonts w:ascii="Consolas" w:eastAsia="Times New Roman" w:hAnsi="Consolas"/>
          <w:color w:val="008013"/>
          <w:kern w:val="0"/>
          <w:sz w:val="20"/>
          <w:szCs w:val="20"/>
          <w:lang w:eastAsia="en-US"/>
        </w:rPr>
        <w:t xml:space="preserve"> sample for a "center" point. In the terms of the paper, </w:t>
      </w:r>
      <w:proofErr w:type="gramStart"/>
      <w:r w:rsidRPr="006B4F47">
        <w:rPr>
          <w:rFonts w:ascii="Consolas" w:eastAsia="Times New Roman" w:hAnsi="Consolas"/>
          <w:color w:val="008013"/>
          <w:kern w:val="0"/>
          <w:sz w:val="20"/>
          <w:szCs w:val="20"/>
          <w:lang w:eastAsia="en-US"/>
        </w:rPr>
        <w:t>our</w:t>
      </w:r>
      <w:proofErr w:type="gramEnd"/>
    </w:p>
    <w:p w14:paraId="11BA9CE4"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distance parameters would be related to maximizing the distance of a</w:t>
      </w:r>
    </w:p>
    <w:p w14:paraId="3F218369"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point from both the start and end point.</w:t>
      </w:r>
    </w:p>
    <w:p w14:paraId="03BB2FE9"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straightLineMidpoint</w:t>
      </w:r>
      <w:proofErr w:type="spellEnd"/>
      <w:r w:rsidRPr="006B4F47">
        <w:rPr>
          <w:rFonts w:ascii="Consolas" w:eastAsia="Times New Roman" w:hAnsi="Consolas"/>
          <w:kern w:val="0"/>
          <w:sz w:val="20"/>
          <w:szCs w:val="20"/>
          <w:lang w:eastAsia="en-US"/>
        </w:rPr>
        <w:t xml:space="preserve"> = [((</w:t>
      </w:r>
      <w:proofErr w:type="spellStart"/>
      <w:proofErr w:type="gramStart"/>
      <w:r w:rsidRPr="006B4F47">
        <w:rPr>
          <w:rFonts w:ascii="Consolas" w:eastAsia="Times New Roman" w:hAnsi="Consolas"/>
          <w:kern w:val="0"/>
          <w:sz w:val="20"/>
          <w:szCs w:val="20"/>
          <w:lang w:eastAsia="en-US"/>
        </w:rPr>
        <w:t>qsource</w:t>
      </w:r>
      <w:proofErr w:type="spellEnd"/>
      <w:r w:rsidRPr="006B4F47">
        <w:rPr>
          <w:rFonts w:ascii="Consolas" w:eastAsia="Times New Roman" w:hAnsi="Consolas"/>
          <w:kern w:val="0"/>
          <w:sz w:val="20"/>
          <w:szCs w:val="20"/>
          <w:lang w:eastAsia="en-US"/>
        </w:rPr>
        <w:t>(</w:t>
      </w:r>
      <w:proofErr w:type="gramEnd"/>
      <w:r w:rsidRPr="006B4F47">
        <w:rPr>
          <w:rFonts w:ascii="Consolas" w:eastAsia="Times New Roman" w:hAnsi="Consolas"/>
          <w:kern w:val="0"/>
          <w:sz w:val="20"/>
          <w:szCs w:val="20"/>
          <w:lang w:eastAsia="en-US"/>
        </w:rPr>
        <w:t xml:space="preserve">1) + </w:t>
      </w:r>
      <w:proofErr w:type="spellStart"/>
      <w:r w:rsidRPr="006B4F47">
        <w:rPr>
          <w:rFonts w:ascii="Consolas" w:eastAsia="Times New Roman" w:hAnsi="Consolas"/>
          <w:kern w:val="0"/>
          <w:sz w:val="20"/>
          <w:szCs w:val="20"/>
          <w:lang w:eastAsia="en-US"/>
        </w:rPr>
        <w:t>qgoal</w:t>
      </w:r>
      <w:proofErr w:type="spellEnd"/>
      <w:r w:rsidRPr="006B4F47">
        <w:rPr>
          <w:rFonts w:ascii="Consolas" w:eastAsia="Times New Roman" w:hAnsi="Consolas"/>
          <w:kern w:val="0"/>
          <w:sz w:val="20"/>
          <w:szCs w:val="20"/>
          <w:lang w:eastAsia="en-US"/>
        </w:rPr>
        <w:t>(1))/2) ((</w:t>
      </w:r>
      <w:proofErr w:type="spellStart"/>
      <w:r w:rsidRPr="006B4F47">
        <w:rPr>
          <w:rFonts w:ascii="Consolas" w:eastAsia="Times New Roman" w:hAnsi="Consolas"/>
          <w:kern w:val="0"/>
          <w:sz w:val="20"/>
          <w:szCs w:val="20"/>
          <w:lang w:eastAsia="en-US"/>
        </w:rPr>
        <w:t>qsource</w:t>
      </w:r>
      <w:proofErr w:type="spellEnd"/>
      <w:r w:rsidRPr="006B4F47">
        <w:rPr>
          <w:rFonts w:ascii="Consolas" w:eastAsia="Times New Roman" w:hAnsi="Consolas"/>
          <w:kern w:val="0"/>
          <w:sz w:val="20"/>
          <w:szCs w:val="20"/>
          <w:lang w:eastAsia="en-US"/>
        </w:rPr>
        <w:t xml:space="preserve">(2) + </w:t>
      </w:r>
      <w:proofErr w:type="spellStart"/>
      <w:r w:rsidRPr="006B4F47">
        <w:rPr>
          <w:rFonts w:ascii="Consolas" w:eastAsia="Times New Roman" w:hAnsi="Consolas"/>
          <w:kern w:val="0"/>
          <w:sz w:val="20"/>
          <w:szCs w:val="20"/>
          <w:lang w:eastAsia="en-US"/>
        </w:rPr>
        <w:t>qgoal</w:t>
      </w:r>
      <w:proofErr w:type="spellEnd"/>
      <w:r w:rsidRPr="006B4F47">
        <w:rPr>
          <w:rFonts w:ascii="Consolas" w:eastAsia="Times New Roman" w:hAnsi="Consolas"/>
          <w:kern w:val="0"/>
          <w:sz w:val="20"/>
          <w:szCs w:val="20"/>
          <w:lang w:eastAsia="en-US"/>
        </w:rPr>
        <w:t>(2))/2)];</w:t>
      </w:r>
    </w:p>
    <w:p w14:paraId="3F29AC2D" w14:textId="77777777" w:rsidR="006B4F47" w:rsidRPr="006B4F47" w:rsidRDefault="006B4F47" w:rsidP="006B4F47">
      <w:pPr>
        <w:widowControl/>
        <w:rPr>
          <w:rFonts w:ascii="Consolas" w:eastAsia="Times New Roman" w:hAnsi="Consolas"/>
          <w:kern w:val="0"/>
          <w:sz w:val="20"/>
          <w:szCs w:val="20"/>
          <w:lang w:eastAsia="en-US"/>
        </w:rPr>
      </w:pPr>
    </w:p>
    <w:p w14:paraId="3CBF0C78" w14:textId="77777777" w:rsidR="006B4F47" w:rsidRPr="006B4F47" w:rsidRDefault="006B4F47" w:rsidP="006B4F47">
      <w:pPr>
        <w:widowControl/>
        <w:rPr>
          <w:rFonts w:ascii="Consolas" w:eastAsia="Times New Roman" w:hAnsi="Consolas"/>
          <w:kern w:val="0"/>
          <w:sz w:val="20"/>
          <w:szCs w:val="20"/>
          <w:lang w:eastAsia="en-US"/>
        </w:rPr>
      </w:pPr>
    </w:p>
    <w:p w14:paraId="084E346F"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By </w:t>
      </w:r>
      <w:proofErr w:type="gramStart"/>
      <w:r w:rsidRPr="006B4F47">
        <w:rPr>
          <w:rFonts w:ascii="Consolas" w:eastAsia="Times New Roman" w:hAnsi="Consolas"/>
          <w:color w:val="008013"/>
          <w:kern w:val="0"/>
          <w:sz w:val="20"/>
          <w:szCs w:val="20"/>
          <w:lang w:eastAsia="en-US"/>
        </w:rPr>
        <w:t>default</w:t>
      </w:r>
      <w:proofErr w:type="gramEnd"/>
      <w:r w:rsidRPr="006B4F47">
        <w:rPr>
          <w:rFonts w:ascii="Consolas" w:eastAsia="Times New Roman" w:hAnsi="Consolas"/>
          <w:color w:val="008013"/>
          <w:kern w:val="0"/>
          <w:sz w:val="20"/>
          <w:szCs w:val="20"/>
          <w:lang w:eastAsia="en-US"/>
        </w:rPr>
        <w:t xml:space="preserve"> </w:t>
      </w:r>
      <w:proofErr w:type="spellStart"/>
      <w:r w:rsidRPr="006B4F47">
        <w:rPr>
          <w:rFonts w:ascii="Consolas" w:eastAsia="Times New Roman" w:hAnsi="Consolas"/>
          <w:color w:val="008013"/>
          <w:kern w:val="0"/>
          <w:sz w:val="20"/>
          <w:szCs w:val="20"/>
          <w:lang w:eastAsia="en-US"/>
        </w:rPr>
        <w:t>linspace</w:t>
      </w:r>
      <w:proofErr w:type="spellEnd"/>
      <w:r w:rsidRPr="006B4F47">
        <w:rPr>
          <w:rFonts w:ascii="Consolas" w:eastAsia="Times New Roman" w:hAnsi="Consolas"/>
          <w:color w:val="008013"/>
          <w:kern w:val="0"/>
          <w:sz w:val="20"/>
          <w:szCs w:val="20"/>
          <w:lang w:eastAsia="en-US"/>
        </w:rPr>
        <w:t xml:space="preserve"> uses 100 points (maybe this should be investigated at</w:t>
      </w:r>
    </w:p>
    <w:p w14:paraId="3B3E3BD3"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lower resolutions such as </w:t>
      </w:r>
      <w:proofErr w:type="spellStart"/>
      <w:r w:rsidRPr="006B4F47">
        <w:rPr>
          <w:rFonts w:ascii="Consolas" w:eastAsia="Times New Roman" w:hAnsi="Consolas"/>
          <w:color w:val="008013"/>
          <w:kern w:val="0"/>
          <w:sz w:val="20"/>
          <w:szCs w:val="20"/>
          <w:lang w:eastAsia="en-US"/>
        </w:rPr>
        <w:t>map_size</w:t>
      </w:r>
      <w:proofErr w:type="spellEnd"/>
      <w:r w:rsidRPr="006B4F47">
        <w:rPr>
          <w:rFonts w:ascii="Consolas" w:eastAsia="Times New Roman" w:hAnsi="Consolas"/>
          <w:color w:val="008013"/>
          <w:kern w:val="0"/>
          <w:sz w:val="20"/>
          <w:szCs w:val="20"/>
          <w:lang w:eastAsia="en-US"/>
        </w:rPr>
        <w:t xml:space="preserve"> or </w:t>
      </w:r>
      <w:proofErr w:type="spellStart"/>
      <w:r w:rsidRPr="006B4F47">
        <w:rPr>
          <w:rFonts w:ascii="Consolas" w:eastAsia="Times New Roman" w:hAnsi="Consolas"/>
          <w:color w:val="008013"/>
          <w:kern w:val="0"/>
          <w:sz w:val="20"/>
          <w:szCs w:val="20"/>
          <w:lang w:eastAsia="en-US"/>
        </w:rPr>
        <w:t>map_size</w:t>
      </w:r>
      <w:proofErr w:type="spellEnd"/>
      <w:r w:rsidRPr="006B4F47">
        <w:rPr>
          <w:rFonts w:ascii="Consolas" w:eastAsia="Times New Roman" w:hAnsi="Consolas"/>
          <w:color w:val="008013"/>
          <w:kern w:val="0"/>
          <w:sz w:val="20"/>
          <w:szCs w:val="20"/>
          <w:lang w:eastAsia="en-US"/>
        </w:rPr>
        <w:t xml:space="preserve"> * 2). This currently</w:t>
      </w:r>
    </w:p>
    <w:p w14:paraId="5D89DBA7"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chooses the highest between the two in order to maintain some form of</w:t>
      </w:r>
    </w:p>
    <w:p w14:paraId="0CBC72E2"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"scalability" on maps larger than 100 units though resolution will be 1:1</w:t>
      </w:r>
    </w:p>
    <w:p w14:paraId="348FFA14"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w:t>
      </w:r>
      <w:proofErr w:type="gramStart"/>
      <w:r w:rsidRPr="006B4F47">
        <w:rPr>
          <w:rFonts w:ascii="Consolas" w:eastAsia="Times New Roman" w:hAnsi="Consolas"/>
          <w:color w:val="008013"/>
          <w:kern w:val="0"/>
          <w:sz w:val="20"/>
          <w:szCs w:val="20"/>
          <w:lang w:eastAsia="en-US"/>
        </w:rPr>
        <w:t>rather</w:t>
      </w:r>
      <w:proofErr w:type="gramEnd"/>
      <w:r w:rsidRPr="006B4F47">
        <w:rPr>
          <w:rFonts w:ascii="Consolas" w:eastAsia="Times New Roman" w:hAnsi="Consolas"/>
          <w:color w:val="008013"/>
          <w:kern w:val="0"/>
          <w:sz w:val="20"/>
          <w:szCs w:val="20"/>
          <w:lang w:eastAsia="en-US"/>
        </w:rPr>
        <w:t xml:space="preserve"> than many points per unit</w:t>
      </w:r>
    </w:p>
    <w:p w14:paraId="1279B107"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straightLineX</w:t>
      </w:r>
      <w:proofErr w:type="spellEnd"/>
      <w:r w:rsidRPr="006B4F47">
        <w:rPr>
          <w:rFonts w:ascii="Consolas" w:eastAsia="Times New Roman" w:hAnsi="Consolas"/>
          <w:kern w:val="0"/>
          <w:sz w:val="20"/>
          <w:szCs w:val="20"/>
          <w:lang w:eastAsia="en-US"/>
        </w:rPr>
        <w:t xml:space="preserve"> = </w:t>
      </w:r>
      <w:proofErr w:type="spellStart"/>
      <w:r w:rsidRPr="006B4F47">
        <w:rPr>
          <w:rFonts w:ascii="Consolas" w:eastAsia="Times New Roman" w:hAnsi="Consolas"/>
          <w:kern w:val="0"/>
          <w:sz w:val="20"/>
          <w:szCs w:val="20"/>
          <w:lang w:eastAsia="en-US"/>
        </w:rPr>
        <w:t>linspace</w:t>
      </w:r>
      <w:proofErr w:type="spellEnd"/>
      <w:r w:rsidRPr="006B4F47">
        <w:rPr>
          <w:rFonts w:ascii="Consolas" w:eastAsia="Times New Roman" w:hAnsi="Consolas"/>
          <w:kern w:val="0"/>
          <w:sz w:val="20"/>
          <w:szCs w:val="20"/>
          <w:lang w:eastAsia="en-US"/>
        </w:rPr>
        <w:t>(</w:t>
      </w:r>
      <w:proofErr w:type="spellStart"/>
      <w:proofErr w:type="gramStart"/>
      <w:r w:rsidRPr="006B4F47">
        <w:rPr>
          <w:rFonts w:ascii="Consolas" w:eastAsia="Times New Roman" w:hAnsi="Consolas"/>
          <w:kern w:val="0"/>
          <w:sz w:val="20"/>
          <w:szCs w:val="20"/>
          <w:lang w:eastAsia="en-US"/>
        </w:rPr>
        <w:t>qsource</w:t>
      </w:r>
      <w:proofErr w:type="spellEnd"/>
      <w:r w:rsidRPr="006B4F47">
        <w:rPr>
          <w:rFonts w:ascii="Consolas" w:eastAsia="Times New Roman" w:hAnsi="Consolas"/>
          <w:kern w:val="0"/>
          <w:sz w:val="20"/>
          <w:szCs w:val="20"/>
          <w:lang w:eastAsia="en-US"/>
        </w:rPr>
        <w:t>(</w:t>
      </w:r>
      <w:proofErr w:type="gramEnd"/>
      <w:r w:rsidRPr="006B4F47">
        <w:rPr>
          <w:rFonts w:ascii="Consolas" w:eastAsia="Times New Roman" w:hAnsi="Consolas"/>
          <w:kern w:val="0"/>
          <w:sz w:val="20"/>
          <w:szCs w:val="20"/>
          <w:lang w:eastAsia="en-US"/>
        </w:rPr>
        <w:t xml:space="preserve">1), </w:t>
      </w:r>
      <w:proofErr w:type="spellStart"/>
      <w:r w:rsidRPr="006B4F47">
        <w:rPr>
          <w:rFonts w:ascii="Consolas" w:eastAsia="Times New Roman" w:hAnsi="Consolas"/>
          <w:kern w:val="0"/>
          <w:sz w:val="20"/>
          <w:szCs w:val="20"/>
          <w:lang w:eastAsia="en-US"/>
        </w:rPr>
        <w:t>straightLineMidpoint</w:t>
      </w:r>
      <w:proofErr w:type="spellEnd"/>
      <w:r w:rsidRPr="006B4F47">
        <w:rPr>
          <w:rFonts w:ascii="Consolas" w:eastAsia="Times New Roman" w:hAnsi="Consolas"/>
          <w:kern w:val="0"/>
          <w:sz w:val="20"/>
          <w:szCs w:val="20"/>
          <w:lang w:eastAsia="en-US"/>
        </w:rPr>
        <w:t xml:space="preserve">(1), max(100, </w:t>
      </w:r>
      <w:proofErr w:type="spellStart"/>
      <w:r w:rsidRPr="006B4F47">
        <w:rPr>
          <w:rFonts w:ascii="Consolas" w:eastAsia="Times New Roman" w:hAnsi="Consolas"/>
          <w:kern w:val="0"/>
          <w:sz w:val="20"/>
          <w:szCs w:val="20"/>
          <w:lang w:eastAsia="en-US"/>
        </w:rPr>
        <w:t>map_size</w:t>
      </w:r>
      <w:proofErr w:type="spellEnd"/>
      <w:r w:rsidRPr="006B4F47">
        <w:rPr>
          <w:rFonts w:ascii="Consolas" w:eastAsia="Times New Roman" w:hAnsi="Consolas"/>
          <w:kern w:val="0"/>
          <w:sz w:val="20"/>
          <w:szCs w:val="20"/>
          <w:lang w:eastAsia="en-US"/>
        </w:rPr>
        <w:t>));</w:t>
      </w:r>
    </w:p>
    <w:p w14:paraId="61891243"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straightLineY</w:t>
      </w:r>
      <w:proofErr w:type="spellEnd"/>
      <w:r w:rsidRPr="006B4F47">
        <w:rPr>
          <w:rFonts w:ascii="Consolas" w:eastAsia="Times New Roman" w:hAnsi="Consolas"/>
          <w:kern w:val="0"/>
          <w:sz w:val="20"/>
          <w:szCs w:val="20"/>
          <w:lang w:eastAsia="en-US"/>
        </w:rPr>
        <w:t xml:space="preserve"> = </w:t>
      </w:r>
      <w:proofErr w:type="spellStart"/>
      <w:r w:rsidRPr="006B4F47">
        <w:rPr>
          <w:rFonts w:ascii="Consolas" w:eastAsia="Times New Roman" w:hAnsi="Consolas"/>
          <w:kern w:val="0"/>
          <w:sz w:val="20"/>
          <w:szCs w:val="20"/>
          <w:lang w:eastAsia="en-US"/>
        </w:rPr>
        <w:t>linspace</w:t>
      </w:r>
      <w:proofErr w:type="spellEnd"/>
      <w:r w:rsidRPr="006B4F47">
        <w:rPr>
          <w:rFonts w:ascii="Consolas" w:eastAsia="Times New Roman" w:hAnsi="Consolas"/>
          <w:kern w:val="0"/>
          <w:sz w:val="20"/>
          <w:szCs w:val="20"/>
          <w:lang w:eastAsia="en-US"/>
        </w:rPr>
        <w:t>(</w:t>
      </w:r>
      <w:proofErr w:type="spellStart"/>
      <w:proofErr w:type="gramStart"/>
      <w:r w:rsidRPr="006B4F47">
        <w:rPr>
          <w:rFonts w:ascii="Consolas" w:eastAsia="Times New Roman" w:hAnsi="Consolas"/>
          <w:kern w:val="0"/>
          <w:sz w:val="20"/>
          <w:szCs w:val="20"/>
          <w:lang w:eastAsia="en-US"/>
        </w:rPr>
        <w:t>qsource</w:t>
      </w:r>
      <w:proofErr w:type="spellEnd"/>
      <w:r w:rsidRPr="006B4F47">
        <w:rPr>
          <w:rFonts w:ascii="Consolas" w:eastAsia="Times New Roman" w:hAnsi="Consolas"/>
          <w:kern w:val="0"/>
          <w:sz w:val="20"/>
          <w:szCs w:val="20"/>
          <w:lang w:eastAsia="en-US"/>
        </w:rPr>
        <w:t>(</w:t>
      </w:r>
      <w:proofErr w:type="gramEnd"/>
      <w:r w:rsidRPr="006B4F47">
        <w:rPr>
          <w:rFonts w:ascii="Consolas" w:eastAsia="Times New Roman" w:hAnsi="Consolas"/>
          <w:kern w:val="0"/>
          <w:sz w:val="20"/>
          <w:szCs w:val="20"/>
          <w:lang w:eastAsia="en-US"/>
        </w:rPr>
        <w:t xml:space="preserve">2), </w:t>
      </w:r>
      <w:proofErr w:type="spellStart"/>
      <w:r w:rsidRPr="006B4F47">
        <w:rPr>
          <w:rFonts w:ascii="Consolas" w:eastAsia="Times New Roman" w:hAnsi="Consolas"/>
          <w:kern w:val="0"/>
          <w:sz w:val="20"/>
          <w:szCs w:val="20"/>
          <w:lang w:eastAsia="en-US"/>
        </w:rPr>
        <w:t>straightLineMidpoint</w:t>
      </w:r>
      <w:proofErr w:type="spellEnd"/>
      <w:r w:rsidRPr="006B4F47">
        <w:rPr>
          <w:rFonts w:ascii="Consolas" w:eastAsia="Times New Roman" w:hAnsi="Consolas"/>
          <w:kern w:val="0"/>
          <w:sz w:val="20"/>
          <w:szCs w:val="20"/>
          <w:lang w:eastAsia="en-US"/>
        </w:rPr>
        <w:t xml:space="preserve">(2), max(100, </w:t>
      </w:r>
      <w:proofErr w:type="spellStart"/>
      <w:r w:rsidRPr="006B4F47">
        <w:rPr>
          <w:rFonts w:ascii="Consolas" w:eastAsia="Times New Roman" w:hAnsi="Consolas"/>
          <w:kern w:val="0"/>
          <w:sz w:val="20"/>
          <w:szCs w:val="20"/>
          <w:lang w:eastAsia="en-US"/>
        </w:rPr>
        <w:t>map_size</w:t>
      </w:r>
      <w:proofErr w:type="spellEnd"/>
      <w:r w:rsidRPr="006B4F47">
        <w:rPr>
          <w:rFonts w:ascii="Consolas" w:eastAsia="Times New Roman" w:hAnsi="Consolas"/>
          <w:kern w:val="0"/>
          <w:sz w:val="20"/>
          <w:szCs w:val="20"/>
          <w:lang w:eastAsia="en-US"/>
        </w:rPr>
        <w:t>));</w:t>
      </w:r>
    </w:p>
    <w:p w14:paraId="628E816F"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straightLineFromStart</w:t>
      </w:r>
      <w:proofErr w:type="spellEnd"/>
      <w:r w:rsidRPr="006B4F47">
        <w:rPr>
          <w:rFonts w:ascii="Consolas" w:eastAsia="Times New Roman" w:hAnsi="Consolas"/>
          <w:kern w:val="0"/>
          <w:sz w:val="20"/>
          <w:szCs w:val="20"/>
          <w:lang w:eastAsia="en-US"/>
        </w:rPr>
        <w:t xml:space="preserve"> = [</w:t>
      </w:r>
      <w:proofErr w:type="spellStart"/>
      <w:r w:rsidRPr="006B4F47">
        <w:rPr>
          <w:rFonts w:ascii="Consolas" w:eastAsia="Times New Roman" w:hAnsi="Consolas"/>
          <w:kern w:val="0"/>
          <w:sz w:val="20"/>
          <w:szCs w:val="20"/>
          <w:lang w:eastAsia="en-US"/>
        </w:rPr>
        <w:t>straightLineX</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straightLineY</w:t>
      </w:r>
      <w:proofErr w:type="spellEnd"/>
      <w:r w:rsidRPr="006B4F47">
        <w:rPr>
          <w:rFonts w:ascii="Consolas" w:eastAsia="Times New Roman" w:hAnsi="Consolas"/>
          <w:kern w:val="0"/>
          <w:sz w:val="20"/>
          <w:szCs w:val="20"/>
          <w:lang w:eastAsia="en-US"/>
        </w:rPr>
        <w:t>'</w:t>
      </w:r>
      <w:proofErr w:type="gramStart"/>
      <w:r w:rsidRPr="006B4F47">
        <w:rPr>
          <w:rFonts w:ascii="Consolas" w:eastAsia="Times New Roman" w:hAnsi="Consolas"/>
          <w:kern w:val="0"/>
          <w:sz w:val="20"/>
          <w:szCs w:val="20"/>
          <w:lang w:eastAsia="en-US"/>
        </w:rPr>
        <w:t>];</w:t>
      </w:r>
      <w:proofErr w:type="gramEnd"/>
    </w:p>
    <w:p w14:paraId="10086B26" w14:textId="77777777" w:rsidR="006B4F47" w:rsidRPr="006B4F47" w:rsidRDefault="006B4F47" w:rsidP="006B4F47">
      <w:pPr>
        <w:widowControl/>
        <w:rPr>
          <w:rFonts w:ascii="Consolas" w:eastAsia="Times New Roman" w:hAnsi="Consolas"/>
          <w:kern w:val="0"/>
          <w:sz w:val="20"/>
          <w:szCs w:val="20"/>
          <w:lang w:eastAsia="en-US"/>
        </w:rPr>
      </w:pPr>
    </w:p>
    <w:p w14:paraId="2E0352E5"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straightLineX</w:t>
      </w:r>
      <w:proofErr w:type="spellEnd"/>
      <w:r w:rsidRPr="006B4F47">
        <w:rPr>
          <w:rFonts w:ascii="Consolas" w:eastAsia="Times New Roman" w:hAnsi="Consolas"/>
          <w:kern w:val="0"/>
          <w:sz w:val="20"/>
          <w:szCs w:val="20"/>
          <w:lang w:eastAsia="en-US"/>
        </w:rPr>
        <w:t xml:space="preserve"> = </w:t>
      </w:r>
      <w:proofErr w:type="spellStart"/>
      <w:r w:rsidRPr="006B4F47">
        <w:rPr>
          <w:rFonts w:ascii="Consolas" w:eastAsia="Times New Roman" w:hAnsi="Consolas"/>
          <w:kern w:val="0"/>
          <w:sz w:val="20"/>
          <w:szCs w:val="20"/>
          <w:lang w:eastAsia="en-US"/>
        </w:rPr>
        <w:t>linspace</w:t>
      </w:r>
      <w:proofErr w:type="spellEnd"/>
      <w:r w:rsidRPr="006B4F47">
        <w:rPr>
          <w:rFonts w:ascii="Consolas" w:eastAsia="Times New Roman" w:hAnsi="Consolas"/>
          <w:kern w:val="0"/>
          <w:sz w:val="20"/>
          <w:szCs w:val="20"/>
          <w:lang w:eastAsia="en-US"/>
        </w:rPr>
        <w:t>(</w:t>
      </w:r>
      <w:proofErr w:type="spellStart"/>
      <w:proofErr w:type="gramStart"/>
      <w:r w:rsidRPr="006B4F47">
        <w:rPr>
          <w:rFonts w:ascii="Consolas" w:eastAsia="Times New Roman" w:hAnsi="Consolas"/>
          <w:kern w:val="0"/>
          <w:sz w:val="20"/>
          <w:szCs w:val="20"/>
          <w:lang w:eastAsia="en-US"/>
        </w:rPr>
        <w:t>qgoal</w:t>
      </w:r>
      <w:proofErr w:type="spellEnd"/>
      <w:r w:rsidRPr="006B4F47">
        <w:rPr>
          <w:rFonts w:ascii="Consolas" w:eastAsia="Times New Roman" w:hAnsi="Consolas"/>
          <w:kern w:val="0"/>
          <w:sz w:val="20"/>
          <w:szCs w:val="20"/>
          <w:lang w:eastAsia="en-US"/>
        </w:rPr>
        <w:t>(</w:t>
      </w:r>
      <w:proofErr w:type="gramEnd"/>
      <w:r w:rsidRPr="006B4F47">
        <w:rPr>
          <w:rFonts w:ascii="Consolas" w:eastAsia="Times New Roman" w:hAnsi="Consolas"/>
          <w:kern w:val="0"/>
          <w:sz w:val="20"/>
          <w:szCs w:val="20"/>
          <w:lang w:eastAsia="en-US"/>
        </w:rPr>
        <w:t xml:space="preserve">1), </w:t>
      </w:r>
      <w:proofErr w:type="spellStart"/>
      <w:r w:rsidRPr="006B4F47">
        <w:rPr>
          <w:rFonts w:ascii="Consolas" w:eastAsia="Times New Roman" w:hAnsi="Consolas"/>
          <w:kern w:val="0"/>
          <w:sz w:val="20"/>
          <w:szCs w:val="20"/>
          <w:lang w:eastAsia="en-US"/>
        </w:rPr>
        <w:t>straightLineMidpoint</w:t>
      </w:r>
      <w:proofErr w:type="spellEnd"/>
      <w:r w:rsidRPr="006B4F47">
        <w:rPr>
          <w:rFonts w:ascii="Consolas" w:eastAsia="Times New Roman" w:hAnsi="Consolas"/>
          <w:kern w:val="0"/>
          <w:sz w:val="20"/>
          <w:szCs w:val="20"/>
          <w:lang w:eastAsia="en-US"/>
        </w:rPr>
        <w:t xml:space="preserve">(1), max(100, </w:t>
      </w:r>
      <w:proofErr w:type="spellStart"/>
      <w:r w:rsidRPr="006B4F47">
        <w:rPr>
          <w:rFonts w:ascii="Consolas" w:eastAsia="Times New Roman" w:hAnsi="Consolas"/>
          <w:kern w:val="0"/>
          <w:sz w:val="20"/>
          <w:szCs w:val="20"/>
          <w:lang w:eastAsia="en-US"/>
        </w:rPr>
        <w:t>map_size</w:t>
      </w:r>
      <w:proofErr w:type="spellEnd"/>
      <w:r w:rsidRPr="006B4F47">
        <w:rPr>
          <w:rFonts w:ascii="Consolas" w:eastAsia="Times New Roman" w:hAnsi="Consolas"/>
          <w:kern w:val="0"/>
          <w:sz w:val="20"/>
          <w:szCs w:val="20"/>
          <w:lang w:eastAsia="en-US"/>
        </w:rPr>
        <w:t>));</w:t>
      </w:r>
    </w:p>
    <w:p w14:paraId="508FD69C"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lastRenderedPageBreak/>
        <w:t>straightLineY</w:t>
      </w:r>
      <w:proofErr w:type="spellEnd"/>
      <w:r w:rsidRPr="006B4F47">
        <w:rPr>
          <w:rFonts w:ascii="Consolas" w:eastAsia="Times New Roman" w:hAnsi="Consolas"/>
          <w:kern w:val="0"/>
          <w:sz w:val="20"/>
          <w:szCs w:val="20"/>
          <w:lang w:eastAsia="en-US"/>
        </w:rPr>
        <w:t xml:space="preserve"> = </w:t>
      </w:r>
      <w:proofErr w:type="spellStart"/>
      <w:r w:rsidRPr="006B4F47">
        <w:rPr>
          <w:rFonts w:ascii="Consolas" w:eastAsia="Times New Roman" w:hAnsi="Consolas"/>
          <w:kern w:val="0"/>
          <w:sz w:val="20"/>
          <w:szCs w:val="20"/>
          <w:lang w:eastAsia="en-US"/>
        </w:rPr>
        <w:t>linspace</w:t>
      </w:r>
      <w:proofErr w:type="spellEnd"/>
      <w:r w:rsidRPr="006B4F47">
        <w:rPr>
          <w:rFonts w:ascii="Consolas" w:eastAsia="Times New Roman" w:hAnsi="Consolas"/>
          <w:kern w:val="0"/>
          <w:sz w:val="20"/>
          <w:szCs w:val="20"/>
          <w:lang w:eastAsia="en-US"/>
        </w:rPr>
        <w:t>(</w:t>
      </w:r>
      <w:proofErr w:type="spellStart"/>
      <w:proofErr w:type="gramStart"/>
      <w:r w:rsidRPr="006B4F47">
        <w:rPr>
          <w:rFonts w:ascii="Consolas" w:eastAsia="Times New Roman" w:hAnsi="Consolas"/>
          <w:kern w:val="0"/>
          <w:sz w:val="20"/>
          <w:szCs w:val="20"/>
          <w:lang w:eastAsia="en-US"/>
        </w:rPr>
        <w:t>qgoal</w:t>
      </w:r>
      <w:proofErr w:type="spellEnd"/>
      <w:r w:rsidRPr="006B4F47">
        <w:rPr>
          <w:rFonts w:ascii="Consolas" w:eastAsia="Times New Roman" w:hAnsi="Consolas"/>
          <w:kern w:val="0"/>
          <w:sz w:val="20"/>
          <w:szCs w:val="20"/>
          <w:lang w:eastAsia="en-US"/>
        </w:rPr>
        <w:t>(</w:t>
      </w:r>
      <w:proofErr w:type="gramEnd"/>
      <w:r w:rsidRPr="006B4F47">
        <w:rPr>
          <w:rFonts w:ascii="Consolas" w:eastAsia="Times New Roman" w:hAnsi="Consolas"/>
          <w:kern w:val="0"/>
          <w:sz w:val="20"/>
          <w:szCs w:val="20"/>
          <w:lang w:eastAsia="en-US"/>
        </w:rPr>
        <w:t xml:space="preserve">2), </w:t>
      </w:r>
      <w:proofErr w:type="spellStart"/>
      <w:r w:rsidRPr="006B4F47">
        <w:rPr>
          <w:rFonts w:ascii="Consolas" w:eastAsia="Times New Roman" w:hAnsi="Consolas"/>
          <w:kern w:val="0"/>
          <w:sz w:val="20"/>
          <w:szCs w:val="20"/>
          <w:lang w:eastAsia="en-US"/>
        </w:rPr>
        <w:t>straightLineMidpoint</w:t>
      </w:r>
      <w:proofErr w:type="spellEnd"/>
      <w:r w:rsidRPr="006B4F47">
        <w:rPr>
          <w:rFonts w:ascii="Consolas" w:eastAsia="Times New Roman" w:hAnsi="Consolas"/>
          <w:kern w:val="0"/>
          <w:sz w:val="20"/>
          <w:szCs w:val="20"/>
          <w:lang w:eastAsia="en-US"/>
        </w:rPr>
        <w:t xml:space="preserve">(2), max(100, </w:t>
      </w:r>
      <w:proofErr w:type="spellStart"/>
      <w:r w:rsidRPr="006B4F47">
        <w:rPr>
          <w:rFonts w:ascii="Consolas" w:eastAsia="Times New Roman" w:hAnsi="Consolas"/>
          <w:kern w:val="0"/>
          <w:sz w:val="20"/>
          <w:szCs w:val="20"/>
          <w:lang w:eastAsia="en-US"/>
        </w:rPr>
        <w:t>map_size</w:t>
      </w:r>
      <w:proofErr w:type="spellEnd"/>
      <w:r w:rsidRPr="006B4F47">
        <w:rPr>
          <w:rFonts w:ascii="Consolas" w:eastAsia="Times New Roman" w:hAnsi="Consolas"/>
          <w:kern w:val="0"/>
          <w:sz w:val="20"/>
          <w:szCs w:val="20"/>
          <w:lang w:eastAsia="en-US"/>
        </w:rPr>
        <w:t>));</w:t>
      </w:r>
    </w:p>
    <w:p w14:paraId="3928FA16"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straightLineFromEnd</w:t>
      </w:r>
      <w:proofErr w:type="spellEnd"/>
      <w:r w:rsidRPr="006B4F47">
        <w:rPr>
          <w:rFonts w:ascii="Consolas" w:eastAsia="Times New Roman" w:hAnsi="Consolas"/>
          <w:kern w:val="0"/>
          <w:sz w:val="20"/>
          <w:szCs w:val="20"/>
          <w:lang w:eastAsia="en-US"/>
        </w:rPr>
        <w:t xml:space="preserve"> = [</w:t>
      </w:r>
      <w:proofErr w:type="spellStart"/>
      <w:r w:rsidRPr="006B4F47">
        <w:rPr>
          <w:rFonts w:ascii="Consolas" w:eastAsia="Times New Roman" w:hAnsi="Consolas"/>
          <w:kern w:val="0"/>
          <w:sz w:val="20"/>
          <w:szCs w:val="20"/>
          <w:lang w:eastAsia="en-US"/>
        </w:rPr>
        <w:t>straightLineX</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straightLineY</w:t>
      </w:r>
      <w:proofErr w:type="spellEnd"/>
      <w:r w:rsidRPr="006B4F47">
        <w:rPr>
          <w:rFonts w:ascii="Consolas" w:eastAsia="Times New Roman" w:hAnsi="Consolas"/>
          <w:kern w:val="0"/>
          <w:sz w:val="20"/>
          <w:szCs w:val="20"/>
          <w:lang w:eastAsia="en-US"/>
        </w:rPr>
        <w:t>'</w:t>
      </w:r>
      <w:proofErr w:type="gramStart"/>
      <w:r w:rsidRPr="006B4F47">
        <w:rPr>
          <w:rFonts w:ascii="Consolas" w:eastAsia="Times New Roman" w:hAnsi="Consolas"/>
          <w:kern w:val="0"/>
          <w:sz w:val="20"/>
          <w:szCs w:val="20"/>
          <w:lang w:eastAsia="en-US"/>
        </w:rPr>
        <w:t>];</w:t>
      </w:r>
      <w:proofErr w:type="gramEnd"/>
    </w:p>
    <w:p w14:paraId="740EE88B" w14:textId="77777777" w:rsidR="006B4F47" w:rsidRPr="006B4F47" w:rsidRDefault="006B4F47" w:rsidP="006B4F47">
      <w:pPr>
        <w:widowControl/>
        <w:rPr>
          <w:rFonts w:ascii="Consolas" w:eastAsia="Times New Roman" w:hAnsi="Consolas"/>
          <w:kern w:val="0"/>
          <w:sz w:val="20"/>
          <w:szCs w:val="20"/>
          <w:lang w:eastAsia="en-US"/>
        </w:rPr>
      </w:pPr>
    </w:p>
    <w:p w14:paraId="7AFC126E" w14:textId="77777777" w:rsidR="006B4F47" w:rsidRPr="006B4F47" w:rsidRDefault="006B4F47" w:rsidP="006B4F47">
      <w:pPr>
        <w:widowControl/>
        <w:rPr>
          <w:rFonts w:ascii="Consolas" w:eastAsia="Times New Roman" w:hAnsi="Consolas"/>
          <w:kern w:val="0"/>
          <w:sz w:val="20"/>
          <w:szCs w:val="20"/>
          <w:lang w:eastAsia="en-US"/>
        </w:rPr>
      </w:pPr>
    </w:p>
    <w:p w14:paraId="335C0291"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Remove Points within an Obstacle</w:t>
      </w:r>
    </w:p>
    <w:p w14:paraId="6BDB5136"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validStraightLineFromStart</w:t>
      </w:r>
      <w:proofErr w:type="spellEnd"/>
      <w:r w:rsidRPr="006B4F47">
        <w:rPr>
          <w:rFonts w:ascii="Consolas" w:eastAsia="Times New Roman" w:hAnsi="Consolas"/>
          <w:kern w:val="0"/>
          <w:sz w:val="20"/>
          <w:szCs w:val="20"/>
          <w:lang w:eastAsia="en-US"/>
        </w:rPr>
        <w:t xml:space="preserve">] = </w:t>
      </w:r>
      <w:proofErr w:type="spellStart"/>
      <w:proofErr w:type="gramStart"/>
      <w:r w:rsidRPr="006B4F47">
        <w:rPr>
          <w:rFonts w:ascii="Consolas" w:eastAsia="Times New Roman" w:hAnsi="Consolas"/>
          <w:kern w:val="0"/>
          <w:sz w:val="20"/>
          <w:szCs w:val="20"/>
          <w:lang w:eastAsia="en-US"/>
        </w:rPr>
        <w:t>CheckCollision</w:t>
      </w:r>
      <w:proofErr w:type="spellEnd"/>
      <w:r w:rsidRPr="006B4F47">
        <w:rPr>
          <w:rFonts w:ascii="Consolas" w:eastAsia="Times New Roman" w:hAnsi="Consolas"/>
          <w:kern w:val="0"/>
          <w:sz w:val="20"/>
          <w:szCs w:val="20"/>
          <w:lang w:eastAsia="en-US"/>
        </w:rPr>
        <w:t>(</w:t>
      </w:r>
      <w:proofErr w:type="spellStart"/>
      <w:proofErr w:type="gramEnd"/>
      <w:r w:rsidRPr="006B4F47">
        <w:rPr>
          <w:rFonts w:ascii="Consolas" w:eastAsia="Times New Roman" w:hAnsi="Consolas"/>
          <w:kern w:val="0"/>
          <w:sz w:val="20"/>
          <w:szCs w:val="20"/>
          <w:lang w:eastAsia="en-US"/>
        </w:rPr>
        <w:t>straightLineFromStart</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occupancy_grid</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map_size</w:t>
      </w:r>
      <w:proofErr w:type="spellEnd"/>
      <w:r w:rsidRPr="006B4F47">
        <w:rPr>
          <w:rFonts w:ascii="Consolas" w:eastAsia="Times New Roman" w:hAnsi="Consolas"/>
          <w:kern w:val="0"/>
          <w:sz w:val="20"/>
          <w:szCs w:val="20"/>
          <w:lang w:eastAsia="en-US"/>
        </w:rPr>
        <w:t>);</w:t>
      </w:r>
    </w:p>
    <w:p w14:paraId="57C76AF8"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validStraightLineFromEnd</w:t>
      </w:r>
      <w:proofErr w:type="spellEnd"/>
      <w:r w:rsidRPr="006B4F47">
        <w:rPr>
          <w:rFonts w:ascii="Consolas" w:eastAsia="Times New Roman" w:hAnsi="Consolas"/>
          <w:kern w:val="0"/>
          <w:sz w:val="20"/>
          <w:szCs w:val="20"/>
          <w:lang w:eastAsia="en-US"/>
        </w:rPr>
        <w:t xml:space="preserve">] = </w:t>
      </w:r>
      <w:proofErr w:type="spellStart"/>
      <w:proofErr w:type="gramStart"/>
      <w:r w:rsidRPr="006B4F47">
        <w:rPr>
          <w:rFonts w:ascii="Consolas" w:eastAsia="Times New Roman" w:hAnsi="Consolas"/>
          <w:kern w:val="0"/>
          <w:sz w:val="20"/>
          <w:szCs w:val="20"/>
          <w:lang w:eastAsia="en-US"/>
        </w:rPr>
        <w:t>CheckCollision</w:t>
      </w:r>
      <w:proofErr w:type="spellEnd"/>
      <w:r w:rsidRPr="006B4F47">
        <w:rPr>
          <w:rFonts w:ascii="Consolas" w:eastAsia="Times New Roman" w:hAnsi="Consolas"/>
          <w:kern w:val="0"/>
          <w:sz w:val="20"/>
          <w:szCs w:val="20"/>
          <w:lang w:eastAsia="en-US"/>
        </w:rPr>
        <w:t>(</w:t>
      </w:r>
      <w:proofErr w:type="spellStart"/>
      <w:proofErr w:type="gramEnd"/>
      <w:r w:rsidRPr="006B4F47">
        <w:rPr>
          <w:rFonts w:ascii="Consolas" w:eastAsia="Times New Roman" w:hAnsi="Consolas"/>
          <w:kern w:val="0"/>
          <w:sz w:val="20"/>
          <w:szCs w:val="20"/>
          <w:lang w:eastAsia="en-US"/>
        </w:rPr>
        <w:t>straightLineFromEnd</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occupancy_grid</w:t>
      </w:r>
      <w:proofErr w:type="spellEnd"/>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map_size</w:t>
      </w:r>
      <w:proofErr w:type="spellEnd"/>
      <w:r w:rsidRPr="006B4F47">
        <w:rPr>
          <w:rFonts w:ascii="Consolas" w:eastAsia="Times New Roman" w:hAnsi="Consolas"/>
          <w:kern w:val="0"/>
          <w:sz w:val="20"/>
          <w:szCs w:val="20"/>
          <w:lang w:eastAsia="en-US"/>
        </w:rPr>
        <w:t>);</w:t>
      </w:r>
    </w:p>
    <w:p w14:paraId="185F8ABB" w14:textId="77777777" w:rsidR="006B4F47" w:rsidRPr="006B4F47" w:rsidRDefault="006B4F47" w:rsidP="006B4F47">
      <w:pPr>
        <w:widowControl/>
        <w:rPr>
          <w:rFonts w:ascii="Consolas" w:eastAsia="Times New Roman" w:hAnsi="Consolas"/>
          <w:kern w:val="0"/>
          <w:sz w:val="20"/>
          <w:szCs w:val="20"/>
          <w:lang w:eastAsia="en-US"/>
        </w:rPr>
      </w:pPr>
    </w:p>
    <w:p w14:paraId="2459EB39" w14:textId="77777777" w:rsidR="006B4F47" w:rsidRPr="006B4F47" w:rsidRDefault="006B4F47" w:rsidP="006B4F47">
      <w:pPr>
        <w:widowControl/>
        <w:rPr>
          <w:rFonts w:ascii="Consolas" w:eastAsia="Times New Roman" w:hAnsi="Consolas"/>
          <w:kern w:val="0"/>
          <w:sz w:val="20"/>
          <w:szCs w:val="20"/>
          <w:lang w:eastAsia="en-US"/>
        </w:rPr>
      </w:pPr>
    </w:p>
    <w:p w14:paraId="28A1A188"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Calculate 25% of the number of total valid points for each segment and</w:t>
      </w:r>
    </w:p>
    <w:p w14:paraId="5BBE9E3E"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w:t>
      </w:r>
      <w:proofErr w:type="gramStart"/>
      <w:r w:rsidRPr="006B4F47">
        <w:rPr>
          <w:rFonts w:ascii="Consolas" w:eastAsia="Times New Roman" w:hAnsi="Consolas"/>
          <w:color w:val="008013"/>
          <w:kern w:val="0"/>
          <w:sz w:val="20"/>
          <w:szCs w:val="20"/>
          <w:lang w:eastAsia="en-US"/>
        </w:rPr>
        <w:t>allocate</w:t>
      </w:r>
      <w:proofErr w:type="gramEnd"/>
      <w:r w:rsidRPr="006B4F47">
        <w:rPr>
          <w:rFonts w:ascii="Consolas" w:eastAsia="Times New Roman" w:hAnsi="Consolas"/>
          <w:color w:val="008013"/>
          <w:kern w:val="0"/>
          <w:sz w:val="20"/>
          <w:szCs w:val="20"/>
          <w:lang w:eastAsia="en-US"/>
        </w:rPr>
        <w:t xml:space="preserve"> that to our random sampling set</w:t>
      </w:r>
    </w:p>
    <w:p w14:paraId="3AC9A76F"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numberCenterPointsFromStart</w:t>
      </w:r>
      <w:proofErr w:type="spellEnd"/>
      <w:r w:rsidRPr="006B4F47">
        <w:rPr>
          <w:rFonts w:ascii="Consolas" w:eastAsia="Times New Roman" w:hAnsi="Consolas"/>
          <w:kern w:val="0"/>
          <w:sz w:val="20"/>
          <w:szCs w:val="20"/>
          <w:lang w:eastAsia="en-US"/>
        </w:rPr>
        <w:t xml:space="preserve"> = </w:t>
      </w:r>
      <w:proofErr w:type="gramStart"/>
      <w:r w:rsidRPr="006B4F47">
        <w:rPr>
          <w:rFonts w:ascii="Consolas" w:eastAsia="Times New Roman" w:hAnsi="Consolas"/>
          <w:kern w:val="0"/>
          <w:sz w:val="20"/>
          <w:szCs w:val="20"/>
          <w:lang w:eastAsia="en-US"/>
        </w:rPr>
        <w:t>floor(</w:t>
      </w:r>
      <w:proofErr w:type="gramEnd"/>
      <w:r w:rsidRPr="006B4F47">
        <w:rPr>
          <w:rFonts w:ascii="Consolas" w:eastAsia="Times New Roman" w:hAnsi="Consolas"/>
          <w:kern w:val="0"/>
          <w:sz w:val="20"/>
          <w:szCs w:val="20"/>
          <w:lang w:eastAsia="en-US"/>
        </w:rPr>
        <w:t>0.25*(height(</w:t>
      </w:r>
      <w:proofErr w:type="spellStart"/>
      <w:r w:rsidRPr="006B4F47">
        <w:rPr>
          <w:rFonts w:ascii="Consolas" w:eastAsia="Times New Roman" w:hAnsi="Consolas"/>
          <w:kern w:val="0"/>
          <w:sz w:val="20"/>
          <w:szCs w:val="20"/>
          <w:lang w:eastAsia="en-US"/>
        </w:rPr>
        <w:t>validStraightLineFromStart</w:t>
      </w:r>
      <w:proofErr w:type="spellEnd"/>
      <w:r w:rsidRPr="006B4F47">
        <w:rPr>
          <w:rFonts w:ascii="Consolas" w:eastAsia="Times New Roman" w:hAnsi="Consolas"/>
          <w:kern w:val="0"/>
          <w:sz w:val="20"/>
          <w:szCs w:val="20"/>
          <w:lang w:eastAsia="en-US"/>
        </w:rPr>
        <w:t>)));</w:t>
      </w:r>
    </w:p>
    <w:p w14:paraId="65293147"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numberCenterPointsFromEnd</w:t>
      </w:r>
      <w:proofErr w:type="spellEnd"/>
      <w:r w:rsidRPr="006B4F47">
        <w:rPr>
          <w:rFonts w:ascii="Consolas" w:eastAsia="Times New Roman" w:hAnsi="Consolas"/>
          <w:kern w:val="0"/>
          <w:sz w:val="20"/>
          <w:szCs w:val="20"/>
          <w:lang w:eastAsia="en-US"/>
        </w:rPr>
        <w:t xml:space="preserve"> = </w:t>
      </w:r>
      <w:proofErr w:type="gramStart"/>
      <w:r w:rsidRPr="006B4F47">
        <w:rPr>
          <w:rFonts w:ascii="Consolas" w:eastAsia="Times New Roman" w:hAnsi="Consolas"/>
          <w:kern w:val="0"/>
          <w:sz w:val="20"/>
          <w:szCs w:val="20"/>
          <w:lang w:eastAsia="en-US"/>
        </w:rPr>
        <w:t>floor(</w:t>
      </w:r>
      <w:proofErr w:type="gramEnd"/>
      <w:r w:rsidRPr="006B4F47">
        <w:rPr>
          <w:rFonts w:ascii="Consolas" w:eastAsia="Times New Roman" w:hAnsi="Consolas"/>
          <w:kern w:val="0"/>
          <w:sz w:val="20"/>
          <w:szCs w:val="20"/>
          <w:lang w:eastAsia="en-US"/>
        </w:rPr>
        <w:t>0.25*(height(</w:t>
      </w:r>
      <w:proofErr w:type="spellStart"/>
      <w:r w:rsidRPr="006B4F47">
        <w:rPr>
          <w:rFonts w:ascii="Consolas" w:eastAsia="Times New Roman" w:hAnsi="Consolas"/>
          <w:kern w:val="0"/>
          <w:sz w:val="20"/>
          <w:szCs w:val="20"/>
          <w:lang w:eastAsia="en-US"/>
        </w:rPr>
        <w:t>validStraightLineFromEnd</w:t>
      </w:r>
      <w:proofErr w:type="spellEnd"/>
      <w:r w:rsidRPr="006B4F47">
        <w:rPr>
          <w:rFonts w:ascii="Consolas" w:eastAsia="Times New Roman" w:hAnsi="Consolas"/>
          <w:kern w:val="0"/>
          <w:sz w:val="20"/>
          <w:szCs w:val="20"/>
          <w:lang w:eastAsia="en-US"/>
        </w:rPr>
        <w:t>)));</w:t>
      </w:r>
    </w:p>
    <w:p w14:paraId="78545678" w14:textId="77777777" w:rsidR="006B4F47" w:rsidRPr="006B4F47" w:rsidRDefault="006B4F47" w:rsidP="006B4F47">
      <w:pPr>
        <w:widowControl/>
        <w:rPr>
          <w:rFonts w:ascii="Consolas" w:eastAsia="Times New Roman" w:hAnsi="Consolas"/>
          <w:kern w:val="0"/>
          <w:sz w:val="20"/>
          <w:szCs w:val="20"/>
          <w:lang w:eastAsia="en-US"/>
        </w:rPr>
      </w:pPr>
    </w:p>
    <w:p w14:paraId="56862617"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Gets the desired points from the start points (takes them from closest to</w:t>
      </w:r>
    </w:p>
    <w:p w14:paraId="73701ACB"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w:t>
      </w:r>
      <w:proofErr w:type="gramStart"/>
      <w:r w:rsidRPr="006B4F47">
        <w:rPr>
          <w:rFonts w:ascii="Consolas" w:eastAsia="Times New Roman" w:hAnsi="Consolas"/>
          <w:color w:val="008013"/>
          <w:kern w:val="0"/>
          <w:sz w:val="20"/>
          <w:szCs w:val="20"/>
          <w:lang w:eastAsia="en-US"/>
        </w:rPr>
        <w:t>furthest</w:t>
      </w:r>
      <w:proofErr w:type="gramEnd"/>
      <w:r w:rsidRPr="006B4F47">
        <w:rPr>
          <w:rFonts w:ascii="Consolas" w:eastAsia="Times New Roman" w:hAnsi="Consolas"/>
          <w:color w:val="008013"/>
          <w:kern w:val="0"/>
          <w:sz w:val="20"/>
          <w:szCs w:val="20"/>
          <w:lang w:eastAsia="en-US"/>
        </w:rPr>
        <w:t xml:space="preserve"> from </w:t>
      </w:r>
      <w:proofErr w:type="spellStart"/>
      <w:r w:rsidRPr="006B4F47">
        <w:rPr>
          <w:rFonts w:ascii="Consolas" w:eastAsia="Times New Roman" w:hAnsi="Consolas"/>
          <w:color w:val="008013"/>
          <w:kern w:val="0"/>
          <w:sz w:val="20"/>
          <w:szCs w:val="20"/>
          <w:lang w:eastAsia="en-US"/>
        </w:rPr>
        <w:t>mid point</w:t>
      </w:r>
      <w:proofErr w:type="spellEnd"/>
      <w:r w:rsidRPr="006B4F47">
        <w:rPr>
          <w:rFonts w:ascii="Consolas" w:eastAsia="Times New Roman" w:hAnsi="Consolas"/>
          <w:color w:val="008013"/>
          <w:kern w:val="0"/>
          <w:sz w:val="20"/>
          <w:szCs w:val="20"/>
          <w:lang w:eastAsia="en-US"/>
        </w:rPr>
        <w:t>)</w:t>
      </w:r>
    </w:p>
    <w:p w14:paraId="2EC0C0CD"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centerStartPoints</w:t>
      </w:r>
      <w:proofErr w:type="spellEnd"/>
      <w:r w:rsidRPr="006B4F47">
        <w:rPr>
          <w:rFonts w:ascii="Consolas" w:eastAsia="Times New Roman" w:hAnsi="Consolas"/>
          <w:kern w:val="0"/>
          <w:sz w:val="20"/>
          <w:szCs w:val="20"/>
          <w:lang w:eastAsia="en-US"/>
        </w:rPr>
        <w:t xml:space="preserve"> = </w:t>
      </w:r>
      <w:proofErr w:type="gramStart"/>
      <w:r w:rsidRPr="006B4F47">
        <w:rPr>
          <w:rFonts w:ascii="Consolas" w:eastAsia="Times New Roman" w:hAnsi="Consolas"/>
          <w:kern w:val="0"/>
          <w:sz w:val="20"/>
          <w:szCs w:val="20"/>
          <w:lang w:eastAsia="en-US"/>
        </w:rPr>
        <w:t>zeros(</w:t>
      </w:r>
      <w:proofErr w:type="spellStart"/>
      <w:proofErr w:type="gramEnd"/>
      <w:r w:rsidRPr="006B4F47">
        <w:rPr>
          <w:rFonts w:ascii="Consolas" w:eastAsia="Times New Roman" w:hAnsi="Consolas"/>
          <w:kern w:val="0"/>
          <w:sz w:val="20"/>
          <w:szCs w:val="20"/>
          <w:lang w:eastAsia="en-US"/>
        </w:rPr>
        <w:t>numberCenterPointsFromStart</w:t>
      </w:r>
      <w:proofErr w:type="spellEnd"/>
      <w:r w:rsidRPr="006B4F47">
        <w:rPr>
          <w:rFonts w:ascii="Consolas" w:eastAsia="Times New Roman" w:hAnsi="Consolas"/>
          <w:kern w:val="0"/>
          <w:sz w:val="20"/>
          <w:szCs w:val="20"/>
          <w:lang w:eastAsia="en-US"/>
        </w:rPr>
        <w:t>, 2);</w:t>
      </w:r>
    </w:p>
    <w:p w14:paraId="33B15768"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 xml:space="preserve">for </w:t>
      </w:r>
      <w:proofErr w:type="spellStart"/>
      <w:r w:rsidRPr="006B4F47">
        <w:rPr>
          <w:rFonts w:ascii="Consolas" w:eastAsia="Times New Roman" w:hAnsi="Consolas"/>
          <w:kern w:val="0"/>
          <w:sz w:val="20"/>
          <w:szCs w:val="20"/>
          <w:lang w:eastAsia="en-US"/>
        </w:rPr>
        <w:t>i</w:t>
      </w:r>
      <w:proofErr w:type="spellEnd"/>
      <w:r w:rsidRPr="006B4F47">
        <w:rPr>
          <w:rFonts w:ascii="Consolas" w:eastAsia="Times New Roman" w:hAnsi="Consolas"/>
          <w:kern w:val="0"/>
          <w:sz w:val="20"/>
          <w:szCs w:val="20"/>
          <w:lang w:eastAsia="en-US"/>
        </w:rPr>
        <w:t>=</w:t>
      </w:r>
      <w:proofErr w:type="gramStart"/>
      <w:r w:rsidRPr="006B4F47">
        <w:rPr>
          <w:rFonts w:ascii="Consolas" w:eastAsia="Times New Roman" w:hAnsi="Consolas"/>
          <w:kern w:val="0"/>
          <w:sz w:val="20"/>
          <w:szCs w:val="20"/>
          <w:lang w:eastAsia="en-US"/>
        </w:rPr>
        <w:t>1:numberCenterPointsFromStart</w:t>
      </w:r>
      <w:proofErr w:type="gramEnd"/>
    </w:p>
    <w:p w14:paraId="35730FF1"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w:t>
      </w:r>
      <w:proofErr w:type="spellStart"/>
      <w:proofErr w:type="gramStart"/>
      <w:r w:rsidRPr="006B4F47">
        <w:rPr>
          <w:rFonts w:ascii="Consolas" w:eastAsia="Times New Roman" w:hAnsi="Consolas"/>
          <w:kern w:val="0"/>
          <w:sz w:val="20"/>
          <w:szCs w:val="20"/>
          <w:lang w:eastAsia="en-US"/>
        </w:rPr>
        <w:t>centerStartPoints</w:t>
      </w:r>
      <w:proofErr w:type="spellEnd"/>
      <w:r w:rsidRPr="006B4F47">
        <w:rPr>
          <w:rFonts w:ascii="Consolas" w:eastAsia="Times New Roman" w:hAnsi="Consolas"/>
          <w:kern w:val="0"/>
          <w:sz w:val="20"/>
          <w:szCs w:val="20"/>
          <w:lang w:eastAsia="en-US"/>
        </w:rPr>
        <w:t>(</w:t>
      </w:r>
      <w:proofErr w:type="spellStart"/>
      <w:proofErr w:type="gramEnd"/>
      <w:r w:rsidRPr="006B4F47">
        <w:rPr>
          <w:rFonts w:ascii="Consolas" w:eastAsia="Times New Roman" w:hAnsi="Consolas"/>
          <w:kern w:val="0"/>
          <w:sz w:val="20"/>
          <w:szCs w:val="20"/>
          <w:lang w:eastAsia="en-US"/>
        </w:rPr>
        <w:t>i</w:t>
      </w:r>
      <w:proofErr w:type="spellEnd"/>
      <w:r w:rsidRPr="006B4F47">
        <w:rPr>
          <w:rFonts w:ascii="Consolas" w:eastAsia="Times New Roman" w:hAnsi="Consolas"/>
          <w:kern w:val="0"/>
          <w:sz w:val="20"/>
          <w:szCs w:val="20"/>
          <w:lang w:eastAsia="en-US"/>
        </w:rPr>
        <w:t xml:space="preserve">, :) = </w:t>
      </w:r>
      <w:proofErr w:type="spellStart"/>
      <w:r w:rsidRPr="006B4F47">
        <w:rPr>
          <w:rFonts w:ascii="Consolas" w:eastAsia="Times New Roman" w:hAnsi="Consolas"/>
          <w:kern w:val="0"/>
          <w:sz w:val="20"/>
          <w:szCs w:val="20"/>
          <w:lang w:eastAsia="en-US"/>
        </w:rPr>
        <w:t>validStraightLineFromStart</w:t>
      </w:r>
      <w:proofErr w:type="spellEnd"/>
      <w:r w:rsidRPr="006B4F47">
        <w:rPr>
          <w:rFonts w:ascii="Consolas" w:eastAsia="Times New Roman" w:hAnsi="Consolas"/>
          <w:kern w:val="0"/>
          <w:sz w:val="20"/>
          <w:szCs w:val="20"/>
          <w:lang w:eastAsia="en-US"/>
        </w:rPr>
        <w:t>(height(</w:t>
      </w:r>
      <w:proofErr w:type="spellStart"/>
      <w:r w:rsidRPr="006B4F47">
        <w:rPr>
          <w:rFonts w:ascii="Consolas" w:eastAsia="Times New Roman" w:hAnsi="Consolas"/>
          <w:kern w:val="0"/>
          <w:sz w:val="20"/>
          <w:szCs w:val="20"/>
          <w:lang w:eastAsia="en-US"/>
        </w:rPr>
        <w:t>validStraightLineFromStart</w:t>
      </w:r>
      <w:proofErr w:type="spellEnd"/>
      <w:r w:rsidRPr="006B4F47">
        <w:rPr>
          <w:rFonts w:ascii="Consolas" w:eastAsia="Times New Roman" w:hAnsi="Consolas"/>
          <w:kern w:val="0"/>
          <w:sz w:val="20"/>
          <w:szCs w:val="20"/>
          <w:lang w:eastAsia="en-US"/>
        </w:rPr>
        <w:t>)-</w:t>
      </w:r>
      <w:proofErr w:type="spellStart"/>
      <w:r w:rsidRPr="006B4F47">
        <w:rPr>
          <w:rFonts w:ascii="Consolas" w:eastAsia="Times New Roman" w:hAnsi="Consolas"/>
          <w:kern w:val="0"/>
          <w:sz w:val="20"/>
          <w:szCs w:val="20"/>
          <w:lang w:eastAsia="en-US"/>
        </w:rPr>
        <w:t>i</w:t>
      </w:r>
      <w:proofErr w:type="spellEnd"/>
      <w:r w:rsidRPr="006B4F47">
        <w:rPr>
          <w:rFonts w:ascii="Consolas" w:eastAsia="Times New Roman" w:hAnsi="Consolas"/>
          <w:kern w:val="0"/>
          <w:sz w:val="20"/>
          <w:szCs w:val="20"/>
          <w:lang w:eastAsia="en-US"/>
        </w:rPr>
        <w:t>, :);</w:t>
      </w:r>
    </w:p>
    <w:p w14:paraId="1A375E41"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end</w:t>
      </w:r>
    </w:p>
    <w:p w14:paraId="5927A4F3" w14:textId="77777777" w:rsidR="006B4F47" w:rsidRPr="006B4F47" w:rsidRDefault="006B4F47" w:rsidP="006B4F47">
      <w:pPr>
        <w:widowControl/>
        <w:rPr>
          <w:rFonts w:ascii="Consolas" w:eastAsia="Times New Roman" w:hAnsi="Consolas"/>
          <w:kern w:val="0"/>
          <w:sz w:val="20"/>
          <w:szCs w:val="20"/>
          <w:lang w:eastAsia="en-US"/>
        </w:rPr>
      </w:pPr>
    </w:p>
    <w:p w14:paraId="60EFE71A"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Gets the desired points from the end points (takes them from closest to</w:t>
      </w:r>
    </w:p>
    <w:p w14:paraId="6E81AEB4"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xml:space="preserve">% </w:t>
      </w:r>
      <w:proofErr w:type="gramStart"/>
      <w:r w:rsidRPr="006B4F47">
        <w:rPr>
          <w:rFonts w:ascii="Consolas" w:eastAsia="Times New Roman" w:hAnsi="Consolas"/>
          <w:color w:val="008013"/>
          <w:kern w:val="0"/>
          <w:sz w:val="20"/>
          <w:szCs w:val="20"/>
          <w:lang w:eastAsia="en-US"/>
        </w:rPr>
        <w:t>furthest</w:t>
      </w:r>
      <w:proofErr w:type="gramEnd"/>
      <w:r w:rsidRPr="006B4F47">
        <w:rPr>
          <w:rFonts w:ascii="Consolas" w:eastAsia="Times New Roman" w:hAnsi="Consolas"/>
          <w:color w:val="008013"/>
          <w:kern w:val="0"/>
          <w:sz w:val="20"/>
          <w:szCs w:val="20"/>
          <w:lang w:eastAsia="en-US"/>
        </w:rPr>
        <w:t xml:space="preserve"> from </w:t>
      </w:r>
      <w:proofErr w:type="spellStart"/>
      <w:r w:rsidRPr="006B4F47">
        <w:rPr>
          <w:rFonts w:ascii="Consolas" w:eastAsia="Times New Roman" w:hAnsi="Consolas"/>
          <w:color w:val="008013"/>
          <w:kern w:val="0"/>
          <w:sz w:val="20"/>
          <w:szCs w:val="20"/>
          <w:lang w:eastAsia="en-US"/>
        </w:rPr>
        <w:t>mid point</w:t>
      </w:r>
      <w:proofErr w:type="spellEnd"/>
      <w:r w:rsidRPr="006B4F47">
        <w:rPr>
          <w:rFonts w:ascii="Consolas" w:eastAsia="Times New Roman" w:hAnsi="Consolas"/>
          <w:color w:val="008013"/>
          <w:kern w:val="0"/>
          <w:sz w:val="20"/>
          <w:szCs w:val="20"/>
          <w:lang w:eastAsia="en-US"/>
        </w:rPr>
        <w:t>)</w:t>
      </w:r>
    </w:p>
    <w:p w14:paraId="00181C91" w14:textId="77777777" w:rsidR="006B4F47" w:rsidRPr="006B4F47" w:rsidRDefault="006B4F47" w:rsidP="006B4F47">
      <w:pPr>
        <w:widowControl/>
        <w:rPr>
          <w:rFonts w:ascii="Consolas" w:eastAsia="Times New Roman" w:hAnsi="Consolas"/>
          <w:kern w:val="0"/>
          <w:sz w:val="20"/>
          <w:szCs w:val="20"/>
          <w:lang w:eastAsia="en-US"/>
        </w:rPr>
      </w:pPr>
      <w:proofErr w:type="spellStart"/>
      <w:r w:rsidRPr="006B4F47">
        <w:rPr>
          <w:rFonts w:ascii="Consolas" w:eastAsia="Times New Roman" w:hAnsi="Consolas"/>
          <w:kern w:val="0"/>
          <w:sz w:val="20"/>
          <w:szCs w:val="20"/>
          <w:lang w:eastAsia="en-US"/>
        </w:rPr>
        <w:t>centerEndPoints</w:t>
      </w:r>
      <w:proofErr w:type="spellEnd"/>
      <w:r w:rsidRPr="006B4F47">
        <w:rPr>
          <w:rFonts w:ascii="Consolas" w:eastAsia="Times New Roman" w:hAnsi="Consolas"/>
          <w:kern w:val="0"/>
          <w:sz w:val="20"/>
          <w:szCs w:val="20"/>
          <w:lang w:eastAsia="en-US"/>
        </w:rPr>
        <w:t xml:space="preserve"> = </w:t>
      </w:r>
      <w:proofErr w:type="gramStart"/>
      <w:r w:rsidRPr="006B4F47">
        <w:rPr>
          <w:rFonts w:ascii="Consolas" w:eastAsia="Times New Roman" w:hAnsi="Consolas"/>
          <w:kern w:val="0"/>
          <w:sz w:val="20"/>
          <w:szCs w:val="20"/>
          <w:lang w:eastAsia="en-US"/>
        </w:rPr>
        <w:t>zeros(</w:t>
      </w:r>
      <w:proofErr w:type="spellStart"/>
      <w:proofErr w:type="gramEnd"/>
      <w:r w:rsidRPr="006B4F47">
        <w:rPr>
          <w:rFonts w:ascii="Consolas" w:eastAsia="Times New Roman" w:hAnsi="Consolas"/>
          <w:kern w:val="0"/>
          <w:sz w:val="20"/>
          <w:szCs w:val="20"/>
          <w:lang w:eastAsia="en-US"/>
        </w:rPr>
        <w:t>numberCenterPointsFromEnd</w:t>
      </w:r>
      <w:proofErr w:type="spellEnd"/>
      <w:r w:rsidRPr="006B4F47">
        <w:rPr>
          <w:rFonts w:ascii="Consolas" w:eastAsia="Times New Roman" w:hAnsi="Consolas"/>
          <w:kern w:val="0"/>
          <w:sz w:val="20"/>
          <w:szCs w:val="20"/>
          <w:lang w:eastAsia="en-US"/>
        </w:rPr>
        <w:t>, 2);</w:t>
      </w:r>
    </w:p>
    <w:p w14:paraId="380C8CD1"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 xml:space="preserve">for </w:t>
      </w:r>
      <w:proofErr w:type="spellStart"/>
      <w:r w:rsidRPr="006B4F47">
        <w:rPr>
          <w:rFonts w:ascii="Consolas" w:eastAsia="Times New Roman" w:hAnsi="Consolas"/>
          <w:kern w:val="0"/>
          <w:sz w:val="20"/>
          <w:szCs w:val="20"/>
          <w:lang w:eastAsia="en-US"/>
        </w:rPr>
        <w:t>i</w:t>
      </w:r>
      <w:proofErr w:type="spellEnd"/>
      <w:r w:rsidRPr="006B4F47">
        <w:rPr>
          <w:rFonts w:ascii="Consolas" w:eastAsia="Times New Roman" w:hAnsi="Consolas"/>
          <w:kern w:val="0"/>
          <w:sz w:val="20"/>
          <w:szCs w:val="20"/>
          <w:lang w:eastAsia="en-US"/>
        </w:rPr>
        <w:t>=</w:t>
      </w:r>
      <w:proofErr w:type="gramStart"/>
      <w:r w:rsidRPr="006B4F47">
        <w:rPr>
          <w:rFonts w:ascii="Consolas" w:eastAsia="Times New Roman" w:hAnsi="Consolas"/>
          <w:kern w:val="0"/>
          <w:sz w:val="20"/>
          <w:szCs w:val="20"/>
          <w:lang w:eastAsia="en-US"/>
        </w:rPr>
        <w:t>1:numberCenterPointsFromEnd</w:t>
      </w:r>
      <w:proofErr w:type="gramEnd"/>
    </w:p>
    <w:p w14:paraId="5482F2DC"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w:t>
      </w:r>
      <w:proofErr w:type="spellStart"/>
      <w:proofErr w:type="gramStart"/>
      <w:r w:rsidRPr="006B4F47">
        <w:rPr>
          <w:rFonts w:ascii="Consolas" w:eastAsia="Times New Roman" w:hAnsi="Consolas"/>
          <w:kern w:val="0"/>
          <w:sz w:val="20"/>
          <w:szCs w:val="20"/>
          <w:lang w:eastAsia="en-US"/>
        </w:rPr>
        <w:t>centerEndPoints</w:t>
      </w:r>
      <w:proofErr w:type="spellEnd"/>
      <w:r w:rsidRPr="006B4F47">
        <w:rPr>
          <w:rFonts w:ascii="Consolas" w:eastAsia="Times New Roman" w:hAnsi="Consolas"/>
          <w:kern w:val="0"/>
          <w:sz w:val="20"/>
          <w:szCs w:val="20"/>
          <w:lang w:eastAsia="en-US"/>
        </w:rPr>
        <w:t>(</w:t>
      </w:r>
      <w:proofErr w:type="spellStart"/>
      <w:proofErr w:type="gramEnd"/>
      <w:r w:rsidRPr="006B4F47">
        <w:rPr>
          <w:rFonts w:ascii="Consolas" w:eastAsia="Times New Roman" w:hAnsi="Consolas"/>
          <w:kern w:val="0"/>
          <w:sz w:val="20"/>
          <w:szCs w:val="20"/>
          <w:lang w:eastAsia="en-US"/>
        </w:rPr>
        <w:t>i</w:t>
      </w:r>
      <w:proofErr w:type="spellEnd"/>
      <w:r w:rsidRPr="006B4F47">
        <w:rPr>
          <w:rFonts w:ascii="Consolas" w:eastAsia="Times New Roman" w:hAnsi="Consolas"/>
          <w:kern w:val="0"/>
          <w:sz w:val="20"/>
          <w:szCs w:val="20"/>
          <w:lang w:eastAsia="en-US"/>
        </w:rPr>
        <w:t xml:space="preserve">, :) = </w:t>
      </w:r>
      <w:proofErr w:type="spellStart"/>
      <w:r w:rsidRPr="006B4F47">
        <w:rPr>
          <w:rFonts w:ascii="Consolas" w:eastAsia="Times New Roman" w:hAnsi="Consolas"/>
          <w:kern w:val="0"/>
          <w:sz w:val="20"/>
          <w:szCs w:val="20"/>
          <w:lang w:eastAsia="en-US"/>
        </w:rPr>
        <w:t>validStraightLineFromEnd</w:t>
      </w:r>
      <w:proofErr w:type="spellEnd"/>
      <w:r w:rsidRPr="006B4F47">
        <w:rPr>
          <w:rFonts w:ascii="Consolas" w:eastAsia="Times New Roman" w:hAnsi="Consolas"/>
          <w:kern w:val="0"/>
          <w:sz w:val="20"/>
          <w:szCs w:val="20"/>
          <w:lang w:eastAsia="en-US"/>
        </w:rPr>
        <w:t>(height(</w:t>
      </w:r>
      <w:proofErr w:type="spellStart"/>
      <w:r w:rsidRPr="006B4F47">
        <w:rPr>
          <w:rFonts w:ascii="Consolas" w:eastAsia="Times New Roman" w:hAnsi="Consolas"/>
          <w:kern w:val="0"/>
          <w:sz w:val="20"/>
          <w:szCs w:val="20"/>
          <w:lang w:eastAsia="en-US"/>
        </w:rPr>
        <w:t>validStraightLineFromEnd</w:t>
      </w:r>
      <w:proofErr w:type="spellEnd"/>
      <w:r w:rsidRPr="006B4F47">
        <w:rPr>
          <w:rFonts w:ascii="Consolas" w:eastAsia="Times New Roman" w:hAnsi="Consolas"/>
          <w:kern w:val="0"/>
          <w:sz w:val="20"/>
          <w:szCs w:val="20"/>
          <w:lang w:eastAsia="en-US"/>
        </w:rPr>
        <w:t>)-</w:t>
      </w:r>
      <w:proofErr w:type="spellStart"/>
      <w:r w:rsidRPr="006B4F47">
        <w:rPr>
          <w:rFonts w:ascii="Consolas" w:eastAsia="Times New Roman" w:hAnsi="Consolas"/>
          <w:kern w:val="0"/>
          <w:sz w:val="20"/>
          <w:szCs w:val="20"/>
          <w:lang w:eastAsia="en-US"/>
        </w:rPr>
        <w:t>i</w:t>
      </w:r>
      <w:proofErr w:type="spellEnd"/>
      <w:r w:rsidRPr="006B4F47">
        <w:rPr>
          <w:rFonts w:ascii="Consolas" w:eastAsia="Times New Roman" w:hAnsi="Consolas"/>
          <w:kern w:val="0"/>
          <w:sz w:val="20"/>
          <w:szCs w:val="20"/>
          <w:lang w:eastAsia="en-US"/>
        </w:rPr>
        <w:t>, :);</w:t>
      </w:r>
    </w:p>
    <w:p w14:paraId="3EABCD98"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end</w:t>
      </w:r>
    </w:p>
    <w:p w14:paraId="5FFB1ABB" w14:textId="77777777" w:rsidR="006B4F47" w:rsidRPr="006B4F47" w:rsidRDefault="006B4F47" w:rsidP="006B4F47">
      <w:pPr>
        <w:widowControl/>
        <w:rPr>
          <w:rFonts w:ascii="Consolas" w:eastAsia="Times New Roman" w:hAnsi="Consolas"/>
          <w:kern w:val="0"/>
          <w:sz w:val="20"/>
          <w:szCs w:val="20"/>
          <w:lang w:eastAsia="en-US"/>
        </w:rPr>
      </w:pPr>
    </w:p>
    <w:p w14:paraId="3F3D61F5"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Chooses a random point from the calculated portions of the segments and</w:t>
      </w:r>
    </w:p>
    <w:p w14:paraId="30E3CEAB"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08013"/>
          <w:kern w:val="0"/>
          <w:sz w:val="20"/>
          <w:szCs w:val="20"/>
          <w:lang w:eastAsia="en-US"/>
        </w:rPr>
        <w:t>% uses that as the root node of the graft tree</w:t>
      </w:r>
    </w:p>
    <w:p w14:paraId="2E7C47B8"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try</w:t>
      </w:r>
    </w:p>
    <w:p w14:paraId="70D83043"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w:t>
      </w:r>
      <w:proofErr w:type="spellStart"/>
      <w:r w:rsidRPr="006B4F47">
        <w:rPr>
          <w:rFonts w:ascii="Consolas" w:eastAsia="Times New Roman" w:hAnsi="Consolas"/>
          <w:kern w:val="0"/>
          <w:sz w:val="20"/>
          <w:szCs w:val="20"/>
          <w:lang w:eastAsia="en-US"/>
        </w:rPr>
        <w:t>sampleSet</w:t>
      </w:r>
      <w:proofErr w:type="spellEnd"/>
      <w:r w:rsidRPr="006B4F47">
        <w:rPr>
          <w:rFonts w:ascii="Consolas" w:eastAsia="Times New Roman" w:hAnsi="Consolas"/>
          <w:kern w:val="0"/>
          <w:sz w:val="20"/>
          <w:szCs w:val="20"/>
          <w:lang w:eastAsia="en-US"/>
        </w:rPr>
        <w:t xml:space="preserve"> = [</w:t>
      </w:r>
      <w:proofErr w:type="spellStart"/>
      <w:proofErr w:type="gramStart"/>
      <w:r w:rsidRPr="006B4F47">
        <w:rPr>
          <w:rFonts w:ascii="Consolas" w:eastAsia="Times New Roman" w:hAnsi="Consolas"/>
          <w:kern w:val="0"/>
          <w:sz w:val="20"/>
          <w:szCs w:val="20"/>
          <w:lang w:eastAsia="en-US"/>
        </w:rPr>
        <w:t>centerStartPoints;centerEndPoints</w:t>
      </w:r>
      <w:proofErr w:type="spellEnd"/>
      <w:proofErr w:type="gramEnd"/>
      <w:r w:rsidRPr="006B4F47">
        <w:rPr>
          <w:rFonts w:ascii="Consolas" w:eastAsia="Times New Roman" w:hAnsi="Consolas"/>
          <w:kern w:val="0"/>
          <w:sz w:val="20"/>
          <w:szCs w:val="20"/>
          <w:lang w:eastAsia="en-US"/>
        </w:rPr>
        <w:t>];</w:t>
      </w:r>
    </w:p>
    <w:p w14:paraId="30C0730D"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lastRenderedPageBreak/>
        <w:t xml:space="preserve">    point = </w:t>
      </w:r>
      <w:proofErr w:type="spellStart"/>
      <w:r w:rsidRPr="006B4F47">
        <w:rPr>
          <w:rFonts w:ascii="Consolas" w:eastAsia="Times New Roman" w:hAnsi="Consolas"/>
          <w:kern w:val="0"/>
          <w:sz w:val="20"/>
          <w:szCs w:val="20"/>
          <w:lang w:eastAsia="en-US"/>
        </w:rPr>
        <w:t>sampleSet</w:t>
      </w:r>
      <w:proofErr w:type="spellEnd"/>
      <w:r w:rsidRPr="006B4F47">
        <w:rPr>
          <w:rFonts w:ascii="Consolas" w:eastAsia="Times New Roman" w:hAnsi="Consolas"/>
          <w:kern w:val="0"/>
          <w:sz w:val="20"/>
          <w:szCs w:val="20"/>
          <w:lang w:eastAsia="en-US"/>
        </w:rPr>
        <w:t>(</w:t>
      </w:r>
      <w:proofErr w:type="spellStart"/>
      <w:r w:rsidRPr="006B4F47">
        <w:rPr>
          <w:rFonts w:ascii="Consolas" w:eastAsia="Times New Roman" w:hAnsi="Consolas"/>
          <w:kern w:val="0"/>
          <w:sz w:val="20"/>
          <w:szCs w:val="20"/>
          <w:lang w:eastAsia="en-US"/>
        </w:rPr>
        <w:t>randi</w:t>
      </w:r>
      <w:proofErr w:type="spellEnd"/>
      <w:r w:rsidRPr="006B4F47">
        <w:rPr>
          <w:rFonts w:ascii="Consolas" w:eastAsia="Times New Roman" w:hAnsi="Consolas"/>
          <w:kern w:val="0"/>
          <w:sz w:val="20"/>
          <w:szCs w:val="20"/>
          <w:lang w:eastAsia="en-US"/>
        </w:rPr>
        <w:t>(height(</w:t>
      </w:r>
      <w:proofErr w:type="spellStart"/>
      <w:r w:rsidRPr="006B4F47">
        <w:rPr>
          <w:rFonts w:ascii="Consolas" w:eastAsia="Times New Roman" w:hAnsi="Consolas"/>
          <w:kern w:val="0"/>
          <w:sz w:val="20"/>
          <w:szCs w:val="20"/>
          <w:lang w:eastAsia="en-US"/>
        </w:rPr>
        <w:t>sampleSet</w:t>
      </w:r>
      <w:proofErr w:type="spellEnd"/>
      <w:r w:rsidRPr="006B4F47">
        <w:rPr>
          <w:rFonts w:ascii="Consolas" w:eastAsia="Times New Roman" w:hAnsi="Consolas"/>
          <w:kern w:val="0"/>
          <w:sz w:val="20"/>
          <w:szCs w:val="20"/>
          <w:lang w:eastAsia="en-US"/>
        </w:rPr>
        <w:t xml:space="preserve">), 1), </w:t>
      </w:r>
      <w:proofErr w:type="gramStart"/>
      <w:r w:rsidRPr="006B4F47">
        <w:rPr>
          <w:rFonts w:ascii="Consolas" w:eastAsia="Times New Roman" w:hAnsi="Consolas"/>
          <w:kern w:val="0"/>
          <w:sz w:val="20"/>
          <w:szCs w:val="20"/>
          <w:lang w:eastAsia="en-US"/>
        </w:rPr>
        <w:t>:);</w:t>
      </w:r>
      <w:proofErr w:type="gramEnd"/>
    </w:p>
    <w:p w14:paraId="620A852C"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catch</w:t>
      </w:r>
    </w:p>
    <w:p w14:paraId="48A3E5D1"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kern w:val="0"/>
          <w:sz w:val="20"/>
          <w:szCs w:val="20"/>
          <w:lang w:eastAsia="en-US"/>
        </w:rPr>
        <w:t xml:space="preserve">    </w:t>
      </w:r>
      <w:proofErr w:type="spellStart"/>
      <w:proofErr w:type="gramStart"/>
      <w:r w:rsidRPr="006B4F47">
        <w:rPr>
          <w:rFonts w:ascii="Consolas" w:eastAsia="Times New Roman" w:hAnsi="Consolas"/>
          <w:kern w:val="0"/>
          <w:sz w:val="20"/>
          <w:szCs w:val="20"/>
          <w:lang w:eastAsia="en-US"/>
        </w:rPr>
        <w:t>disp</w:t>
      </w:r>
      <w:proofErr w:type="spellEnd"/>
      <w:r w:rsidRPr="006B4F47">
        <w:rPr>
          <w:rFonts w:ascii="Consolas" w:eastAsia="Times New Roman" w:hAnsi="Consolas"/>
          <w:kern w:val="0"/>
          <w:sz w:val="20"/>
          <w:szCs w:val="20"/>
          <w:lang w:eastAsia="en-US"/>
        </w:rPr>
        <w:t>(</w:t>
      </w:r>
      <w:proofErr w:type="gramEnd"/>
      <w:r w:rsidRPr="006B4F47">
        <w:rPr>
          <w:rFonts w:ascii="Consolas" w:eastAsia="Times New Roman" w:hAnsi="Consolas"/>
          <w:color w:val="A709F5"/>
          <w:kern w:val="0"/>
          <w:sz w:val="20"/>
          <w:szCs w:val="20"/>
          <w:lang w:eastAsia="en-US"/>
        </w:rPr>
        <w:t>"Sample Set issue"</w:t>
      </w:r>
      <w:r w:rsidRPr="006B4F47">
        <w:rPr>
          <w:rFonts w:ascii="Consolas" w:eastAsia="Times New Roman" w:hAnsi="Consolas"/>
          <w:kern w:val="0"/>
          <w:sz w:val="20"/>
          <w:szCs w:val="20"/>
          <w:lang w:eastAsia="en-US"/>
        </w:rPr>
        <w:t>);</w:t>
      </w:r>
    </w:p>
    <w:p w14:paraId="52B44DEE" w14:textId="77777777" w:rsidR="006B4F47" w:rsidRPr="006B4F47" w:rsidRDefault="006B4F47" w:rsidP="006B4F47">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end</w:t>
      </w:r>
    </w:p>
    <w:p w14:paraId="080DF4C0" w14:textId="4B36375B" w:rsidR="00C30740" w:rsidRDefault="006B4F47" w:rsidP="00EC214A">
      <w:pPr>
        <w:widowControl/>
        <w:rPr>
          <w:rFonts w:ascii="Consolas" w:eastAsia="Times New Roman" w:hAnsi="Consolas"/>
          <w:kern w:val="0"/>
          <w:sz w:val="20"/>
          <w:szCs w:val="20"/>
          <w:lang w:eastAsia="en-US"/>
        </w:rPr>
      </w:pPr>
      <w:r w:rsidRPr="006B4F47">
        <w:rPr>
          <w:rFonts w:ascii="Consolas" w:eastAsia="Times New Roman" w:hAnsi="Consolas"/>
          <w:color w:val="0E00FF"/>
          <w:kern w:val="0"/>
          <w:sz w:val="20"/>
          <w:szCs w:val="20"/>
          <w:lang w:eastAsia="en-US"/>
        </w:rPr>
        <w:t>end</w:t>
      </w:r>
    </w:p>
    <w:p w14:paraId="00F7D1FF" w14:textId="3E3FD11E" w:rsidR="00EC214A" w:rsidRDefault="00EC214A">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192C5A4E" w14:textId="558BB85F" w:rsidR="00EC214A" w:rsidRDefault="00EC214A" w:rsidP="00EC214A">
      <w:pPr>
        <w:pStyle w:val="Heading3"/>
        <w:rPr>
          <w:rFonts w:eastAsia="Times New Roman"/>
        </w:rPr>
      </w:pPr>
      <w:bookmarkStart w:id="50" w:name="_Toc134584541"/>
      <w:r>
        <w:rPr>
          <w:rFonts w:eastAsia="Times New Roman"/>
        </w:rPr>
        <w:lastRenderedPageBreak/>
        <w:t>Helpers/</w:t>
      </w:r>
      <w:proofErr w:type="spellStart"/>
      <w:r>
        <w:rPr>
          <w:rFonts w:eastAsia="Times New Roman"/>
        </w:rPr>
        <w:t>RandomPoint.m</w:t>
      </w:r>
      <w:bookmarkEnd w:id="50"/>
      <w:proofErr w:type="spellEnd"/>
    </w:p>
    <w:p w14:paraId="285D354E" w14:textId="77777777" w:rsidR="00A50A84" w:rsidRPr="00A50A84" w:rsidRDefault="00A50A84" w:rsidP="00A50A84">
      <w:pPr>
        <w:widowControl/>
        <w:rPr>
          <w:rFonts w:ascii="Consolas" w:eastAsia="Times New Roman" w:hAnsi="Consolas"/>
          <w:kern w:val="0"/>
          <w:sz w:val="20"/>
          <w:szCs w:val="20"/>
          <w:lang w:eastAsia="en-US"/>
        </w:rPr>
      </w:pPr>
      <w:r w:rsidRPr="00A50A84">
        <w:rPr>
          <w:rFonts w:ascii="Consolas" w:eastAsia="Times New Roman" w:hAnsi="Consolas"/>
          <w:color w:val="0E00FF"/>
          <w:kern w:val="0"/>
          <w:sz w:val="20"/>
          <w:szCs w:val="20"/>
          <w:lang w:eastAsia="en-US"/>
        </w:rPr>
        <w:t xml:space="preserve">function </w:t>
      </w:r>
      <w:r w:rsidRPr="00A50A84">
        <w:rPr>
          <w:rFonts w:ascii="Consolas" w:eastAsia="Times New Roman" w:hAnsi="Consolas"/>
          <w:kern w:val="0"/>
          <w:sz w:val="20"/>
          <w:szCs w:val="20"/>
          <w:lang w:eastAsia="en-US"/>
        </w:rPr>
        <w:t xml:space="preserve">[point] = </w:t>
      </w:r>
      <w:proofErr w:type="spellStart"/>
      <w:r w:rsidRPr="00A50A84">
        <w:rPr>
          <w:rFonts w:ascii="Consolas" w:eastAsia="Times New Roman" w:hAnsi="Consolas"/>
          <w:kern w:val="0"/>
          <w:sz w:val="20"/>
          <w:szCs w:val="20"/>
          <w:lang w:eastAsia="en-US"/>
        </w:rPr>
        <w:t>RandomPoint</w:t>
      </w:r>
      <w:proofErr w:type="spellEnd"/>
      <w:r w:rsidRPr="00A50A84">
        <w:rPr>
          <w:rFonts w:ascii="Consolas" w:eastAsia="Times New Roman" w:hAnsi="Consolas"/>
          <w:kern w:val="0"/>
          <w:sz w:val="20"/>
          <w:szCs w:val="20"/>
          <w:lang w:eastAsia="en-US"/>
        </w:rPr>
        <w:t>(</w:t>
      </w:r>
      <w:proofErr w:type="spellStart"/>
      <w:proofErr w:type="gramStart"/>
      <w:r w:rsidRPr="00A50A84">
        <w:rPr>
          <w:rFonts w:ascii="Consolas" w:eastAsia="Times New Roman" w:hAnsi="Consolas"/>
          <w:kern w:val="0"/>
          <w:sz w:val="20"/>
          <w:szCs w:val="20"/>
          <w:lang w:eastAsia="en-US"/>
        </w:rPr>
        <w:t>a,b</w:t>
      </w:r>
      <w:proofErr w:type="spellEnd"/>
      <w:proofErr w:type="gramEnd"/>
      <w:r w:rsidRPr="00A50A84">
        <w:rPr>
          <w:rFonts w:ascii="Consolas" w:eastAsia="Times New Roman" w:hAnsi="Consolas"/>
          <w:kern w:val="0"/>
          <w:sz w:val="20"/>
          <w:szCs w:val="20"/>
          <w:lang w:eastAsia="en-US"/>
        </w:rPr>
        <w:t>)</w:t>
      </w:r>
    </w:p>
    <w:p w14:paraId="1AD2AB42" w14:textId="77777777" w:rsidR="00A50A84" w:rsidRPr="00A50A84" w:rsidRDefault="00A50A84" w:rsidP="00A50A84">
      <w:pPr>
        <w:widowControl/>
        <w:rPr>
          <w:rFonts w:ascii="Consolas" w:eastAsia="Times New Roman" w:hAnsi="Consolas"/>
          <w:kern w:val="0"/>
          <w:sz w:val="20"/>
          <w:szCs w:val="20"/>
          <w:lang w:eastAsia="en-US"/>
        </w:rPr>
      </w:pPr>
      <w:r w:rsidRPr="00A50A84">
        <w:rPr>
          <w:rFonts w:ascii="Consolas" w:eastAsia="Times New Roman" w:hAnsi="Consolas"/>
          <w:color w:val="008013"/>
          <w:kern w:val="0"/>
          <w:sz w:val="20"/>
          <w:szCs w:val="20"/>
          <w:lang w:eastAsia="en-US"/>
        </w:rPr>
        <w:t>%RANDOMPOINT Generates a random (floating point) number between a and b.</w:t>
      </w:r>
    </w:p>
    <w:p w14:paraId="1F00C61D" w14:textId="77777777" w:rsidR="00A50A84" w:rsidRPr="00A50A84" w:rsidRDefault="00A50A84" w:rsidP="00A50A84">
      <w:pPr>
        <w:widowControl/>
        <w:rPr>
          <w:rFonts w:ascii="Consolas" w:eastAsia="Times New Roman" w:hAnsi="Consolas"/>
          <w:kern w:val="0"/>
          <w:sz w:val="20"/>
          <w:szCs w:val="20"/>
          <w:lang w:eastAsia="en-US"/>
        </w:rPr>
      </w:pPr>
      <w:r w:rsidRPr="00A50A84">
        <w:rPr>
          <w:rFonts w:ascii="Consolas" w:eastAsia="Times New Roman" w:hAnsi="Consolas"/>
          <w:color w:val="008013"/>
          <w:kern w:val="0"/>
          <w:sz w:val="20"/>
          <w:szCs w:val="20"/>
          <w:lang w:eastAsia="en-US"/>
        </w:rPr>
        <w:t>%   Derived from: https://www.mathworks.com/help/matlab/ref/rand.html</w:t>
      </w:r>
    </w:p>
    <w:p w14:paraId="7BBD16C8" w14:textId="77777777" w:rsidR="00A50A84" w:rsidRPr="00A50A84" w:rsidRDefault="00A50A84" w:rsidP="00A50A84">
      <w:pPr>
        <w:widowControl/>
        <w:rPr>
          <w:rFonts w:ascii="Consolas" w:eastAsia="Times New Roman" w:hAnsi="Consolas"/>
          <w:kern w:val="0"/>
          <w:sz w:val="20"/>
          <w:szCs w:val="20"/>
          <w:lang w:eastAsia="en-US"/>
        </w:rPr>
      </w:pPr>
      <w:r w:rsidRPr="00A50A84">
        <w:rPr>
          <w:rFonts w:ascii="Consolas" w:eastAsia="Times New Roman" w:hAnsi="Consolas"/>
          <w:kern w:val="0"/>
          <w:sz w:val="20"/>
          <w:szCs w:val="20"/>
          <w:lang w:eastAsia="en-US"/>
        </w:rPr>
        <w:t xml:space="preserve">    point = a + (b - a</w:t>
      </w:r>
      <w:proofErr w:type="gramStart"/>
      <w:r w:rsidRPr="00A50A84">
        <w:rPr>
          <w:rFonts w:ascii="Consolas" w:eastAsia="Times New Roman" w:hAnsi="Consolas"/>
          <w:kern w:val="0"/>
          <w:sz w:val="20"/>
          <w:szCs w:val="20"/>
          <w:lang w:eastAsia="en-US"/>
        </w:rPr>
        <w:t>).*</w:t>
      </w:r>
      <w:proofErr w:type="gramEnd"/>
      <w:r w:rsidRPr="00A50A84">
        <w:rPr>
          <w:rFonts w:ascii="Consolas" w:eastAsia="Times New Roman" w:hAnsi="Consolas"/>
          <w:kern w:val="0"/>
          <w:sz w:val="20"/>
          <w:szCs w:val="20"/>
          <w:lang w:eastAsia="en-US"/>
        </w:rPr>
        <w:t>rand(1, 2);</w:t>
      </w:r>
    </w:p>
    <w:p w14:paraId="201FE51A" w14:textId="77777777" w:rsidR="00A50A84" w:rsidRPr="00A50A84" w:rsidRDefault="00A50A84" w:rsidP="00A50A84">
      <w:pPr>
        <w:widowControl/>
        <w:rPr>
          <w:rFonts w:ascii="Consolas" w:eastAsia="Times New Roman" w:hAnsi="Consolas"/>
          <w:kern w:val="0"/>
          <w:sz w:val="20"/>
          <w:szCs w:val="20"/>
          <w:lang w:eastAsia="en-US"/>
        </w:rPr>
      </w:pPr>
      <w:r w:rsidRPr="00A50A84">
        <w:rPr>
          <w:rFonts w:ascii="Consolas" w:eastAsia="Times New Roman" w:hAnsi="Consolas"/>
          <w:color w:val="0E00FF"/>
          <w:kern w:val="0"/>
          <w:sz w:val="20"/>
          <w:szCs w:val="20"/>
          <w:lang w:eastAsia="en-US"/>
        </w:rPr>
        <w:t>end</w:t>
      </w:r>
    </w:p>
    <w:p w14:paraId="16EE1443" w14:textId="669570FD" w:rsidR="00AD3549" w:rsidRDefault="00AD3549">
      <w:pPr>
        <w:widowControl/>
        <w:rPr>
          <w:rFonts w:ascii="Consolas" w:eastAsia="Times New Roman" w:hAnsi="Consolas"/>
          <w:kern w:val="0"/>
          <w:sz w:val="20"/>
          <w:szCs w:val="20"/>
          <w:lang w:eastAsia="en-US"/>
        </w:rPr>
      </w:pPr>
      <w:r>
        <w:rPr>
          <w:rFonts w:ascii="Consolas" w:eastAsia="Times New Roman" w:hAnsi="Consolas"/>
          <w:kern w:val="0"/>
          <w:sz w:val="20"/>
          <w:szCs w:val="20"/>
          <w:lang w:eastAsia="en-US"/>
        </w:rPr>
        <w:br w:type="page"/>
      </w:r>
    </w:p>
    <w:p w14:paraId="0E1C92C6" w14:textId="6D63274B" w:rsidR="00EC214A" w:rsidRDefault="00AD3549" w:rsidP="00AD3549">
      <w:pPr>
        <w:pStyle w:val="Heading3"/>
      </w:pPr>
      <w:bookmarkStart w:id="51" w:name="_Toc134584542"/>
      <w:r>
        <w:lastRenderedPageBreak/>
        <w:t>Helpers/</w:t>
      </w:r>
      <w:proofErr w:type="spellStart"/>
      <w:r>
        <w:t>re_path.m</w:t>
      </w:r>
      <w:bookmarkEnd w:id="51"/>
      <w:proofErr w:type="spellEnd"/>
    </w:p>
    <w:p w14:paraId="69412438"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color w:val="0E00FF"/>
          <w:kern w:val="0"/>
          <w:sz w:val="20"/>
          <w:szCs w:val="20"/>
          <w:lang w:eastAsia="en-US"/>
        </w:rPr>
        <w:t>function</w:t>
      </w:r>
      <w:r w:rsidRPr="003F1B93">
        <w:rPr>
          <w:rFonts w:ascii="Consolas" w:eastAsia="Times New Roman" w:hAnsi="Consolas"/>
          <w:kern w:val="0"/>
          <w:sz w:val="20"/>
          <w:szCs w:val="20"/>
          <w:lang w:eastAsia="en-US"/>
        </w:rPr>
        <w:t xml:space="preserve">     </w:t>
      </w:r>
      <w:proofErr w:type="spellStart"/>
      <w:r w:rsidRPr="003F1B93">
        <w:rPr>
          <w:rFonts w:ascii="Consolas" w:eastAsia="Times New Roman" w:hAnsi="Consolas"/>
          <w:kern w:val="0"/>
          <w:sz w:val="20"/>
          <w:szCs w:val="20"/>
          <w:lang w:eastAsia="en-US"/>
        </w:rPr>
        <w:t>new_path</w:t>
      </w:r>
      <w:proofErr w:type="spellEnd"/>
      <w:r w:rsidRPr="003F1B93">
        <w:rPr>
          <w:rFonts w:ascii="Consolas" w:eastAsia="Times New Roman" w:hAnsi="Consolas"/>
          <w:kern w:val="0"/>
          <w:sz w:val="20"/>
          <w:szCs w:val="20"/>
          <w:lang w:eastAsia="en-US"/>
        </w:rPr>
        <w:t xml:space="preserve"> = re_</w:t>
      </w:r>
      <w:proofErr w:type="gramStart"/>
      <w:r w:rsidRPr="003F1B93">
        <w:rPr>
          <w:rFonts w:ascii="Consolas" w:eastAsia="Times New Roman" w:hAnsi="Consolas"/>
          <w:kern w:val="0"/>
          <w:sz w:val="20"/>
          <w:szCs w:val="20"/>
          <w:lang w:eastAsia="en-US"/>
        </w:rPr>
        <w:t>path(</w:t>
      </w:r>
      <w:proofErr w:type="gramEnd"/>
      <w:r w:rsidRPr="003F1B93">
        <w:rPr>
          <w:rFonts w:ascii="Consolas" w:eastAsia="Times New Roman" w:hAnsi="Consolas"/>
          <w:kern w:val="0"/>
          <w:sz w:val="20"/>
          <w:szCs w:val="20"/>
          <w:lang w:eastAsia="en-US"/>
        </w:rPr>
        <w:t>RRTree_main,GraftTree,RRTree_goal,static_param_data,donytic_param_data)</w:t>
      </w:r>
    </w:p>
    <w:p w14:paraId="03177A0C"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creat</w:t>
      </w:r>
      <w:proofErr w:type="spellEnd"/>
      <w:r w:rsidRPr="003F1B93">
        <w:rPr>
          <w:rFonts w:ascii="Consolas" w:eastAsia="Times New Roman" w:hAnsi="Consolas"/>
          <w:color w:val="008013"/>
          <w:kern w:val="0"/>
          <w:sz w:val="20"/>
          <w:szCs w:val="20"/>
          <w:lang w:eastAsia="en-US"/>
        </w:rPr>
        <w:t xml:space="preserve"> param </w:t>
      </w:r>
      <w:proofErr w:type="spellStart"/>
      <w:r w:rsidRPr="003F1B93">
        <w:rPr>
          <w:rFonts w:ascii="Consolas" w:eastAsia="Times New Roman" w:hAnsi="Consolas"/>
          <w:color w:val="008013"/>
          <w:kern w:val="0"/>
          <w:sz w:val="20"/>
          <w:szCs w:val="20"/>
          <w:lang w:eastAsia="en-US"/>
        </w:rPr>
        <w:t>talbe</w:t>
      </w:r>
      <w:proofErr w:type="spellEnd"/>
      <w:r w:rsidRPr="003F1B93">
        <w:rPr>
          <w:rFonts w:ascii="Consolas" w:eastAsia="Times New Roman" w:hAnsi="Consolas"/>
          <w:color w:val="008013"/>
          <w:kern w:val="0"/>
          <w:sz w:val="20"/>
          <w:szCs w:val="20"/>
          <w:lang w:eastAsia="en-US"/>
        </w:rPr>
        <w:t xml:space="preserve"> for input data</w:t>
      </w:r>
    </w:p>
    <w:p w14:paraId="36B1E1F2"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static_param_data</w:t>
      </w:r>
      <w:proofErr w:type="spellEnd"/>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stepsize</w:t>
      </w:r>
      <w:proofErr w:type="spellEnd"/>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disTh</w:t>
      </w:r>
      <w:proofErr w:type="spellEnd"/>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maxFailedAttempts</w:t>
      </w:r>
      <w:proofErr w:type="spellEnd"/>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rrstar_area</w:t>
      </w:r>
      <w:proofErr w:type="spellEnd"/>
    </w:p>
    <w:p w14:paraId="6135D49C"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xml:space="preserve">%                        </w:t>
      </w:r>
      <w:proofErr w:type="gramStart"/>
      <w:r w:rsidRPr="003F1B93">
        <w:rPr>
          <w:rFonts w:ascii="Consolas" w:eastAsia="Times New Roman" w:hAnsi="Consolas"/>
          <w:color w:val="008013"/>
          <w:kern w:val="0"/>
          <w:sz w:val="20"/>
          <w:szCs w:val="20"/>
          <w:lang w:eastAsia="en-US"/>
        </w:rPr>
        <w:t>source(</w:t>
      </w:r>
      <w:proofErr w:type="gramEnd"/>
      <w:r w:rsidRPr="003F1B93">
        <w:rPr>
          <w:rFonts w:ascii="Consolas" w:eastAsia="Times New Roman" w:hAnsi="Consolas"/>
          <w:color w:val="008013"/>
          <w:kern w:val="0"/>
          <w:sz w:val="20"/>
          <w:szCs w:val="20"/>
          <w:lang w:eastAsia="en-US"/>
        </w:rPr>
        <w:t xml:space="preserve">1,1)          source(1,2)               </w:t>
      </w:r>
      <w:proofErr w:type="spellStart"/>
      <w:r w:rsidRPr="003F1B93">
        <w:rPr>
          <w:rFonts w:ascii="Consolas" w:eastAsia="Times New Roman" w:hAnsi="Consolas"/>
          <w:color w:val="008013"/>
          <w:kern w:val="0"/>
          <w:sz w:val="20"/>
          <w:szCs w:val="20"/>
          <w:lang w:eastAsia="en-US"/>
        </w:rPr>
        <w:t>point_connect</w:t>
      </w:r>
      <w:proofErr w:type="spellEnd"/>
      <w:r w:rsidRPr="003F1B93">
        <w:rPr>
          <w:rFonts w:ascii="Consolas" w:eastAsia="Times New Roman" w:hAnsi="Consolas"/>
          <w:color w:val="008013"/>
          <w:kern w:val="0"/>
          <w:sz w:val="20"/>
          <w:szCs w:val="20"/>
          <w:lang w:eastAsia="en-US"/>
        </w:rPr>
        <w:t xml:space="preserve">(1,1)      </w:t>
      </w:r>
      <w:proofErr w:type="spellStart"/>
      <w:r w:rsidRPr="003F1B93">
        <w:rPr>
          <w:rFonts w:ascii="Consolas" w:eastAsia="Times New Roman" w:hAnsi="Consolas"/>
          <w:color w:val="008013"/>
          <w:kern w:val="0"/>
          <w:sz w:val="20"/>
          <w:szCs w:val="20"/>
          <w:lang w:eastAsia="en-US"/>
        </w:rPr>
        <w:t>point_connect</w:t>
      </w:r>
      <w:proofErr w:type="spellEnd"/>
      <w:r w:rsidRPr="003F1B93">
        <w:rPr>
          <w:rFonts w:ascii="Consolas" w:eastAsia="Times New Roman" w:hAnsi="Consolas"/>
          <w:color w:val="008013"/>
          <w:kern w:val="0"/>
          <w:sz w:val="20"/>
          <w:szCs w:val="20"/>
          <w:lang w:eastAsia="en-US"/>
        </w:rPr>
        <w:t>(1,2)</w:t>
      </w:r>
    </w:p>
    <w:p w14:paraId="692A5164"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center_</w:t>
      </w:r>
      <w:proofErr w:type="gramStart"/>
      <w:r w:rsidRPr="003F1B93">
        <w:rPr>
          <w:rFonts w:ascii="Consolas" w:eastAsia="Times New Roman" w:hAnsi="Consolas"/>
          <w:color w:val="008013"/>
          <w:kern w:val="0"/>
          <w:sz w:val="20"/>
          <w:szCs w:val="20"/>
          <w:lang w:eastAsia="en-US"/>
        </w:rPr>
        <w:t>point</w:t>
      </w:r>
      <w:proofErr w:type="spellEnd"/>
      <w:r w:rsidRPr="003F1B93">
        <w:rPr>
          <w:rFonts w:ascii="Consolas" w:eastAsia="Times New Roman" w:hAnsi="Consolas"/>
          <w:color w:val="008013"/>
          <w:kern w:val="0"/>
          <w:sz w:val="20"/>
          <w:szCs w:val="20"/>
          <w:lang w:eastAsia="en-US"/>
        </w:rPr>
        <w:t>(</w:t>
      </w:r>
      <w:proofErr w:type="gramEnd"/>
      <w:r w:rsidRPr="003F1B93">
        <w:rPr>
          <w:rFonts w:ascii="Consolas" w:eastAsia="Times New Roman" w:hAnsi="Consolas"/>
          <w:color w:val="008013"/>
          <w:kern w:val="0"/>
          <w:sz w:val="20"/>
          <w:szCs w:val="20"/>
          <w:lang w:eastAsia="en-US"/>
        </w:rPr>
        <w:t xml:space="preserve">1.1)    </w:t>
      </w:r>
      <w:proofErr w:type="spellStart"/>
      <w:r w:rsidRPr="003F1B93">
        <w:rPr>
          <w:rFonts w:ascii="Consolas" w:eastAsia="Times New Roman" w:hAnsi="Consolas"/>
          <w:color w:val="008013"/>
          <w:kern w:val="0"/>
          <w:sz w:val="20"/>
          <w:szCs w:val="20"/>
          <w:lang w:eastAsia="en-US"/>
        </w:rPr>
        <w:t>center_point</w:t>
      </w:r>
      <w:proofErr w:type="spellEnd"/>
      <w:r w:rsidRPr="003F1B93">
        <w:rPr>
          <w:rFonts w:ascii="Consolas" w:eastAsia="Times New Roman" w:hAnsi="Consolas"/>
          <w:color w:val="008013"/>
          <w:kern w:val="0"/>
          <w:sz w:val="20"/>
          <w:szCs w:val="20"/>
          <w:lang w:eastAsia="en-US"/>
        </w:rPr>
        <w:t xml:space="preserve">(1,2)          </w:t>
      </w:r>
      <w:proofErr w:type="spellStart"/>
      <w:r w:rsidRPr="003F1B93">
        <w:rPr>
          <w:rFonts w:ascii="Consolas" w:eastAsia="Times New Roman" w:hAnsi="Consolas"/>
          <w:color w:val="008013"/>
          <w:kern w:val="0"/>
          <w:sz w:val="20"/>
          <w:szCs w:val="20"/>
          <w:lang w:eastAsia="en-US"/>
        </w:rPr>
        <w:t>prev_ahead</w:t>
      </w:r>
      <w:proofErr w:type="spellEnd"/>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prev</w:t>
      </w:r>
      <w:proofErr w:type="spellEnd"/>
      <w:r w:rsidRPr="003F1B93">
        <w:rPr>
          <w:rFonts w:ascii="Consolas" w:eastAsia="Times New Roman" w:hAnsi="Consolas"/>
          <w:color w:val="008013"/>
          <w:kern w:val="0"/>
          <w:sz w:val="20"/>
          <w:szCs w:val="20"/>
          <w:lang w:eastAsia="en-US"/>
        </w:rPr>
        <w:t>-graft-ahead</w:t>
      </w:r>
    </w:p>
    <w:p w14:paraId="178158A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xml:space="preserve">%                        </w:t>
      </w:r>
      <w:proofErr w:type="gramStart"/>
      <w:r w:rsidRPr="003F1B93">
        <w:rPr>
          <w:rFonts w:ascii="Consolas" w:eastAsia="Times New Roman" w:hAnsi="Consolas"/>
          <w:color w:val="008013"/>
          <w:kern w:val="0"/>
          <w:sz w:val="20"/>
          <w:szCs w:val="20"/>
          <w:lang w:eastAsia="en-US"/>
        </w:rPr>
        <w:t>goal(</w:t>
      </w:r>
      <w:proofErr w:type="gramEnd"/>
      <w:r w:rsidRPr="003F1B93">
        <w:rPr>
          <w:rFonts w:ascii="Consolas" w:eastAsia="Times New Roman" w:hAnsi="Consolas"/>
          <w:color w:val="008013"/>
          <w:kern w:val="0"/>
          <w:sz w:val="20"/>
          <w:szCs w:val="20"/>
          <w:lang w:eastAsia="en-US"/>
        </w:rPr>
        <w:t xml:space="preserve">1,2)            goal(1,2)                  </w:t>
      </w:r>
      <w:proofErr w:type="spellStart"/>
      <w:r w:rsidRPr="003F1B93">
        <w:rPr>
          <w:rFonts w:ascii="Consolas" w:eastAsia="Times New Roman" w:hAnsi="Consolas"/>
          <w:color w:val="008013"/>
          <w:kern w:val="0"/>
          <w:sz w:val="20"/>
          <w:szCs w:val="20"/>
          <w:lang w:eastAsia="en-US"/>
        </w:rPr>
        <w:t>prev_behing</w:t>
      </w:r>
      <w:proofErr w:type="spellEnd"/>
      <w:r w:rsidRPr="003F1B93">
        <w:rPr>
          <w:rFonts w:ascii="Consolas" w:eastAsia="Times New Roman" w:hAnsi="Consolas"/>
          <w:color w:val="008013"/>
          <w:kern w:val="0"/>
          <w:sz w:val="20"/>
          <w:szCs w:val="20"/>
          <w:lang w:eastAsia="en-US"/>
        </w:rPr>
        <w:tab/>
        <w:t xml:space="preserve">         </w:t>
      </w:r>
      <w:proofErr w:type="spellStart"/>
      <w:r w:rsidRPr="003F1B93">
        <w:rPr>
          <w:rFonts w:ascii="Consolas" w:eastAsia="Times New Roman" w:hAnsi="Consolas"/>
          <w:color w:val="008013"/>
          <w:kern w:val="0"/>
          <w:sz w:val="20"/>
          <w:szCs w:val="20"/>
          <w:lang w:eastAsia="en-US"/>
        </w:rPr>
        <w:t>prev-graft_behind</w:t>
      </w:r>
      <w:proofErr w:type="spellEnd"/>
      <w:r w:rsidRPr="003F1B93">
        <w:rPr>
          <w:rFonts w:ascii="Consolas" w:eastAsia="Times New Roman" w:hAnsi="Consolas"/>
          <w:color w:val="008013"/>
          <w:kern w:val="0"/>
          <w:sz w:val="20"/>
          <w:szCs w:val="20"/>
          <w:lang w:eastAsia="en-US"/>
        </w:rPr>
        <w:t xml:space="preserve">  </w:t>
      </w:r>
    </w:p>
    <w:p w14:paraId="5833952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donytic_param_data</w:t>
      </w:r>
      <w:proofErr w:type="spellEnd"/>
      <w:r w:rsidRPr="003F1B93">
        <w:rPr>
          <w:rFonts w:ascii="Consolas" w:eastAsia="Times New Roman" w:hAnsi="Consolas"/>
          <w:color w:val="008013"/>
          <w:kern w:val="0"/>
          <w:sz w:val="20"/>
          <w:szCs w:val="20"/>
          <w:lang w:eastAsia="en-US"/>
        </w:rPr>
        <w:tab/>
      </w:r>
      <w:r w:rsidRPr="003F1B93">
        <w:rPr>
          <w:rFonts w:ascii="Consolas" w:eastAsia="Times New Roman" w:hAnsi="Consolas"/>
          <w:color w:val="008013"/>
          <w:kern w:val="0"/>
          <w:sz w:val="20"/>
          <w:szCs w:val="20"/>
          <w:lang w:eastAsia="en-US"/>
        </w:rPr>
        <w:tab/>
        <w:t xml:space="preserve"> </w:t>
      </w:r>
      <w:proofErr w:type="spellStart"/>
      <w:r w:rsidRPr="003F1B93">
        <w:rPr>
          <w:rFonts w:ascii="Consolas" w:eastAsia="Times New Roman" w:hAnsi="Consolas"/>
          <w:color w:val="008013"/>
          <w:kern w:val="0"/>
          <w:sz w:val="20"/>
          <w:szCs w:val="20"/>
          <w:lang w:eastAsia="en-US"/>
        </w:rPr>
        <w:t>point_</w:t>
      </w:r>
      <w:proofErr w:type="gramStart"/>
      <w:r w:rsidRPr="003F1B93">
        <w:rPr>
          <w:rFonts w:ascii="Consolas" w:eastAsia="Times New Roman" w:hAnsi="Consolas"/>
          <w:color w:val="008013"/>
          <w:kern w:val="0"/>
          <w:sz w:val="20"/>
          <w:szCs w:val="20"/>
          <w:lang w:eastAsia="en-US"/>
        </w:rPr>
        <w:t>connectmain</w:t>
      </w:r>
      <w:proofErr w:type="spellEnd"/>
      <w:r w:rsidRPr="003F1B93">
        <w:rPr>
          <w:rFonts w:ascii="Consolas" w:eastAsia="Times New Roman" w:hAnsi="Consolas"/>
          <w:color w:val="008013"/>
          <w:kern w:val="0"/>
          <w:sz w:val="20"/>
          <w:szCs w:val="20"/>
          <w:lang w:eastAsia="en-US"/>
        </w:rPr>
        <w:t>(</w:t>
      </w:r>
      <w:proofErr w:type="gramEnd"/>
      <w:r w:rsidRPr="003F1B93">
        <w:rPr>
          <w:rFonts w:ascii="Consolas" w:eastAsia="Times New Roman" w:hAnsi="Consolas"/>
          <w:color w:val="008013"/>
          <w:kern w:val="0"/>
          <w:sz w:val="20"/>
          <w:szCs w:val="20"/>
          <w:lang w:eastAsia="en-US"/>
        </w:rPr>
        <w:t xml:space="preserve">1,1)   </w:t>
      </w:r>
      <w:proofErr w:type="spellStart"/>
      <w:r w:rsidRPr="003F1B93">
        <w:rPr>
          <w:rFonts w:ascii="Consolas" w:eastAsia="Times New Roman" w:hAnsi="Consolas"/>
          <w:color w:val="008013"/>
          <w:kern w:val="0"/>
          <w:sz w:val="20"/>
          <w:szCs w:val="20"/>
          <w:lang w:eastAsia="en-US"/>
        </w:rPr>
        <w:t>point_connectmain</w:t>
      </w:r>
      <w:proofErr w:type="spellEnd"/>
      <w:r w:rsidRPr="003F1B93">
        <w:rPr>
          <w:rFonts w:ascii="Consolas" w:eastAsia="Times New Roman" w:hAnsi="Consolas"/>
          <w:color w:val="008013"/>
          <w:kern w:val="0"/>
          <w:sz w:val="20"/>
          <w:szCs w:val="20"/>
          <w:lang w:eastAsia="en-US"/>
        </w:rPr>
        <w:t xml:space="preserve">(1,2)    </w:t>
      </w:r>
      <w:r w:rsidRPr="003F1B93">
        <w:rPr>
          <w:rFonts w:ascii="Consolas" w:eastAsia="Times New Roman" w:hAnsi="Consolas"/>
          <w:color w:val="008013"/>
          <w:kern w:val="0"/>
          <w:sz w:val="20"/>
          <w:szCs w:val="20"/>
          <w:lang w:eastAsia="en-US"/>
        </w:rPr>
        <w:tab/>
        <w:t xml:space="preserve"> point_connect2(1,1)    point_connect2(1,2)</w:t>
      </w:r>
    </w:p>
    <w:p w14:paraId="4DEEBF41"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08013"/>
          <w:kern w:val="0"/>
          <w:sz w:val="20"/>
          <w:szCs w:val="20"/>
          <w:lang w:eastAsia="en-US"/>
        </w:rPr>
        <w:t xml:space="preserve">%    </w:t>
      </w:r>
      <w:proofErr w:type="spellStart"/>
      <w:r w:rsidRPr="003F1B93">
        <w:rPr>
          <w:rFonts w:ascii="Consolas" w:eastAsia="Times New Roman" w:hAnsi="Consolas"/>
          <w:color w:val="008013"/>
          <w:kern w:val="0"/>
          <w:sz w:val="20"/>
          <w:szCs w:val="20"/>
          <w:lang w:eastAsia="en-US"/>
        </w:rPr>
        <w:t>donytic_param_data</w:t>
      </w:r>
      <w:proofErr w:type="spellEnd"/>
      <w:r w:rsidRPr="003F1B93">
        <w:rPr>
          <w:rFonts w:ascii="Consolas" w:eastAsia="Times New Roman" w:hAnsi="Consolas"/>
          <w:color w:val="008013"/>
          <w:kern w:val="0"/>
          <w:sz w:val="20"/>
          <w:szCs w:val="20"/>
          <w:lang w:eastAsia="en-US"/>
        </w:rPr>
        <w:t xml:space="preserve"> =[Graft_</w:t>
      </w:r>
      <w:proofErr w:type="gramStart"/>
      <w:r w:rsidRPr="003F1B93">
        <w:rPr>
          <w:rFonts w:ascii="Consolas" w:eastAsia="Times New Roman" w:hAnsi="Consolas"/>
          <w:color w:val="008013"/>
          <w:kern w:val="0"/>
          <w:sz w:val="20"/>
          <w:szCs w:val="20"/>
          <w:lang w:eastAsia="en-US"/>
        </w:rPr>
        <w:t>ahead,Graft</w:t>
      </w:r>
      <w:proofErr w:type="gramEnd"/>
      <w:r w:rsidRPr="003F1B93">
        <w:rPr>
          <w:rFonts w:ascii="Consolas" w:eastAsia="Times New Roman" w:hAnsi="Consolas"/>
          <w:color w:val="008013"/>
          <w:kern w:val="0"/>
          <w:sz w:val="20"/>
          <w:szCs w:val="20"/>
          <w:lang w:eastAsia="en-US"/>
        </w:rPr>
        <w:t>_behind,ahead_found,behind_found,errtree_found];</w:t>
      </w:r>
    </w:p>
    <w:p w14:paraId="5B2C0DA2"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main_tree</w:t>
      </w:r>
      <w:proofErr w:type="spellEnd"/>
      <w:proofErr w:type="gramStart"/>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w:t>
      </w:r>
    </w:p>
    <w:p w14:paraId="4413E4B5"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graft_tree_ahead</w:t>
      </w:r>
      <w:proofErr w:type="spellEnd"/>
      <w:proofErr w:type="gramStart"/>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w:t>
      </w:r>
    </w:p>
    <w:p w14:paraId="4A39B9F6"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graft_tree_behind</w:t>
      </w:r>
      <w:proofErr w:type="spellEnd"/>
      <w:r w:rsidRPr="003F1B93">
        <w:rPr>
          <w:rFonts w:ascii="Consolas" w:eastAsia="Times New Roman" w:hAnsi="Consolas"/>
          <w:kern w:val="0"/>
          <w:sz w:val="20"/>
          <w:szCs w:val="20"/>
          <w:lang w:eastAsia="en-US"/>
        </w:rPr>
        <w:t xml:space="preserve"> = [</w:t>
      </w:r>
      <w:proofErr w:type="gramStart"/>
      <w:r w:rsidRPr="003F1B93">
        <w:rPr>
          <w:rFonts w:ascii="Consolas" w:eastAsia="Times New Roman" w:hAnsi="Consolas"/>
          <w:kern w:val="0"/>
          <w:sz w:val="20"/>
          <w:szCs w:val="20"/>
          <w:lang w:eastAsia="en-US"/>
        </w:rPr>
        <w:t>];</w:t>
      </w:r>
      <w:proofErr w:type="gramEnd"/>
    </w:p>
    <w:p w14:paraId="239FF3C7"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goal_tree</w:t>
      </w:r>
      <w:proofErr w:type="spellEnd"/>
      <w:proofErr w:type="gramStart"/>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w:t>
      </w:r>
    </w:p>
    <w:p w14:paraId="4A57D1DD" w14:textId="77777777" w:rsidR="003F1B93" w:rsidRPr="003F1B93" w:rsidRDefault="003F1B93" w:rsidP="003F1B93">
      <w:pPr>
        <w:widowControl/>
        <w:rPr>
          <w:rFonts w:ascii="Consolas" w:eastAsia="Times New Roman" w:hAnsi="Consolas"/>
          <w:kern w:val="0"/>
          <w:sz w:val="20"/>
          <w:szCs w:val="20"/>
          <w:lang w:eastAsia="en-US"/>
        </w:rPr>
      </w:pPr>
    </w:p>
    <w:p w14:paraId="261AEA72"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xml:space="preserve">% If </w:t>
      </w:r>
      <w:proofErr w:type="spellStart"/>
      <w:r w:rsidRPr="003F1B93">
        <w:rPr>
          <w:rFonts w:ascii="Consolas" w:eastAsia="Times New Roman" w:hAnsi="Consolas"/>
          <w:color w:val="008013"/>
          <w:kern w:val="0"/>
          <w:sz w:val="20"/>
          <w:szCs w:val="20"/>
          <w:lang w:eastAsia="en-US"/>
        </w:rPr>
        <w:t>errtree_found</w:t>
      </w:r>
      <w:proofErr w:type="spellEnd"/>
      <w:r w:rsidRPr="003F1B93">
        <w:rPr>
          <w:rFonts w:ascii="Consolas" w:eastAsia="Times New Roman" w:hAnsi="Consolas"/>
          <w:color w:val="008013"/>
          <w:kern w:val="0"/>
          <w:sz w:val="20"/>
          <w:szCs w:val="20"/>
          <w:lang w:eastAsia="en-US"/>
        </w:rPr>
        <w:t xml:space="preserve"> is true generate the tree path using the main and</w:t>
      </w:r>
    </w:p>
    <w:p w14:paraId="71A0E51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xml:space="preserve">% goal trees based off the </w:t>
      </w:r>
      <w:proofErr w:type="spellStart"/>
      <w:r w:rsidRPr="003F1B93">
        <w:rPr>
          <w:rFonts w:ascii="Consolas" w:eastAsia="Times New Roman" w:hAnsi="Consolas"/>
          <w:color w:val="008013"/>
          <w:kern w:val="0"/>
          <w:sz w:val="20"/>
          <w:szCs w:val="20"/>
          <w:lang w:eastAsia="en-US"/>
        </w:rPr>
        <w:t>prev_ahead</w:t>
      </w:r>
      <w:proofErr w:type="spellEnd"/>
      <w:r w:rsidRPr="003F1B93">
        <w:rPr>
          <w:rFonts w:ascii="Consolas" w:eastAsia="Times New Roman" w:hAnsi="Consolas"/>
          <w:color w:val="008013"/>
          <w:kern w:val="0"/>
          <w:sz w:val="20"/>
          <w:szCs w:val="20"/>
          <w:lang w:eastAsia="en-US"/>
        </w:rPr>
        <w:t xml:space="preserve"> and </w:t>
      </w:r>
      <w:proofErr w:type="spellStart"/>
      <w:r w:rsidRPr="003F1B93">
        <w:rPr>
          <w:rFonts w:ascii="Consolas" w:eastAsia="Times New Roman" w:hAnsi="Consolas"/>
          <w:color w:val="008013"/>
          <w:kern w:val="0"/>
          <w:sz w:val="20"/>
          <w:szCs w:val="20"/>
          <w:lang w:eastAsia="en-US"/>
        </w:rPr>
        <w:t>prev_graft_behind</w:t>
      </w:r>
      <w:proofErr w:type="spellEnd"/>
      <w:r w:rsidRPr="003F1B93">
        <w:rPr>
          <w:rFonts w:ascii="Consolas" w:eastAsia="Times New Roman" w:hAnsi="Consolas"/>
          <w:color w:val="008013"/>
          <w:kern w:val="0"/>
          <w:sz w:val="20"/>
          <w:szCs w:val="20"/>
          <w:lang w:eastAsia="en-US"/>
        </w:rPr>
        <w:t xml:space="preserve"> point</w:t>
      </w:r>
    </w:p>
    <w:p w14:paraId="4482713C"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if </w:t>
      </w:r>
      <w:proofErr w:type="spellStart"/>
      <w:r w:rsidRPr="003F1B93">
        <w:rPr>
          <w:rFonts w:ascii="Consolas" w:eastAsia="Times New Roman" w:hAnsi="Consolas"/>
          <w:kern w:val="0"/>
          <w:sz w:val="20"/>
          <w:szCs w:val="20"/>
          <w:lang w:eastAsia="en-US"/>
        </w:rPr>
        <w:t>donytic_param_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5),</w:t>
      </w:r>
    </w:p>
    <w:p w14:paraId="5B3EF39F"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3,3);</w:t>
      </w:r>
    </w:p>
    <w:p w14:paraId="1914F906"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main_tree</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 xml:space="preserve">5,1) </w:t>
      </w:r>
      <w:proofErr w:type="spellStart"/>
      <w:r w:rsidRPr="003F1B93">
        <w:rPr>
          <w:rFonts w:ascii="Consolas" w:eastAsia="Times New Roman" w:hAnsi="Consolas"/>
          <w:kern w:val="0"/>
          <w:sz w:val="20"/>
          <w:szCs w:val="20"/>
          <w:lang w:eastAsia="en-US"/>
        </w:rPr>
        <w:t>static_param_data</w:t>
      </w:r>
      <w:proofErr w:type="spellEnd"/>
      <w:r w:rsidRPr="003F1B93">
        <w:rPr>
          <w:rFonts w:ascii="Consolas" w:eastAsia="Times New Roman" w:hAnsi="Consolas"/>
          <w:kern w:val="0"/>
          <w:sz w:val="20"/>
          <w:szCs w:val="20"/>
          <w:lang w:eastAsia="en-US"/>
        </w:rPr>
        <w:t xml:space="preserve">(5,2)]; </w:t>
      </w:r>
      <w:r w:rsidRPr="003F1B93">
        <w:rPr>
          <w:rFonts w:ascii="Consolas" w:eastAsia="Times New Roman" w:hAnsi="Consolas"/>
          <w:color w:val="008013"/>
          <w:kern w:val="0"/>
          <w:sz w:val="20"/>
          <w:szCs w:val="20"/>
          <w:lang w:eastAsia="en-US"/>
        </w:rPr>
        <w:t>% Connection Point</w:t>
      </w:r>
    </w:p>
    <w:p w14:paraId="54A221FC"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while </w:t>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&gt; 0,</w:t>
      </w:r>
    </w:p>
    <w:p w14:paraId="6AFEB356"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main_tree</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RRTree_main</w:t>
      </w:r>
      <w:proofErr w:type="spellEnd"/>
      <w:r w:rsidRPr="003F1B93">
        <w:rPr>
          <w:rFonts w:ascii="Consolas" w:eastAsia="Times New Roman" w:hAnsi="Consolas"/>
          <w:kern w:val="0"/>
          <w:sz w:val="20"/>
          <w:szCs w:val="20"/>
          <w:lang w:eastAsia="en-US"/>
        </w:rPr>
        <w:t>(prev,1:2</w:t>
      </w:r>
      <w:proofErr w:type="gramStart"/>
      <w:r w:rsidRPr="003F1B93">
        <w:rPr>
          <w:rFonts w:ascii="Consolas" w:eastAsia="Times New Roman" w:hAnsi="Consolas"/>
          <w:kern w:val="0"/>
          <w:sz w:val="20"/>
          <w:szCs w:val="20"/>
          <w:lang w:eastAsia="en-US"/>
        </w:rPr>
        <w:t>);</w:t>
      </w:r>
      <w:proofErr w:type="spellStart"/>
      <w:r w:rsidRPr="003F1B93">
        <w:rPr>
          <w:rFonts w:ascii="Consolas" w:eastAsia="Times New Roman" w:hAnsi="Consolas"/>
          <w:kern w:val="0"/>
          <w:sz w:val="20"/>
          <w:szCs w:val="20"/>
          <w:lang w:eastAsia="en-US"/>
        </w:rPr>
        <w:t>main</w:t>
      </w:r>
      <w:proofErr w:type="gramEnd"/>
      <w:r w:rsidRPr="003F1B93">
        <w:rPr>
          <w:rFonts w:ascii="Consolas" w:eastAsia="Times New Roman" w:hAnsi="Consolas"/>
          <w:kern w:val="0"/>
          <w:sz w:val="20"/>
          <w:szCs w:val="20"/>
          <w:lang w:eastAsia="en-US"/>
        </w:rPr>
        <w:t>_tree</w:t>
      </w:r>
      <w:proofErr w:type="spellEnd"/>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Grab path to Connection Point</w:t>
      </w:r>
    </w:p>
    <w:p w14:paraId="4832CE92"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RRTree_main</w:t>
      </w:r>
      <w:proofErr w:type="spellEnd"/>
      <w:r w:rsidRPr="003F1B93">
        <w:rPr>
          <w:rFonts w:ascii="Consolas" w:eastAsia="Times New Roman" w:hAnsi="Consolas"/>
          <w:kern w:val="0"/>
          <w:sz w:val="20"/>
          <w:szCs w:val="20"/>
          <w:lang w:eastAsia="en-US"/>
        </w:rPr>
        <w:t>(prev,3</w:t>
      </w:r>
      <w:proofErr w:type="gramStart"/>
      <w:r w:rsidRPr="003F1B93">
        <w:rPr>
          <w:rFonts w:ascii="Consolas" w:eastAsia="Times New Roman" w:hAnsi="Consolas"/>
          <w:kern w:val="0"/>
          <w:sz w:val="20"/>
          <w:szCs w:val="20"/>
          <w:lang w:eastAsia="en-US"/>
        </w:rPr>
        <w:t>);</w:t>
      </w:r>
      <w:proofErr w:type="gramEnd"/>
    </w:p>
    <w:p w14:paraId="602B9945"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p>
    <w:p w14:paraId="03A3CAEE"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4,4);</w:t>
      </w:r>
    </w:p>
    <w:p w14:paraId="3DACBE4A"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goal_tree</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 xml:space="preserve">5,1) </w:t>
      </w:r>
      <w:proofErr w:type="spellStart"/>
      <w:r w:rsidRPr="003F1B93">
        <w:rPr>
          <w:rFonts w:ascii="Consolas" w:eastAsia="Times New Roman" w:hAnsi="Consolas"/>
          <w:kern w:val="0"/>
          <w:sz w:val="20"/>
          <w:szCs w:val="20"/>
          <w:lang w:eastAsia="en-US"/>
        </w:rPr>
        <w:t>static_param_data</w:t>
      </w:r>
      <w:proofErr w:type="spellEnd"/>
      <w:r w:rsidRPr="003F1B93">
        <w:rPr>
          <w:rFonts w:ascii="Consolas" w:eastAsia="Times New Roman" w:hAnsi="Consolas"/>
          <w:kern w:val="0"/>
          <w:sz w:val="20"/>
          <w:szCs w:val="20"/>
          <w:lang w:eastAsia="en-US"/>
        </w:rPr>
        <w:t xml:space="preserve">(5,2)]; </w:t>
      </w:r>
      <w:r w:rsidRPr="003F1B93">
        <w:rPr>
          <w:rFonts w:ascii="Consolas" w:eastAsia="Times New Roman" w:hAnsi="Consolas"/>
          <w:color w:val="008013"/>
          <w:kern w:val="0"/>
          <w:sz w:val="20"/>
          <w:szCs w:val="20"/>
          <w:lang w:eastAsia="en-US"/>
        </w:rPr>
        <w:t>% Connection Point</w:t>
      </w:r>
    </w:p>
    <w:p w14:paraId="270CEEB5"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while </w:t>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&gt; 0,</w:t>
      </w:r>
    </w:p>
    <w:p w14:paraId="362E56B8"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lastRenderedPageBreak/>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goal_tree</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goal_</w:t>
      </w:r>
      <w:proofErr w:type="gramStart"/>
      <w:r w:rsidRPr="003F1B93">
        <w:rPr>
          <w:rFonts w:ascii="Consolas" w:eastAsia="Times New Roman" w:hAnsi="Consolas"/>
          <w:kern w:val="0"/>
          <w:sz w:val="20"/>
          <w:szCs w:val="20"/>
          <w:lang w:eastAsia="en-US"/>
        </w:rPr>
        <w:t>tree;RRTree</w:t>
      </w:r>
      <w:proofErr w:type="gramEnd"/>
      <w:r w:rsidRPr="003F1B93">
        <w:rPr>
          <w:rFonts w:ascii="Consolas" w:eastAsia="Times New Roman" w:hAnsi="Consolas"/>
          <w:kern w:val="0"/>
          <w:sz w:val="20"/>
          <w:szCs w:val="20"/>
          <w:lang w:eastAsia="en-US"/>
        </w:rPr>
        <w:t>_goal</w:t>
      </w:r>
      <w:proofErr w:type="spellEnd"/>
      <w:r w:rsidRPr="003F1B93">
        <w:rPr>
          <w:rFonts w:ascii="Consolas" w:eastAsia="Times New Roman" w:hAnsi="Consolas"/>
          <w:kern w:val="0"/>
          <w:sz w:val="20"/>
          <w:szCs w:val="20"/>
          <w:lang w:eastAsia="en-US"/>
        </w:rPr>
        <w:t xml:space="preserve">(prev,1:2)]; </w:t>
      </w:r>
      <w:r w:rsidRPr="003F1B93">
        <w:rPr>
          <w:rFonts w:ascii="Consolas" w:eastAsia="Times New Roman" w:hAnsi="Consolas"/>
          <w:color w:val="008013"/>
          <w:kern w:val="0"/>
          <w:sz w:val="20"/>
          <w:szCs w:val="20"/>
          <w:lang w:eastAsia="en-US"/>
        </w:rPr>
        <w:t>% Grab path to connection point</w:t>
      </w:r>
    </w:p>
    <w:p w14:paraId="2AC196D4"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RRTree_goal</w:t>
      </w:r>
      <w:proofErr w:type="spellEnd"/>
      <w:r w:rsidRPr="003F1B93">
        <w:rPr>
          <w:rFonts w:ascii="Consolas" w:eastAsia="Times New Roman" w:hAnsi="Consolas"/>
          <w:kern w:val="0"/>
          <w:sz w:val="20"/>
          <w:szCs w:val="20"/>
          <w:lang w:eastAsia="en-US"/>
        </w:rPr>
        <w:t>(prev,3</w:t>
      </w:r>
      <w:proofErr w:type="gramStart"/>
      <w:r w:rsidRPr="003F1B93">
        <w:rPr>
          <w:rFonts w:ascii="Consolas" w:eastAsia="Times New Roman" w:hAnsi="Consolas"/>
          <w:kern w:val="0"/>
          <w:sz w:val="20"/>
          <w:szCs w:val="20"/>
          <w:lang w:eastAsia="en-US"/>
        </w:rPr>
        <w:t>);</w:t>
      </w:r>
      <w:proofErr w:type="gramEnd"/>
    </w:p>
    <w:p w14:paraId="5FC40F84"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r w:rsidRPr="003F1B93">
        <w:rPr>
          <w:rFonts w:ascii="Consolas" w:eastAsia="Times New Roman" w:hAnsi="Consolas"/>
          <w:kern w:val="0"/>
          <w:sz w:val="20"/>
          <w:szCs w:val="20"/>
          <w:lang w:eastAsia="en-US"/>
        </w:rPr>
        <w:tab/>
      </w:r>
    </w:p>
    <w:p w14:paraId="7F94263F"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main_tree</w:t>
      </w:r>
      <w:proofErr w:type="spellEnd"/>
      <w:r w:rsidRPr="003F1B93">
        <w:rPr>
          <w:rFonts w:ascii="Consolas" w:eastAsia="Times New Roman" w:hAnsi="Consolas"/>
          <w:kern w:val="0"/>
          <w:sz w:val="20"/>
          <w:szCs w:val="20"/>
          <w:lang w:eastAsia="en-US"/>
        </w:rPr>
        <w:t>(</w:t>
      </w:r>
      <w:proofErr w:type="gramStart"/>
      <w:r w:rsidRPr="003F1B93">
        <w:rPr>
          <w:rFonts w:ascii="Consolas" w:eastAsia="Times New Roman" w:hAnsi="Consolas"/>
          <w:kern w:val="0"/>
          <w:sz w:val="20"/>
          <w:szCs w:val="20"/>
          <w:lang w:eastAsia="en-US"/>
        </w:rPr>
        <w:t>end,:)</w:t>
      </w:r>
      <w:proofErr w:type="gramEnd"/>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we don't want the end since it is just connection point and that is already in goal tree</w:t>
      </w:r>
    </w:p>
    <w:p w14:paraId="718C4348"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new_path</w:t>
      </w:r>
      <w:proofErr w:type="spellEnd"/>
      <w:proofErr w:type="gramStart"/>
      <w:r w:rsidRPr="003F1B93">
        <w:rPr>
          <w:rFonts w:ascii="Consolas" w:eastAsia="Times New Roman" w:hAnsi="Consolas"/>
          <w:kern w:val="0"/>
          <w:sz w:val="20"/>
          <w:szCs w:val="20"/>
          <w:lang w:eastAsia="en-US"/>
        </w:rPr>
        <w:t>=[</w:t>
      </w:r>
      <w:proofErr w:type="spellStart"/>
      <w:proofErr w:type="gramEnd"/>
      <w:r w:rsidRPr="003F1B93">
        <w:rPr>
          <w:rFonts w:ascii="Consolas" w:eastAsia="Times New Roman" w:hAnsi="Consolas"/>
          <w:kern w:val="0"/>
          <w:sz w:val="20"/>
          <w:szCs w:val="20"/>
          <w:lang w:eastAsia="en-US"/>
        </w:rPr>
        <w:t>main_tree;goal_tree</w:t>
      </w:r>
      <w:proofErr w:type="spellEnd"/>
      <w:r w:rsidRPr="003F1B93">
        <w:rPr>
          <w:rFonts w:ascii="Consolas" w:eastAsia="Times New Roman" w:hAnsi="Consolas"/>
          <w:kern w:val="0"/>
          <w:sz w:val="20"/>
          <w:szCs w:val="20"/>
          <w:lang w:eastAsia="en-US"/>
        </w:rPr>
        <w:t xml:space="preserve"> ]; </w:t>
      </w:r>
      <w:r w:rsidRPr="003F1B93">
        <w:rPr>
          <w:rFonts w:ascii="Consolas" w:eastAsia="Times New Roman" w:hAnsi="Consolas"/>
          <w:color w:val="008013"/>
          <w:kern w:val="0"/>
          <w:sz w:val="20"/>
          <w:szCs w:val="20"/>
          <w:lang w:eastAsia="en-US"/>
        </w:rPr>
        <w:t>% Combine the paths</w:t>
      </w:r>
    </w:p>
    <w:p w14:paraId="2CFE1FD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
    <w:p w14:paraId="2C191AC2"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E00FF"/>
          <w:kern w:val="0"/>
          <w:sz w:val="20"/>
          <w:szCs w:val="20"/>
          <w:lang w:eastAsia="en-US"/>
        </w:rPr>
        <w:t>else</w:t>
      </w:r>
    </w:p>
    <w:p w14:paraId="5A24442A"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xml:space="preserve">% If </w:t>
      </w:r>
      <w:proofErr w:type="spellStart"/>
      <w:r w:rsidRPr="003F1B93">
        <w:rPr>
          <w:rFonts w:ascii="Consolas" w:eastAsia="Times New Roman" w:hAnsi="Consolas"/>
          <w:color w:val="008013"/>
          <w:kern w:val="0"/>
          <w:sz w:val="20"/>
          <w:szCs w:val="20"/>
          <w:lang w:eastAsia="en-US"/>
        </w:rPr>
        <w:t>errtree_found</w:t>
      </w:r>
      <w:proofErr w:type="spellEnd"/>
      <w:r w:rsidRPr="003F1B93">
        <w:rPr>
          <w:rFonts w:ascii="Consolas" w:eastAsia="Times New Roman" w:hAnsi="Consolas"/>
          <w:color w:val="008013"/>
          <w:kern w:val="0"/>
          <w:sz w:val="20"/>
          <w:szCs w:val="20"/>
          <w:lang w:eastAsia="en-US"/>
        </w:rPr>
        <w:t xml:space="preserve"> is not true then the tree path is generated from</w:t>
      </w:r>
    </w:p>
    <w:p w14:paraId="3C57E83C"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xml:space="preserve">% </w:t>
      </w:r>
      <w:proofErr w:type="gramStart"/>
      <w:r w:rsidRPr="003F1B93">
        <w:rPr>
          <w:rFonts w:ascii="Consolas" w:eastAsia="Times New Roman" w:hAnsi="Consolas"/>
          <w:color w:val="008013"/>
          <w:kern w:val="0"/>
          <w:sz w:val="20"/>
          <w:szCs w:val="20"/>
          <w:lang w:eastAsia="en-US"/>
        </w:rPr>
        <w:t>the</w:t>
      </w:r>
      <w:proofErr w:type="gramEnd"/>
      <w:r w:rsidRPr="003F1B93">
        <w:rPr>
          <w:rFonts w:ascii="Consolas" w:eastAsia="Times New Roman" w:hAnsi="Consolas"/>
          <w:color w:val="008013"/>
          <w:kern w:val="0"/>
          <w:sz w:val="20"/>
          <w:szCs w:val="20"/>
          <w:lang w:eastAsia="en-US"/>
        </w:rPr>
        <w:t xml:space="preserve"> connect points</w:t>
      </w:r>
    </w:p>
    <w:p w14:paraId="13750BA2"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3,3);</w:t>
      </w:r>
    </w:p>
    <w:p w14:paraId="0C4C046C"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main_tree</w:t>
      </w:r>
      <w:proofErr w:type="spellEnd"/>
      <w:r w:rsidRPr="003F1B93">
        <w:rPr>
          <w:rFonts w:ascii="Consolas" w:eastAsia="Times New Roman" w:hAnsi="Consolas"/>
          <w:kern w:val="0"/>
          <w:sz w:val="20"/>
          <w:szCs w:val="20"/>
          <w:lang w:eastAsia="en-US"/>
        </w:rPr>
        <w:t xml:space="preserve">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 xml:space="preserve">2,3) </w:t>
      </w:r>
      <w:proofErr w:type="spellStart"/>
      <w:r w:rsidRPr="003F1B93">
        <w:rPr>
          <w:rFonts w:ascii="Consolas" w:eastAsia="Times New Roman" w:hAnsi="Consolas"/>
          <w:kern w:val="0"/>
          <w:sz w:val="20"/>
          <w:szCs w:val="20"/>
          <w:lang w:eastAsia="en-US"/>
        </w:rPr>
        <w:t>static_param_data</w:t>
      </w:r>
      <w:proofErr w:type="spellEnd"/>
      <w:r w:rsidRPr="003F1B93">
        <w:rPr>
          <w:rFonts w:ascii="Consolas" w:eastAsia="Times New Roman" w:hAnsi="Consolas"/>
          <w:kern w:val="0"/>
          <w:sz w:val="20"/>
          <w:szCs w:val="20"/>
          <w:lang w:eastAsia="en-US"/>
        </w:rPr>
        <w:t>(2,4)];</w:t>
      </w:r>
    </w:p>
    <w:p w14:paraId="5B524A0C"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t xml:space="preserve">    </w:t>
      </w:r>
    </w:p>
    <w:p w14:paraId="7EEF8BA4"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xml:space="preserve">% Recursively </w:t>
      </w:r>
      <w:proofErr w:type="spellStart"/>
      <w:r w:rsidRPr="003F1B93">
        <w:rPr>
          <w:rFonts w:ascii="Consolas" w:eastAsia="Times New Roman" w:hAnsi="Consolas"/>
          <w:color w:val="008013"/>
          <w:kern w:val="0"/>
          <w:sz w:val="20"/>
          <w:szCs w:val="20"/>
          <w:lang w:eastAsia="en-US"/>
        </w:rPr>
        <w:t>build_main</w:t>
      </w:r>
      <w:proofErr w:type="spellEnd"/>
      <w:r w:rsidRPr="003F1B93">
        <w:rPr>
          <w:rFonts w:ascii="Consolas" w:eastAsia="Times New Roman" w:hAnsi="Consolas"/>
          <w:color w:val="008013"/>
          <w:kern w:val="0"/>
          <w:sz w:val="20"/>
          <w:szCs w:val="20"/>
          <w:lang w:eastAsia="en-US"/>
        </w:rPr>
        <w:t xml:space="preserve"> tree from </w:t>
      </w:r>
      <w:proofErr w:type="spellStart"/>
      <w:r w:rsidRPr="003F1B93">
        <w:rPr>
          <w:rFonts w:ascii="Consolas" w:eastAsia="Times New Roman" w:hAnsi="Consolas"/>
          <w:color w:val="008013"/>
          <w:kern w:val="0"/>
          <w:sz w:val="20"/>
          <w:szCs w:val="20"/>
          <w:lang w:eastAsia="en-US"/>
        </w:rPr>
        <w:t>prev</w:t>
      </w:r>
      <w:proofErr w:type="spellEnd"/>
      <w:r w:rsidRPr="003F1B93">
        <w:rPr>
          <w:rFonts w:ascii="Consolas" w:eastAsia="Times New Roman" w:hAnsi="Consolas"/>
          <w:color w:val="008013"/>
          <w:kern w:val="0"/>
          <w:sz w:val="20"/>
          <w:szCs w:val="20"/>
          <w:lang w:eastAsia="en-US"/>
        </w:rPr>
        <w:t xml:space="preserve"> to get path from connect</w:t>
      </w:r>
    </w:p>
    <w:p w14:paraId="46CD1840"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point</w:t>
      </w:r>
    </w:p>
    <w:p w14:paraId="45282AE3"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while </w:t>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&gt; 0,</w:t>
      </w:r>
    </w:p>
    <w:p w14:paraId="310225E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main_tree</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RRTree_main</w:t>
      </w:r>
      <w:proofErr w:type="spellEnd"/>
      <w:r w:rsidRPr="003F1B93">
        <w:rPr>
          <w:rFonts w:ascii="Consolas" w:eastAsia="Times New Roman" w:hAnsi="Consolas"/>
          <w:kern w:val="0"/>
          <w:sz w:val="20"/>
          <w:szCs w:val="20"/>
          <w:lang w:eastAsia="en-US"/>
        </w:rPr>
        <w:t>(prev,1:2</w:t>
      </w:r>
      <w:proofErr w:type="gramStart"/>
      <w:r w:rsidRPr="003F1B93">
        <w:rPr>
          <w:rFonts w:ascii="Consolas" w:eastAsia="Times New Roman" w:hAnsi="Consolas"/>
          <w:kern w:val="0"/>
          <w:sz w:val="20"/>
          <w:szCs w:val="20"/>
          <w:lang w:eastAsia="en-US"/>
        </w:rPr>
        <w:t>);</w:t>
      </w:r>
      <w:proofErr w:type="spellStart"/>
      <w:r w:rsidRPr="003F1B93">
        <w:rPr>
          <w:rFonts w:ascii="Consolas" w:eastAsia="Times New Roman" w:hAnsi="Consolas"/>
          <w:kern w:val="0"/>
          <w:sz w:val="20"/>
          <w:szCs w:val="20"/>
          <w:lang w:eastAsia="en-US"/>
        </w:rPr>
        <w:t>main</w:t>
      </w:r>
      <w:proofErr w:type="gramEnd"/>
      <w:r w:rsidRPr="003F1B93">
        <w:rPr>
          <w:rFonts w:ascii="Consolas" w:eastAsia="Times New Roman" w:hAnsi="Consolas"/>
          <w:kern w:val="0"/>
          <w:sz w:val="20"/>
          <w:szCs w:val="20"/>
          <w:lang w:eastAsia="en-US"/>
        </w:rPr>
        <w:t>_tree</w:t>
      </w:r>
      <w:proofErr w:type="spellEnd"/>
      <w:r w:rsidRPr="003F1B93">
        <w:rPr>
          <w:rFonts w:ascii="Consolas" w:eastAsia="Times New Roman" w:hAnsi="Consolas"/>
          <w:kern w:val="0"/>
          <w:sz w:val="20"/>
          <w:szCs w:val="20"/>
          <w:lang w:eastAsia="en-US"/>
        </w:rPr>
        <w:t>];</w:t>
      </w:r>
    </w:p>
    <w:p w14:paraId="3A75B84F"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RRTree_main</w:t>
      </w:r>
      <w:proofErr w:type="spellEnd"/>
      <w:r w:rsidRPr="003F1B93">
        <w:rPr>
          <w:rFonts w:ascii="Consolas" w:eastAsia="Times New Roman" w:hAnsi="Consolas"/>
          <w:kern w:val="0"/>
          <w:sz w:val="20"/>
          <w:szCs w:val="20"/>
          <w:lang w:eastAsia="en-US"/>
        </w:rPr>
        <w:t>(prev,3</w:t>
      </w:r>
      <w:proofErr w:type="gramStart"/>
      <w:r w:rsidRPr="003F1B93">
        <w:rPr>
          <w:rFonts w:ascii="Consolas" w:eastAsia="Times New Roman" w:hAnsi="Consolas"/>
          <w:kern w:val="0"/>
          <w:sz w:val="20"/>
          <w:szCs w:val="20"/>
          <w:lang w:eastAsia="en-US"/>
        </w:rPr>
        <w:t>);</w:t>
      </w:r>
      <w:proofErr w:type="gramEnd"/>
    </w:p>
    <w:p w14:paraId="512C85EA"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p>
    <w:p w14:paraId="341A4C55" w14:textId="77777777" w:rsidR="003F1B93" w:rsidRPr="003F1B93" w:rsidRDefault="003F1B93" w:rsidP="003F1B93">
      <w:pPr>
        <w:widowControl/>
        <w:rPr>
          <w:rFonts w:ascii="Consolas" w:eastAsia="Times New Roman" w:hAnsi="Consolas"/>
          <w:kern w:val="0"/>
          <w:sz w:val="20"/>
          <w:szCs w:val="20"/>
          <w:lang w:eastAsia="en-US"/>
        </w:rPr>
      </w:pPr>
    </w:p>
    <w:p w14:paraId="6FEF290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Repeat the same process for the goal tree</w:t>
      </w:r>
    </w:p>
    <w:p w14:paraId="4506BF33"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4,3);</w:t>
      </w:r>
    </w:p>
    <w:p w14:paraId="2EE1DB86"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goal_tree</w:t>
      </w:r>
      <w:proofErr w:type="spellEnd"/>
      <w:r w:rsidRPr="003F1B93">
        <w:rPr>
          <w:rFonts w:ascii="Consolas" w:eastAsia="Times New Roman" w:hAnsi="Consolas"/>
          <w:kern w:val="0"/>
          <w:sz w:val="20"/>
          <w:szCs w:val="20"/>
          <w:lang w:eastAsia="en-US"/>
        </w:rPr>
        <w:t xml:space="preserve">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 xml:space="preserve">5,3) </w:t>
      </w:r>
      <w:proofErr w:type="spellStart"/>
      <w:r w:rsidRPr="003F1B93">
        <w:rPr>
          <w:rFonts w:ascii="Consolas" w:eastAsia="Times New Roman" w:hAnsi="Consolas"/>
          <w:kern w:val="0"/>
          <w:sz w:val="20"/>
          <w:szCs w:val="20"/>
          <w:lang w:eastAsia="en-US"/>
        </w:rPr>
        <w:t>static_param_data</w:t>
      </w:r>
      <w:proofErr w:type="spellEnd"/>
      <w:r w:rsidRPr="003F1B93">
        <w:rPr>
          <w:rFonts w:ascii="Consolas" w:eastAsia="Times New Roman" w:hAnsi="Consolas"/>
          <w:kern w:val="0"/>
          <w:sz w:val="20"/>
          <w:szCs w:val="20"/>
          <w:lang w:eastAsia="en-US"/>
        </w:rPr>
        <w:t>(5,4)];</w:t>
      </w:r>
    </w:p>
    <w:p w14:paraId="29AF6EE9"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 xml:space="preserve">while </w:t>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&gt; 0,</w:t>
      </w:r>
    </w:p>
    <w:p w14:paraId="4A3EA235"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goal_tree</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goal_</w:t>
      </w:r>
      <w:proofErr w:type="gramStart"/>
      <w:r w:rsidRPr="003F1B93">
        <w:rPr>
          <w:rFonts w:ascii="Consolas" w:eastAsia="Times New Roman" w:hAnsi="Consolas"/>
          <w:kern w:val="0"/>
          <w:sz w:val="20"/>
          <w:szCs w:val="20"/>
          <w:lang w:eastAsia="en-US"/>
        </w:rPr>
        <w:t>tree;RRTree</w:t>
      </w:r>
      <w:proofErr w:type="gramEnd"/>
      <w:r w:rsidRPr="003F1B93">
        <w:rPr>
          <w:rFonts w:ascii="Consolas" w:eastAsia="Times New Roman" w:hAnsi="Consolas"/>
          <w:kern w:val="0"/>
          <w:sz w:val="20"/>
          <w:szCs w:val="20"/>
          <w:lang w:eastAsia="en-US"/>
        </w:rPr>
        <w:t>_goal</w:t>
      </w:r>
      <w:proofErr w:type="spellEnd"/>
      <w:r w:rsidRPr="003F1B93">
        <w:rPr>
          <w:rFonts w:ascii="Consolas" w:eastAsia="Times New Roman" w:hAnsi="Consolas"/>
          <w:kern w:val="0"/>
          <w:sz w:val="20"/>
          <w:szCs w:val="20"/>
          <w:lang w:eastAsia="en-US"/>
        </w:rPr>
        <w:t>(prev,1:2)];</w:t>
      </w:r>
    </w:p>
    <w:p w14:paraId="5FE1A29E"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RRTree_goal</w:t>
      </w:r>
      <w:proofErr w:type="spellEnd"/>
      <w:r w:rsidRPr="003F1B93">
        <w:rPr>
          <w:rFonts w:ascii="Consolas" w:eastAsia="Times New Roman" w:hAnsi="Consolas"/>
          <w:kern w:val="0"/>
          <w:sz w:val="20"/>
          <w:szCs w:val="20"/>
          <w:lang w:eastAsia="en-US"/>
        </w:rPr>
        <w:t>(prev,3</w:t>
      </w:r>
      <w:proofErr w:type="gramStart"/>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
    <w:p w14:paraId="6E287FA8"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p>
    <w:p w14:paraId="22B63E54" w14:textId="77777777" w:rsidR="003F1B93" w:rsidRPr="003F1B93" w:rsidRDefault="003F1B93" w:rsidP="003F1B93">
      <w:pPr>
        <w:widowControl/>
        <w:rPr>
          <w:rFonts w:ascii="Consolas" w:eastAsia="Times New Roman" w:hAnsi="Consolas"/>
          <w:kern w:val="0"/>
          <w:sz w:val="20"/>
          <w:szCs w:val="20"/>
          <w:lang w:eastAsia="en-US"/>
        </w:rPr>
      </w:pPr>
    </w:p>
    <w:p w14:paraId="4481DE61" w14:textId="77777777" w:rsidR="003F1B93" w:rsidRPr="003F1B93" w:rsidRDefault="003F1B93" w:rsidP="003F1B93">
      <w:pPr>
        <w:widowControl/>
        <w:rPr>
          <w:rFonts w:ascii="Consolas" w:eastAsia="Times New Roman" w:hAnsi="Consolas"/>
          <w:kern w:val="0"/>
          <w:sz w:val="20"/>
          <w:szCs w:val="20"/>
          <w:lang w:eastAsia="en-US"/>
        </w:rPr>
      </w:pPr>
    </w:p>
    <w:p w14:paraId="453CFC1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xml:space="preserve">% Repeat the same process for the graft tree (we </w:t>
      </w:r>
      <w:proofErr w:type="gramStart"/>
      <w:r w:rsidRPr="003F1B93">
        <w:rPr>
          <w:rFonts w:ascii="Consolas" w:eastAsia="Times New Roman" w:hAnsi="Consolas"/>
          <w:color w:val="008013"/>
          <w:kern w:val="0"/>
          <w:sz w:val="20"/>
          <w:szCs w:val="20"/>
          <w:lang w:eastAsia="en-US"/>
        </w:rPr>
        <w:t>have to</w:t>
      </w:r>
      <w:proofErr w:type="gramEnd"/>
      <w:r w:rsidRPr="003F1B93">
        <w:rPr>
          <w:rFonts w:ascii="Consolas" w:eastAsia="Times New Roman" w:hAnsi="Consolas"/>
          <w:color w:val="008013"/>
          <w:kern w:val="0"/>
          <w:sz w:val="20"/>
          <w:szCs w:val="20"/>
          <w:lang w:eastAsia="en-US"/>
        </w:rPr>
        <w:t xml:space="preserve"> do it in</w:t>
      </w:r>
    </w:p>
    <w:p w14:paraId="4FA0CC4F"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two places though since it is connected on both sides of the</w:t>
      </w:r>
    </w:p>
    <w:p w14:paraId="66CAE27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tree)</w:t>
      </w:r>
    </w:p>
    <w:p w14:paraId="105FD5EA"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graft_path_ahead</w:t>
      </w:r>
      <w:proofErr w:type="spellEnd"/>
      <w:r w:rsidRPr="003F1B93">
        <w:rPr>
          <w:rFonts w:ascii="Consolas" w:eastAsia="Times New Roman" w:hAnsi="Consolas"/>
          <w:kern w:val="0"/>
          <w:sz w:val="20"/>
          <w:szCs w:val="20"/>
          <w:lang w:eastAsia="en-US"/>
        </w:rPr>
        <w:t xml:space="preserve"> </w:t>
      </w:r>
      <w:proofErr w:type="gramStart"/>
      <w:r w:rsidRPr="003F1B93">
        <w:rPr>
          <w:rFonts w:ascii="Consolas" w:eastAsia="Times New Roman" w:hAnsi="Consolas"/>
          <w:kern w:val="0"/>
          <w:sz w:val="20"/>
          <w:szCs w:val="20"/>
          <w:lang w:eastAsia="en-US"/>
        </w:rPr>
        <w:t>=  [</w:t>
      </w:r>
      <w:proofErr w:type="spellStart"/>
      <w:proofErr w:type="gramEnd"/>
      <w:r w:rsidRPr="003F1B93">
        <w:rPr>
          <w:rFonts w:ascii="Consolas" w:eastAsia="Times New Roman" w:hAnsi="Consolas"/>
          <w:kern w:val="0"/>
          <w:sz w:val="20"/>
          <w:szCs w:val="20"/>
          <w:lang w:eastAsia="en-US"/>
        </w:rPr>
        <w:t>static_param_data</w:t>
      </w:r>
      <w:proofErr w:type="spellEnd"/>
      <w:r w:rsidRPr="003F1B93">
        <w:rPr>
          <w:rFonts w:ascii="Consolas" w:eastAsia="Times New Roman" w:hAnsi="Consolas"/>
          <w:kern w:val="0"/>
          <w:sz w:val="20"/>
          <w:szCs w:val="20"/>
          <w:lang w:eastAsia="en-US"/>
        </w:rPr>
        <w:t xml:space="preserve">(2,3) </w:t>
      </w:r>
      <w:proofErr w:type="spellStart"/>
      <w:r w:rsidRPr="003F1B93">
        <w:rPr>
          <w:rFonts w:ascii="Consolas" w:eastAsia="Times New Roman" w:hAnsi="Consolas"/>
          <w:kern w:val="0"/>
          <w:sz w:val="20"/>
          <w:szCs w:val="20"/>
          <w:lang w:eastAsia="en-US"/>
        </w:rPr>
        <w:t>static_param_data</w:t>
      </w:r>
      <w:proofErr w:type="spellEnd"/>
      <w:r w:rsidRPr="003F1B93">
        <w:rPr>
          <w:rFonts w:ascii="Consolas" w:eastAsia="Times New Roman" w:hAnsi="Consolas"/>
          <w:kern w:val="0"/>
          <w:sz w:val="20"/>
          <w:szCs w:val="20"/>
          <w:lang w:eastAsia="en-US"/>
        </w:rPr>
        <w:t>(2,4)];</w:t>
      </w:r>
    </w:p>
    <w:p w14:paraId="479E3931"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w:t>
      </w:r>
      <w:proofErr w:type="gramStart"/>
      <w:r w:rsidRPr="003F1B93">
        <w:rPr>
          <w:rFonts w:ascii="Consolas" w:eastAsia="Times New Roman" w:hAnsi="Consolas"/>
          <w:kern w:val="0"/>
          <w:sz w:val="20"/>
          <w:szCs w:val="20"/>
          <w:lang w:eastAsia="en-US"/>
        </w:rPr>
        <w:t xml:space="preserve">=  </w:t>
      </w:r>
      <w:proofErr w:type="spellStart"/>
      <w:r w:rsidRPr="003F1B93">
        <w:rPr>
          <w:rFonts w:ascii="Consolas" w:eastAsia="Times New Roman" w:hAnsi="Consolas"/>
          <w:kern w:val="0"/>
          <w:sz w:val="20"/>
          <w:szCs w:val="20"/>
          <w:lang w:eastAsia="en-US"/>
        </w:rPr>
        <w:t>static</w:t>
      </w:r>
      <w:proofErr w:type="gramEnd"/>
      <w:r w:rsidRPr="003F1B93">
        <w:rPr>
          <w:rFonts w:ascii="Consolas" w:eastAsia="Times New Roman" w:hAnsi="Consolas"/>
          <w:kern w:val="0"/>
          <w:sz w:val="20"/>
          <w:szCs w:val="20"/>
          <w:lang w:eastAsia="en-US"/>
        </w:rPr>
        <w:t>_param_data</w:t>
      </w:r>
      <w:proofErr w:type="spellEnd"/>
      <w:r w:rsidRPr="003F1B93">
        <w:rPr>
          <w:rFonts w:ascii="Consolas" w:eastAsia="Times New Roman" w:hAnsi="Consolas"/>
          <w:kern w:val="0"/>
          <w:sz w:val="20"/>
          <w:szCs w:val="20"/>
          <w:lang w:eastAsia="en-US"/>
        </w:rPr>
        <w:t>(3,4);</w:t>
      </w:r>
    </w:p>
    <w:p w14:paraId="1C04D5B5"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
    <w:p w14:paraId="0087507B"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while</w:t>
      </w:r>
      <w:r w:rsidRPr="003F1B93">
        <w:rPr>
          <w:rFonts w:ascii="Consolas" w:eastAsia="Times New Roman" w:hAnsi="Consolas"/>
          <w:kern w:val="0"/>
          <w:sz w:val="20"/>
          <w:szCs w:val="20"/>
          <w:lang w:eastAsia="en-US"/>
        </w:rPr>
        <w:t xml:space="preserve">    </w:t>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&gt;0,</w:t>
      </w:r>
    </w:p>
    <w:p w14:paraId="62273C59"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lastRenderedPageBreak/>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graft_path_ahead</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graft_path_</w:t>
      </w:r>
      <w:proofErr w:type="gramStart"/>
      <w:r w:rsidRPr="003F1B93">
        <w:rPr>
          <w:rFonts w:ascii="Consolas" w:eastAsia="Times New Roman" w:hAnsi="Consolas"/>
          <w:kern w:val="0"/>
          <w:sz w:val="20"/>
          <w:szCs w:val="20"/>
          <w:lang w:eastAsia="en-US"/>
        </w:rPr>
        <w:t>ahead;GraftTree</w:t>
      </w:r>
      <w:proofErr w:type="spellEnd"/>
      <w:proofErr w:type="gramEnd"/>
      <w:r w:rsidRPr="003F1B93">
        <w:rPr>
          <w:rFonts w:ascii="Consolas" w:eastAsia="Times New Roman" w:hAnsi="Consolas"/>
          <w:kern w:val="0"/>
          <w:sz w:val="20"/>
          <w:szCs w:val="20"/>
          <w:lang w:eastAsia="en-US"/>
        </w:rPr>
        <w:t>(prev,1:2)];</w:t>
      </w:r>
    </w:p>
    <w:p w14:paraId="16430EFB"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t xml:space="preserve"> </w:t>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GraftTree</w:t>
      </w:r>
      <w:proofErr w:type="spellEnd"/>
      <w:r w:rsidRPr="003F1B93">
        <w:rPr>
          <w:rFonts w:ascii="Consolas" w:eastAsia="Times New Roman" w:hAnsi="Consolas"/>
          <w:kern w:val="0"/>
          <w:sz w:val="20"/>
          <w:szCs w:val="20"/>
          <w:lang w:eastAsia="en-US"/>
        </w:rPr>
        <w:t>(prev,3</w:t>
      </w:r>
      <w:proofErr w:type="gramStart"/>
      <w:r w:rsidRPr="003F1B93">
        <w:rPr>
          <w:rFonts w:ascii="Consolas" w:eastAsia="Times New Roman" w:hAnsi="Consolas"/>
          <w:kern w:val="0"/>
          <w:sz w:val="20"/>
          <w:szCs w:val="20"/>
          <w:lang w:eastAsia="en-US"/>
        </w:rPr>
        <w:t>);</w:t>
      </w:r>
      <w:proofErr w:type="gramEnd"/>
    </w:p>
    <w:p w14:paraId="25A280A9"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color w:val="0E00FF"/>
          <w:kern w:val="0"/>
          <w:sz w:val="20"/>
          <w:szCs w:val="20"/>
          <w:lang w:eastAsia="en-US"/>
        </w:rPr>
        <w:t>end</w:t>
      </w:r>
    </w:p>
    <w:p w14:paraId="662EA630" w14:textId="77777777" w:rsidR="003F1B93" w:rsidRPr="003F1B93" w:rsidRDefault="003F1B93" w:rsidP="003F1B93">
      <w:pPr>
        <w:widowControl/>
        <w:rPr>
          <w:rFonts w:ascii="Consolas" w:eastAsia="Times New Roman" w:hAnsi="Consolas"/>
          <w:kern w:val="0"/>
          <w:sz w:val="20"/>
          <w:szCs w:val="20"/>
          <w:lang w:eastAsia="en-US"/>
        </w:rPr>
      </w:pPr>
    </w:p>
    <w:p w14:paraId="26AA74A1"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graft_path_behind</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 xml:space="preserve">5,3) </w:t>
      </w:r>
      <w:proofErr w:type="spellStart"/>
      <w:r w:rsidRPr="003F1B93">
        <w:rPr>
          <w:rFonts w:ascii="Consolas" w:eastAsia="Times New Roman" w:hAnsi="Consolas"/>
          <w:kern w:val="0"/>
          <w:sz w:val="20"/>
          <w:szCs w:val="20"/>
          <w:lang w:eastAsia="en-US"/>
        </w:rPr>
        <w:t>static_param_data</w:t>
      </w:r>
      <w:proofErr w:type="spellEnd"/>
      <w:r w:rsidRPr="003F1B93">
        <w:rPr>
          <w:rFonts w:ascii="Consolas" w:eastAsia="Times New Roman" w:hAnsi="Consolas"/>
          <w:kern w:val="0"/>
          <w:sz w:val="20"/>
          <w:szCs w:val="20"/>
          <w:lang w:eastAsia="en-US"/>
        </w:rPr>
        <w:t>(5,4)];</w:t>
      </w:r>
    </w:p>
    <w:p w14:paraId="7448FB42"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static_param_</w:t>
      </w:r>
      <w:proofErr w:type="gramStart"/>
      <w:r w:rsidRPr="003F1B93">
        <w:rPr>
          <w:rFonts w:ascii="Consolas" w:eastAsia="Times New Roman" w:hAnsi="Consolas"/>
          <w:kern w:val="0"/>
          <w:sz w:val="20"/>
          <w:szCs w:val="20"/>
          <w:lang w:eastAsia="en-US"/>
        </w:rPr>
        <w:t>data</w:t>
      </w:r>
      <w:proofErr w:type="spellEnd"/>
      <w:r w:rsidRPr="003F1B93">
        <w:rPr>
          <w:rFonts w:ascii="Consolas" w:eastAsia="Times New Roman" w:hAnsi="Consolas"/>
          <w:kern w:val="0"/>
          <w:sz w:val="20"/>
          <w:szCs w:val="20"/>
          <w:lang w:eastAsia="en-US"/>
        </w:rPr>
        <w:t>(</w:t>
      </w:r>
      <w:proofErr w:type="gramEnd"/>
      <w:r w:rsidRPr="003F1B93">
        <w:rPr>
          <w:rFonts w:ascii="Consolas" w:eastAsia="Times New Roman" w:hAnsi="Consolas"/>
          <w:kern w:val="0"/>
          <w:sz w:val="20"/>
          <w:szCs w:val="20"/>
          <w:lang w:eastAsia="en-US"/>
        </w:rPr>
        <w:t>4,4);</w:t>
      </w:r>
    </w:p>
    <w:p w14:paraId="2EDC0AB7" w14:textId="77777777" w:rsidR="003F1B93" w:rsidRPr="003F1B93" w:rsidRDefault="003F1B93" w:rsidP="003F1B93">
      <w:pPr>
        <w:widowControl/>
        <w:rPr>
          <w:rFonts w:ascii="Consolas" w:eastAsia="Times New Roman" w:hAnsi="Consolas"/>
          <w:kern w:val="0"/>
          <w:sz w:val="20"/>
          <w:szCs w:val="20"/>
          <w:lang w:eastAsia="en-US"/>
        </w:rPr>
      </w:pPr>
    </w:p>
    <w:p w14:paraId="4A93CC25"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gramStart"/>
      <w:r w:rsidRPr="003F1B93">
        <w:rPr>
          <w:rFonts w:ascii="Consolas" w:eastAsia="Times New Roman" w:hAnsi="Consolas"/>
          <w:color w:val="0E00FF"/>
          <w:kern w:val="0"/>
          <w:sz w:val="20"/>
          <w:szCs w:val="20"/>
          <w:lang w:eastAsia="en-US"/>
        </w:rPr>
        <w:t>while</w:t>
      </w:r>
      <w:r w:rsidRPr="003F1B93">
        <w:rPr>
          <w:rFonts w:ascii="Consolas" w:eastAsia="Times New Roman" w:hAnsi="Consolas"/>
          <w:kern w:val="0"/>
          <w:sz w:val="20"/>
          <w:szCs w:val="20"/>
          <w:lang w:eastAsia="en-US"/>
        </w:rPr>
        <w:t xml:space="preserve">  </w:t>
      </w:r>
      <w:r w:rsidRPr="003F1B93">
        <w:rPr>
          <w:rFonts w:ascii="Consolas" w:eastAsia="Times New Roman" w:hAnsi="Consolas"/>
          <w:kern w:val="0"/>
          <w:sz w:val="20"/>
          <w:szCs w:val="20"/>
          <w:lang w:eastAsia="en-US"/>
        </w:rPr>
        <w:tab/>
      </w:r>
      <w:proofErr w:type="spellStart"/>
      <w:proofErr w:type="gramEnd"/>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&gt;0,</w:t>
      </w:r>
    </w:p>
    <w:p w14:paraId="230B9417"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graft_path_behind</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GraftTree</w:t>
      </w:r>
      <w:proofErr w:type="spellEnd"/>
      <w:r w:rsidRPr="003F1B93">
        <w:rPr>
          <w:rFonts w:ascii="Consolas" w:eastAsia="Times New Roman" w:hAnsi="Consolas"/>
          <w:kern w:val="0"/>
          <w:sz w:val="20"/>
          <w:szCs w:val="20"/>
          <w:lang w:eastAsia="en-US"/>
        </w:rPr>
        <w:t>(prev,1:2</w:t>
      </w:r>
      <w:proofErr w:type="gramStart"/>
      <w:r w:rsidRPr="003F1B93">
        <w:rPr>
          <w:rFonts w:ascii="Consolas" w:eastAsia="Times New Roman" w:hAnsi="Consolas"/>
          <w:kern w:val="0"/>
          <w:sz w:val="20"/>
          <w:szCs w:val="20"/>
          <w:lang w:eastAsia="en-US"/>
        </w:rPr>
        <w:t>);</w:t>
      </w:r>
      <w:proofErr w:type="spellStart"/>
      <w:r w:rsidRPr="003F1B93">
        <w:rPr>
          <w:rFonts w:ascii="Consolas" w:eastAsia="Times New Roman" w:hAnsi="Consolas"/>
          <w:kern w:val="0"/>
          <w:sz w:val="20"/>
          <w:szCs w:val="20"/>
          <w:lang w:eastAsia="en-US"/>
        </w:rPr>
        <w:t>graft</w:t>
      </w:r>
      <w:proofErr w:type="gramEnd"/>
      <w:r w:rsidRPr="003F1B93">
        <w:rPr>
          <w:rFonts w:ascii="Consolas" w:eastAsia="Times New Roman" w:hAnsi="Consolas"/>
          <w:kern w:val="0"/>
          <w:sz w:val="20"/>
          <w:szCs w:val="20"/>
          <w:lang w:eastAsia="en-US"/>
        </w:rPr>
        <w:t>_path_behind</w:t>
      </w:r>
      <w:proofErr w:type="spellEnd"/>
      <w:r w:rsidRPr="003F1B93">
        <w:rPr>
          <w:rFonts w:ascii="Consolas" w:eastAsia="Times New Roman" w:hAnsi="Consolas"/>
          <w:kern w:val="0"/>
          <w:sz w:val="20"/>
          <w:szCs w:val="20"/>
          <w:lang w:eastAsia="en-US"/>
        </w:rPr>
        <w:t>];</w:t>
      </w:r>
    </w:p>
    <w:p w14:paraId="0E3CF85F"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prev</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GraftTree</w:t>
      </w:r>
      <w:proofErr w:type="spellEnd"/>
      <w:r w:rsidRPr="003F1B93">
        <w:rPr>
          <w:rFonts w:ascii="Consolas" w:eastAsia="Times New Roman" w:hAnsi="Consolas"/>
          <w:kern w:val="0"/>
          <w:sz w:val="20"/>
          <w:szCs w:val="20"/>
          <w:lang w:eastAsia="en-US"/>
        </w:rPr>
        <w:t>(prev,3</w:t>
      </w:r>
      <w:proofErr w:type="gramStart"/>
      <w:r w:rsidRPr="003F1B93">
        <w:rPr>
          <w:rFonts w:ascii="Consolas" w:eastAsia="Times New Roman" w:hAnsi="Consolas"/>
          <w:kern w:val="0"/>
          <w:sz w:val="20"/>
          <w:szCs w:val="20"/>
          <w:lang w:eastAsia="en-US"/>
        </w:rPr>
        <w:t>);</w:t>
      </w:r>
      <w:proofErr w:type="gramEnd"/>
    </w:p>
    <w:p w14:paraId="541108F6"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E00FF"/>
          <w:kern w:val="0"/>
          <w:sz w:val="20"/>
          <w:szCs w:val="20"/>
          <w:lang w:eastAsia="en-US"/>
        </w:rPr>
        <w:t>end</w:t>
      </w:r>
    </w:p>
    <w:p w14:paraId="2C91A4E7" w14:textId="77777777" w:rsidR="003F1B93" w:rsidRPr="003F1B93" w:rsidRDefault="003F1B93" w:rsidP="003F1B93">
      <w:pPr>
        <w:widowControl/>
        <w:rPr>
          <w:rFonts w:ascii="Consolas" w:eastAsia="Times New Roman" w:hAnsi="Consolas"/>
          <w:kern w:val="0"/>
          <w:sz w:val="20"/>
          <w:szCs w:val="20"/>
          <w:lang w:eastAsia="en-US"/>
        </w:rPr>
      </w:pPr>
    </w:p>
    <w:p w14:paraId="6A6FFC18"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Connect Start Tree, Graft Tree, and Goal Tree form one full</w:t>
      </w:r>
    </w:p>
    <w:p w14:paraId="65271E2D"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uniform path</w:t>
      </w:r>
    </w:p>
    <w:p w14:paraId="28BD8F0C" w14:textId="77777777" w:rsidR="003F1B93" w:rsidRPr="003F1B93" w:rsidRDefault="003F1B93" w:rsidP="003F1B93">
      <w:pPr>
        <w:widowControl/>
        <w:rPr>
          <w:rFonts w:ascii="Consolas" w:eastAsia="Times New Roman" w:hAnsi="Consolas"/>
          <w:kern w:val="0"/>
          <w:sz w:val="20"/>
          <w:szCs w:val="20"/>
          <w:lang w:eastAsia="en-US"/>
        </w:rPr>
      </w:pPr>
    </w:p>
    <w:p w14:paraId="0B258C04"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main_tree</w:t>
      </w:r>
      <w:proofErr w:type="spellEnd"/>
      <w:r w:rsidRPr="003F1B93">
        <w:rPr>
          <w:rFonts w:ascii="Consolas" w:eastAsia="Times New Roman" w:hAnsi="Consolas"/>
          <w:kern w:val="0"/>
          <w:sz w:val="20"/>
          <w:szCs w:val="20"/>
          <w:lang w:eastAsia="en-US"/>
        </w:rPr>
        <w:t>(</w:t>
      </w:r>
      <w:proofErr w:type="gramStart"/>
      <w:r w:rsidRPr="003F1B93">
        <w:rPr>
          <w:rFonts w:ascii="Consolas" w:eastAsia="Times New Roman" w:hAnsi="Consolas"/>
          <w:kern w:val="0"/>
          <w:sz w:val="20"/>
          <w:szCs w:val="20"/>
          <w:lang w:eastAsia="en-US"/>
        </w:rPr>
        <w:t>end,:)</w:t>
      </w:r>
      <w:proofErr w:type="gramEnd"/>
      <w:r w:rsidRPr="003F1B93">
        <w:rPr>
          <w:rFonts w:ascii="Consolas" w:eastAsia="Times New Roman" w:hAnsi="Consolas"/>
          <w:kern w:val="0"/>
          <w:sz w:val="20"/>
          <w:szCs w:val="20"/>
          <w:lang w:eastAsia="en-US"/>
        </w:rPr>
        <w:t>=[];</w:t>
      </w:r>
    </w:p>
    <w:p w14:paraId="3A7921F6"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Remove connect points on graft tree as the Start and Goal trees</w:t>
      </w:r>
    </w:p>
    <w:p w14:paraId="5418B029"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08013"/>
          <w:kern w:val="0"/>
          <w:sz w:val="20"/>
          <w:szCs w:val="20"/>
          <w:lang w:eastAsia="en-US"/>
        </w:rPr>
        <w:t>% will contain those for us</w:t>
      </w:r>
    </w:p>
    <w:p w14:paraId="522AEDE9"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graft_path_ahead</w:t>
      </w:r>
      <w:proofErr w:type="spellEnd"/>
      <w:r w:rsidRPr="003F1B93">
        <w:rPr>
          <w:rFonts w:ascii="Consolas" w:eastAsia="Times New Roman" w:hAnsi="Consolas"/>
          <w:kern w:val="0"/>
          <w:sz w:val="20"/>
          <w:szCs w:val="20"/>
          <w:lang w:eastAsia="en-US"/>
        </w:rPr>
        <w:t>(</w:t>
      </w:r>
      <w:proofErr w:type="gramStart"/>
      <w:r w:rsidRPr="003F1B93">
        <w:rPr>
          <w:rFonts w:ascii="Consolas" w:eastAsia="Times New Roman" w:hAnsi="Consolas"/>
          <w:kern w:val="0"/>
          <w:sz w:val="20"/>
          <w:szCs w:val="20"/>
          <w:lang w:eastAsia="en-US"/>
        </w:rPr>
        <w:t>end,:)</w:t>
      </w:r>
      <w:proofErr w:type="gramEnd"/>
      <w:r w:rsidRPr="003F1B93">
        <w:rPr>
          <w:rFonts w:ascii="Consolas" w:eastAsia="Times New Roman" w:hAnsi="Consolas"/>
          <w:kern w:val="0"/>
          <w:sz w:val="20"/>
          <w:szCs w:val="20"/>
          <w:lang w:eastAsia="en-US"/>
        </w:rPr>
        <w:t>=[];</w:t>
      </w:r>
      <w:r w:rsidRPr="003F1B93">
        <w:rPr>
          <w:rFonts w:ascii="Consolas" w:eastAsia="Times New Roman" w:hAnsi="Consolas"/>
          <w:kern w:val="0"/>
          <w:sz w:val="20"/>
          <w:szCs w:val="20"/>
          <w:lang w:eastAsia="en-US"/>
        </w:rPr>
        <w:tab/>
      </w:r>
    </w:p>
    <w:p w14:paraId="53F5D564"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graft_path_behind</w:t>
      </w:r>
      <w:proofErr w:type="spellEnd"/>
      <w:r w:rsidRPr="003F1B93">
        <w:rPr>
          <w:rFonts w:ascii="Consolas" w:eastAsia="Times New Roman" w:hAnsi="Consolas"/>
          <w:kern w:val="0"/>
          <w:sz w:val="20"/>
          <w:szCs w:val="20"/>
          <w:lang w:eastAsia="en-US"/>
        </w:rPr>
        <w:t>(</w:t>
      </w:r>
      <w:proofErr w:type="gramStart"/>
      <w:r w:rsidRPr="003F1B93">
        <w:rPr>
          <w:rFonts w:ascii="Consolas" w:eastAsia="Times New Roman" w:hAnsi="Consolas"/>
          <w:kern w:val="0"/>
          <w:sz w:val="20"/>
          <w:szCs w:val="20"/>
          <w:lang w:eastAsia="en-US"/>
        </w:rPr>
        <w:t>end,:)</w:t>
      </w:r>
      <w:proofErr w:type="gramEnd"/>
      <w:r w:rsidRPr="003F1B93">
        <w:rPr>
          <w:rFonts w:ascii="Consolas" w:eastAsia="Times New Roman" w:hAnsi="Consolas"/>
          <w:kern w:val="0"/>
          <w:sz w:val="20"/>
          <w:szCs w:val="20"/>
          <w:lang w:eastAsia="en-US"/>
        </w:rPr>
        <w:t>=[];</w:t>
      </w:r>
    </w:p>
    <w:p w14:paraId="08059921" w14:textId="4B561E68"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ab/>
      </w:r>
      <w:r w:rsidRPr="003F1B93">
        <w:rPr>
          <w:rFonts w:ascii="Consolas" w:eastAsia="Times New Roman" w:hAnsi="Consolas"/>
          <w:kern w:val="0"/>
          <w:sz w:val="20"/>
          <w:szCs w:val="20"/>
          <w:lang w:eastAsia="en-US"/>
        </w:rPr>
        <w:tab/>
      </w:r>
      <w:proofErr w:type="spellStart"/>
      <w:r w:rsidRPr="003F1B93">
        <w:rPr>
          <w:rFonts w:ascii="Consolas" w:eastAsia="Times New Roman" w:hAnsi="Consolas"/>
          <w:kern w:val="0"/>
          <w:sz w:val="20"/>
          <w:szCs w:val="20"/>
          <w:lang w:eastAsia="en-US"/>
        </w:rPr>
        <w:t>new_path</w:t>
      </w:r>
      <w:proofErr w:type="spellEnd"/>
      <w:r w:rsidRPr="003F1B93">
        <w:rPr>
          <w:rFonts w:ascii="Consolas" w:eastAsia="Times New Roman" w:hAnsi="Consolas"/>
          <w:kern w:val="0"/>
          <w:sz w:val="20"/>
          <w:szCs w:val="20"/>
          <w:lang w:eastAsia="en-US"/>
        </w:rPr>
        <w:t xml:space="preserve"> = [</w:t>
      </w:r>
      <w:proofErr w:type="spellStart"/>
      <w:r w:rsidRPr="003F1B93">
        <w:rPr>
          <w:rFonts w:ascii="Consolas" w:eastAsia="Times New Roman" w:hAnsi="Consolas"/>
          <w:kern w:val="0"/>
          <w:sz w:val="20"/>
          <w:szCs w:val="20"/>
          <w:lang w:eastAsia="en-US"/>
        </w:rPr>
        <w:t>main_tree</w:t>
      </w:r>
      <w:proofErr w:type="spellEnd"/>
      <w:r w:rsidRPr="003F1B93">
        <w:rPr>
          <w:rFonts w:ascii="Consolas" w:eastAsia="Times New Roman" w:hAnsi="Consolas"/>
          <w:kern w:val="0"/>
          <w:sz w:val="20"/>
          <w:szCs w:val="20"/>
          <w:lang w:eastAsia="en-US"/>
        </w:rPr>
        <w:t xml:space="preserve">; </w:t>
      </w:r>
      <w:proofErr w:type="spellStart"/>
      <w:r w:rsidRPr="003F1B93">
        <w:rPr>
          <w:rFonts w:ascii="Consolas" w:eastAsia="Times New Roman" w:hAnsi="Consolas"/>
          <w:kern w:val="0"/>
          <w:sz w:val="20"/>
          <w:szCs w:val="20"/>
          <w:lang w:eastAsia="en-US"/>
        </w:rPr>
        <w:t>graft_path_</w:t>
      </w:r>
      <w:proofErr w:type="gramStart"/>
      <w:r w:rsidRPr="003F1B93">
        <w:rPr>
          <w:rFonts w:ascii="Consolas" w:eastAsia="Times New Roman" w:hAnsi="Consolas"/>
          <w:kern w:val="0"/>
          <w:sz w:val="20"/>
          <w:szCs w:val="20"/>
          <w:lang w:eastAsia="en-US"/>
        </w:rPr>
        <w:t>ahead;graft</w:t>
      </w:r>
      <w:proofErr w:type="gramEnd"/>
      <w:r w:rsidRPr="003F1B93">
        <w:rPr>
          <w:rFonts w:ascii="Consolas" w:eastAsia="Times New Roman" w:hAnsi="Consolas"/>
          <w:kern w:val="0"/>
          <w:sz w:val="20"/>
          <w:szCs w:val="20"/>
          <w:lang w:eastAsia="en-US"/>
        </w:rPr>
        <w:t>_path_behind;goal_tree</w:t>
      </w:r>
      <w:proofErr w:type="spellEnd"/>
      <w:r w:rsidRPr="003F1B93">
        <w:rPr>
          <w:rFonts w:ascii="Consolas" w:eastAsia="Times New Roman" w:hAnsi="Consolas"/>
          <w:kern w:val="0"/>
          <w:sz w:val="20"/>
          <w:szCs w:val="20"/>
          <w:lang w:eastAsia="en-US"/>
        </w:rPr>
        <w:t>];</w:t>
      </w:r>
    </w:p>
    <w:p w14:paraId="59D02914" w14:textId="77777777" w:rsidR="003F1B93" w:rsidRPr="003F1B93" w:rsidRDefault="003F1B93" w:rsidP="003F1B93">
      <w:pPr>
        <w:widowControl/>
        <w:rPr>
          <w:rFonts w:ascii="Consolas" w:eastAsia="Times New Roman" w:hAnsi="Consolas"/>
          <w:kern w:val="0"/>
          <w:sz w:val="20"/>
          <w:szCs w:val="20"/>
          <w:lang w:eastAsia="en-US"/>
        </w:rPr>
      </w:pPr>
      <w:r w:rsidRPr="003F1B93">
        <w:rPr>
          <w:rFonts w:ascii="Consolas" w:eastAsia="Times New Roman" w:hAnsi="Consolas"/>
          <w:kern w:val="0"/>
          <w:sz w:val="20"/>
          <w:szCs w:val="20"/>
          <w:lang w:eastAsia="en-US"/>
        </w:rPr>
        <w:t xml:space="preserve">    </w:t>
      </w:r>
      <w:r w:rsidRPr="003F1B93">
        <w:rPr>
          <w:rFonts w:ascii="Consolas" w:eastAsia="Times New Roman" w:hAnsi="Consolas"/>
          <w:color w:val="0E00FF"/>
          <w:kern w:val="0"/>
          <w:sz w:val="20"/>
          <w:szCs w:val="20"/>
          <w:lang w:eastAsia="en-US"/>
        </w:rPr>
        <w:t>end</w:t>
      </w:r>
    </w:p>
    <w:p w14:paraId="3C28CF51" w14:textId="09DDF0BE" w:rsidR="001C579E" w:rsidRDefault="001C579E">
      <w:pPr>
        <w:widowControl/>
        <w:rPr>
          <w:lang w:eastAsia="en-US"/>
        </w:rPr>
      </w:pPr>
      <w:r>
        <w:rPr>
          <w:lang w:eastAsia="en-US"/>
        </w:rPr>
        <w:br w:type="page"/>
      </w:r>
    </w:p>
    <w:p w14:paraId="22694D4A" w14:textId="229DD44A" w:rsidR="003F1B93" w:rsidRPr="003F1B93" w:rsidRDefault="001C579E" w:rsidP="001C579E">
      <w:pPr>
        <w:pStyle w:val="Heading2"/>
        <w:rPr>
          <w:lang w:eastAsia="en-US"/>
        </w:rPr>
      </w:pPr>
      <w:bookmarkStart w:id="52" w:name="_Toc134584543"/>
      <w:r>
        <w:rPr>
          <w:lang w:eastAsia="en-US"/>
        </w:rPr>
        <w:lastRenderedPageBreak/>
        <w:t>Appendix 15 - README</w:t>
      </w:r>
      <w:bookmarkEnd w:id="52"/>
    </w:p>
    <w:sectPr w:rsidR="003F1B93" w:rsidRPr="003F1B93" w:rsidSect="007640E2">
      <w:footerReference w:type="default" r:id="rId55"/>
      <w:headerReference w:type="first" r:id="rId56"/>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A6CA6" w14:textId="77777777" w:rsidR="008135CC" w:rsidRDefault="008135CC" w:rsidP="00EF00CA">
      <w:r>
        <w:separator/>
      </w:r>
    </w:p>
  </w:endnote>
  <w:endnote w:type="continuationSeparator" w:id="0">
    <w:p w14:paraId="73DD80F2" w14:textId="77777777" w:rsidR="008135CC" w:rsidRDefault="008135CC" w:rsidP="00EF0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26141"/>
      <w:docPartObj>
        <w:docPartGallery w:val="Page Numbers (Bottom of Page)"/>
        <w:docPartUnique/>
      </w:docPartObj>
    </w:sdtPr>
    <w:sdtEndPr>
      <w:rPr>
        <w:noProof/>
      </w:rPr>
    </w:sdtEndPr>
    <w:sdtContent>
      <w:p w14:paraId="3A557C36" w14:textId="79A074E4" w:rsidR="00FE1C20" w:rsidRDefault="00FE1C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8DA275" w14:textId="77777777" w:rsidR="00FE1C20" w:rsidRDefault="00FE1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AD1B8" w14:textId="77777777" w:rsidR="008135CC" w:rsidRDefault="008135CC" w:rsidP="00EF00CA">
      <w:r>
        <w:separator/>
      </w:r>
    </w:p>
  </w:footnote>
  <w:footnote w:type="continuationSeparator" w:id="0">
    <w:p w14:paraId="4CC58DC5" w14:textId="77777777" w:rsidR="008135CC" w:rsidRDefault="008135CC" w:rsidP="00EF0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D3C3D" w14:textId="7AAC0A3B" w:rsidR="007640E2" w:rsidRDefault="007640E2">
    <w:pPr>
      <w:pStyle w:val="Header"/>
    </w:pPr>
    <w:r>
      <w:rPr>
        <w:noProof/>
        <w:lang w:eastAsia="zh-CN"/>
      </w:rPr>
      <w:t xml:space="preserve">   </w:t>
    </w:r>
    <w:r w:rsidRPr="00F156D3">
      <w:rPr>
        <w:noProof/>
        <w:lang w:eastAsia="zh-CN"/>
      </w:rPr>
      <w:drawing>
        <wp:inline distT="0" distB="0" distL="0" distR="0" wp14:anchorId="69C55C13" wp14:editId="536A324C">
          <wp:extent cx="1381125" cy="571500"/>
          <wp:effectExtent l="0" t="0" r="0" b="0"/>
          <wp:docPr id="1" name="Picture 17" descr="msstate_vertical_maroon_wwhitebanne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sstate_vertical_maroon_wwhitebanner_s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571500"/>
                  </a:xfrm>
                  <a:prstGeom prst="rect">
                    <a:avLst/>
                  </a:prstGeom>
                  <a:noFill/>
                  <a:ln>
                    <a:noFill/>
                  </a:ln>
                </pic:spPr>
              </pic:pic>
            </a:graphicData>
          </a:graphic>
        </wp:inline>
      </w:drawing>
    </w:r>
    <w:r>
      <w:t xml:space="preserve">                     </w:t>
    </w:r>
    <w:r w:rsidRPr="00F156D3">
      <w:rPr>
        <w:noProof/>
        <w:lang w:eastAsia="zh-CN"/>
      </w:rPr>
      <w:drawing>
        <wp:inline distT="0" distB="0" distL="0" distR="0" wp14:anchorId="2C186EF1" wp14:editId="4064EB84">
          <wp:extent cx="1800225" cy="485775"/>
          <wp:effectExtent l="0" t="0" r="0" b="0"/>
          <wp:docPr id="2" name="Picture 16" descr="HORIZ_BCoE_Mar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RIZ_BCoE_Maro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00225" cy="485775"/>
                  </a:xfrm>
                  <a:prstGeom prst="rect">
                    <a:avLst/>
                  </a:prstGeom>
                  <a:noFill/>
                  <a:ln>
                    <a:noFill/>
                  </a:ln>
                </pic:spPr>
              </pic:pic>
            </a:graphicData>
          </a:graphic>
        </wp:inline>
      </w:drawing>
    </w:r>
    <w:r>
      <w:t xml:space="preserve">                                                        </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arrar">
    <w15:presenceInfo w15:providerId="Windows Live" w15:userId="f15261b7890c13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88E"/>
    <w:rsid w:val="000020F2"/>
    <w:rsid w:val="00011E1A"/>
    <w:rsid w:val="0001385E"/>
    <w:rsid w:val="00021D87"/>
    <w:rsid w:val="00062674"/>
    <w:rsid w:val="00062FAF"/>
    <w:rsid w:val="00063B31"/>
    <w:rsid w:val="00075013"/>
    <w:rsid w:val="00090167"/>
    <w:rsid w:val="000A1FC4"/>
    <w:rsid w:val="000A4F67"/>
    <w:rsid w:val="000A5988"/>
    <w:rsid w:val="000B5F0C"/>
    <w:rsid w:val="000B661F"/>
    <w:rsid w:val="000E16F2"/>
    <w:rsid w:val="000E49B8"/>
    <w:rsid w:val="000F4E00"/>
    <w:rsid w:val="00101DC5"/>
    <w:rsid w:val="00107A29"/>
    <w:rsid w:val="0011009A"/>
    <w:rsid w:val="00116BAE"/>
    <w:rsid w:val="0012145C"/>
    <w:rsid w:val="00121CAE"/>
    <w:rsid w:val="0012288C"/>
    <w:rsid w:val="001235A6"/>
    <w:rsid w:val="00127AEE"/>
    <w:rsid w:val="00127F04"/>
    <w:rsid w:val="00135254"/>
    <w:rsid w:val="00144ADF"/>
    <w:rsid w:val="00147705"/>
    <w:rsid w:val="00147EFC"/>
    <w:rsid w:val="00153F99"/>
    <w:rsid w:val="001559FC"/>
    <w:rsid w:val="001622E6"/>
    <w:rsid w:val="00175AD4"/>
    <w:rsid w:val="00177D09"/>
    <w:rsid w:val="001966FD"/>
    <w:rsid w:val="001A5F31"/>
    <w:rsid w:val="001B010D"/>
    <w:rsid w:val="001B613D"/>
    <w:rsid w:val="001C0D08"/>
    <w:rsid w:val="001C579E"/>
    <w:rsid w:val="001C6845"/>
    <w:rsid w:val="001D11EF"/>
    <w:rsid w:val="001D1FAB"/>
    <w:rsid w:val="001D5898"/>
    <w:rsid w:val="001E38EB"/>
    <w:rsid w:val="001E44F0"/>
    <w:rsid w:val="001E5788"/>
    <w:rsid w:val="001E647B"/>
    <w:rsid w:val="001E6A69"/>
    <w:rsid w:val="001F1538"/>
    <w:rsid w:val="00212AD9"/>
    <w:rsid w:val="00212B91"/>
    <w:rsid w:val="00241F89"/>
    <w:rsid w:val="002434CB"/>
    <w:rsid w:val="00243A60"/>
    <w:rsid w:val="00245851"/>
    <w:rsid w:val="00253721"/>
    <w:rsid w:val="0025440C"/>
    <w:rsid w:val="00271708"/>
    <w:rsid w:val="002840E7"/>
    <w:rsid w:val="00284CF7"/>
    <w:rsid w:val="0028777F"/>
    <w:rsid w:val="002914D2"/>
    <w:rsid w:val="00296757"/>
    <w:rsid w:val="002A54DF"/>
    <w:rsid w:val="002A58A1"/>
    <w:rsid w:val="002B5E9A"/>
    <w:rsid w:val="002B7747"/>
    <w:rsid w:val="002B7E5B"/>
    <w:rsid w:val="002C422A"/>
    <w:rsid w:val="002E5485"/>
    <w:rsid w:val="002F1C52"/>
    <w:rsid w:val="002F6C05"/>
    <w:rsid w:val="00322762"/>
    <w:rsid w:val="003233DB"/>
    <w:rsid w:val="00327B24"/>
    <w:rsid w:val="00332BBC"/>
    <w:rsid w:val="003401D2"/>
    <w:rsid w:val="00341446"/>
    <w:rsid w:val="0034262C"/>
    <w:rsid w:val="00345187"/>
    <w:rsid w:val="00346198"/>
    <w:rsid w:val="0035202E"/>
    <w:rsid w:val="003544C7"/>
    <w:rsid w:val="00354BD9"/>
    <w:rsid w:val="003773AB"/>
    <w:rsid w:val="00381E7C"/>
    <w:rsid w:val="00387228"/>
    <w:rsid w:val="003A0385"/>
    <w:rsid w:val="003A29E5"/>
    <w:rsid w:val="003B24B3"/>
    <w:rsid w:val="003B51C3"/>
    <w:rsid w:val="003B6025"/>
    <w:rsid w:val="003B7DB8"/>
    <w:rsid w:val="003E5E85"/>
    <w:rsid w:val="003F1B93"/>
    <w:rsid w:val="003F3748"/>
    <w:rsid w:val="003F674F"/>
    <w:rsid w:val="003F77EA"/>
    <w:rsid w:val="00402BFE"/>
    <w:rsid w:val="004050A0"/>
    <w:rsid w:val="004050D2"/>
    <w:rsid w:val="00411EF4"/>
    <w:rsid w:val="0043149F"/>
    <w:rsid w:val="00433488"/>
    <w:rsid w:val="00435890"/>
    <w:rsid w:val="00436317"/>
    <w:rsid w:val="0044192E"/>
    <w:rsid w:val="00453702"/>
    <w:rsid w:val="00471EF8"/>
    <w:rsid w:val="0047794A"/>
    <w:rsid w:val="004839C5"/>
    <w:rsid w:val="004A6416"/>
    <w:rsid w:val="004B21A4"/>
    <w:rsid w:val="004B3676"/>
    <w:rsid w:val="004B7DCC"/>
    <w:rsid w:val="004C5738"/>
    <w:rsid w:val="004F1E38"/>
    <w:rsid w:val="004F27ED"/>
    <w:rsid w:val="00502710"/>
    <w:rsid w:val="005052D3"/>
    <w:rsid w:val="00517161"/>
    <w:rsid w:val="0052743D"/>
    <w:rsid w:val="0053011B"/>
    <w:rsid w:val="00530FB6"/>
    <w:rsid w:val="00534A7A"/>
    <w:rsid w:val="00535ED9"/>
    <w:rsid w:val="00536C77"/>
    <w:rsid w:val="005434B8"/>
    <w:rsid w:val="00554FF4"/>
    <w:rsid w:val="005658C1"/>
    <w:rsid w:val="0057211C"/>
    <w:rsid w:val="005738C2"/>
    <w:rsid w:val="00574B26"/>
    <w:rsid w:val="0058488E"/>
    <w:rsid w:val="0059009A"/>
    <w:rsid w:val="00590E68"/>
    <w:rsid w:val="00594682"/>
    <w:rsid w:val="00594EC0"/>
    <w:rsid w:val="00597CDC"/>
    <w:rsid w:val="005A3325"/>
    <w:rsid w:val="005A3BE0"/>
    <w:rsid w:val="005A57DE"/>
    <w:rsid w:val="005C4028"/>
    <w:rsid w:val="005C6133"/>
    <w:rsid w:val="005D0FEE"/>
    <w:rsid w:val="005D6095"/>
    <w:rsid w:val="005E4C17"/>
    <w:rsid w:val="005E7C93"/>
    <w:rsid w:val="005F1496"/>
    <w:rsid w:val="0060628D"/>
    <w:rsid w:val="00616C1D"/>
    <w:rsid w:val="0062666E"/>
    <w:rsid w:val="00626A94"/>
    <w:rsid w:val="00631429"/>
    <w:rsid w:val="00633DDD"/>
    <w:rsid w:val="00644A72"/>
    <w:rsid w:val="00660F9E"/>
    <w:rsid w:val="006701D5"/>
    <w:rsid w:val="006754B7"/>
    <w:rsid w:val="00683AC6"/>
    <w:rsid w:val="006873BD"/>
    <w:rsid w:val="00687A5C"/>
    <w:rsid w:val="0069680C"/>
    <w:rsid w:val="006A3FEF"/>
    <w:rsid w:val="006A661B"/>
    <w:rsid w:val="006B1912"/>
    <w:rsid w:val="006B342B"/>
    <w:rsid w:val="006B4F47"/>
    <w:rsid w:val="006B585B"/>
    <w:rsid w:val="006C05BA"/>
    <w:rsid w:val="006D24DC"/>
    <w:rsid w:val="006D61E9"/>
    <w:rsid w:val="006E0F85"/>
    <w:rsid w:val="006F62D1"/>
    <w:rsid w:val="0070384F"/>
    <w:rsid w:val="00714F4D"/>
    <w:rsid w:val="007241F3"/>
    <w:rsid w:val="00727F34"/>
    <w:rsid w:val="00730EFA"/>
    <w:rsid w:val="007454A5"/>
    <w:rsid w:val="0075065D"/>
    <w:rsid w:val="00751687"/>
    <w:rsid w:val="00755706"/>
    <w:rsid w:val="007640E2"/>
    <w:rsid w:val="00773CA2"/>
    <w:rsid w:val="007768D3"/>
    <w:rsid w:val="0078385A"/>
    <w:rsid w:val="007A7A62"/>
    <w:rsid w:val="007B293B"/>
    <w:rsid w:val="007B3521"/>
    <w:rsid w:val="007B5603"/>
    <w:rsid w:val="007D2A6E"/>
    <w:rsid w:val="007D3EF0"/>
    <w:rsid w:val="007D5F39"/>
    <w:rsid w:val="007F36FF"/>
    <w:rsid w:val="007F6D5E"/>
    <w:rsid w:val="00804838"/>
    <w:rsid w:val="008135CC"/>
    <w:rsid w:val="008266B2"/>
    <w:rsid w:val="00832CE0"/>
    <w:rsid w:val="008337A4"/>
    <w:rsid w:val="00842A26"/>
    <w:rsid w:val="00842DEE"/>
    <w:rsid w:val="00845556"/>
    <w:rsid w:val="00851EDB"/>
    <w:rsid w:val="00871172"/>
    <w:rsid w:val="00881BD6"/>
    <w:rsid w:val="00892F74"/>
    <w:rsid w:val="0089590C"/>
    <w:rsid w:val="00896D71"/>
    <w:rsid w:val="008A38E5"/>
    <w:rsid w:val="008B683D"/>
    <w:rsid w:val="008C0971"/>
    <w:rsid w:val="008C27CF"/>
    <w:rsid w:val="008C5113"/>
    <w:rsid w:val="008C5AF0"/>
    <w:rsid w:val="008D2A5D"/>
    <w:rsid w:val="008D47E4"/>
    <w:rsid w:val="008D5F90"/>
    <w:rsid w:val="008D7BEA"/>
    <w:rsid w:val="008E4DFC"/>
    <w:rsid w:val="008F18D8"/>
    <w:rsid w:val="008F19A7"/>
    <w:rsid w:val="0090311B"/>
    <w:rsid w:val="009175A5"/>
    <w:rsid w:val="009206A6"/>
    <w:rsid w:val="00933622"/>
    <w:rsid w:val="00933C3C"/>
    <w:rsid w:val="009355D2"/>
    <w:rsid w:val="009403B5"/>
    <w:rsid w:val="00942446"/>
    <w:rsid w:val="009541FB"/>
    <w:rsid w:val="0096005B"/>
    <w:rsid w:val="00963E48"/>
    <w:rsid w:val="009652AE"/>
    <w:rsid w:val="009655C5"/>
    <w:rsid w:val="00965B68"/>
    <w:rsid w:val="00972A5F"/>
    <w:rsid w:val="00994D5E"/>
    <w:rsid w:val="00997D1C"/>
    <w:rsid w:val="009A47FB"/>
    <w:rsid w:val="009A4D5C"/>
    <w:rsid w:val="009A658B"/>
    <w:rsid w:val="009B43DB"/>
    <w:rsid w:val="009B7663"/>
    <w:rsid w:val="009C3E72"/>
    <w:rsid w:val="009D043F"/>
    <w:rsid w:val="009D59C1"/>
    <w:rsid w:val="009E1D67"/>
    <w:rsid w:val="00A01A3A"/>
    <w:rsid w:val="00A03C58"/>
    <w:rsid w:val="00A1063C"/>
    <w:rsid w:val="00A142D0"/>
    <w:rsid w:val="00A35936"/>
    <w:rsid w:val="00A46A5A"/>
    <w:rsid w:val="00A50A84"/>
    <w:rsid w:val="00A61159"/>
    <w:rsid w:val="00A63A77"/>
    <w:rsid w:val="00A665F6"/>
    <w:rsid w:val="00A7690B"/>
    <w:rsid w:val="00A772B9"/>
    <w:rsid w:val="00A77727"/>
    <w:rsid w:val="00A837BB"/>
    <w:rsid w:val="00A84049"/>
    <w:rsid w:val="00A8620B"/>
    <w:rsid w:val="00AA138F"/>
    <w:rsid w:val="00AB0F5F"/>
    <w:rsid w:val="00AB49F8"/>
    <w:rsid w:val="00AC22F6"/>
    <w:rsid w:val="00AC3E69"/>
    <w:rsid w:val="00AC608D"/>
    <w:rsid w:val="00AD3549"/>
    <w:rsid w:val="00AF658F"/>
    <w:rsid w:val="00B02500"/>
    <w:rsid w:val="00B0479F"/>
    <w:rsid w:val="00B07E34"/>
    <w:rsid w:val="00B11AA0"/>
    <w:rsid w:val="00B138FB"/>
    <w:rsid w:val="00B47348"/>
    <w:rsid w:val="00B4775A"/>
    <w:rsid w:val="00B521B9"/>
    <w:rsid w:val="00B6458C"/>
    <w:rsid w:val="00B70CB1"/>
    <w:rsid w:val="00B75F52"/>
    <w:rsid w:val="00B85D64"/>
    <w:rsid w:val="00B93B5E"/>
    <w:rsid w:val="00B93FB3"/>
    <w:rsid w:val="00B96D89"/>
    <w:rsid w:val="00B9712E"/>
    <w:rsid w:val="00BB111D"/>
    <w:rsid w:val="00BB1F51"/>
    <w:rsid w:val="00BB6B46"/>
    <w:rsid w:val="00BC280E"/>
    <w:rsid w:val="00BC4648"/>
    <w:rsid w:val="00BD0476"/>
    <w:rsid w:val="00BD075B"/>
    <w:rsid w:val="00BD1E71"/>
    <w:rsid w:val="00BE27C8"/>
    <w:rsid w:val="00BF17FC"/>
    <w:rsid w:val="00C02BB7"/>
    <w:rsid w:val="00C04FDE"/>
    <w:rsid w:val="00C06A21"/>
    <w:rsid w:val="00C07295"/>
    <w:rsid w:val="00C104FF"/>
    <w:rsid w:val="00C12074"/>
    <w:rsid w:val="00C253D8"/>
    <w:rsid w:val="00C30740"/>
    <w:rsid w:val="00C31500"/>
    <w:rsid w:val="00C34405"/>
    <w:rsid w:val="00C452AB"/>
    <w:rsid w:val="00C46226"/>
    <w:rsid w:val="00C47D5C"/>
    <w:rsid w:val="00C500B3"/>
    <w:rsid w:val="00C52121"/>
    <w:rsid w:val="00C61529"/>
    <w:rsid w:val="00C7201D"/>
    <w:rsid w:val="00C744FF"/>
    <w:rsid w:val="00C75A15"/>
    <w:rsid w:val="00C76E4D"/>
    <w:rsid w:val="00C77864"/>
    <w:rsid w:val="00C86FC1"/>
    <w:rsid w:val="00C94ADC"/>
    <w:rsid w:val="00CB1BCD"/>
    <w:rsid w:val="00CB1E55"/>
    <w:rsid w:val="00CB49FA"/>
    <w:rsid w:val="00CC3472"/>
    <w:rsid w:val="00CC4DF8"/>
    <w:rsid w:val="00CE121E"/>
    <w:rsid w:val="00CE1E6C"/>
    <w:rsid w:val="00CF0172"/>
    <w:rsid w:val="00CF2DB4"/>
    <w:rsid w:val="00D05D18"/>
    <w:rsid w:val="00D10B4A"/>
    <w:rsid w:val="00D12031"/>
    <w:rsid w:val="00D1220F"/>
    <w:rsid w:val="00D20AEC"/>
    <w:rsid w:val="00D26CAC"/>
    <w:rsid w:val="00D328DA"/>
    <w:rsid w:val="00D41E62"/>
    <w:rsid w:val="00D4703F"/>
    <w:rsid w:val="00D71833"/>
    <w:rsid w:val="00D739AB"/>
    <w:rsid w:val="00D761D4"/>
    <w:rsid w:val="00D83E27"/>
    <w:rsid w:val="00D8507C"/>
    <w:rsid w:val="00D95F95"/>
    <w:rsid w:val="00DA3D75"/>
    <w:rsid w:val="00DA4AD6"/>
    <w:rsid w:val="00DA6549"/>
    <w:rsid w:val="00DB189A"/>
    <w:rsid w:val="00DB5A7C"/>
    <w:rsid w:val="00DC1148"/>
    <w:rsid w:val="00DC5A70"/>
    <w:rsid w:val="00DD29E9"/>
    <w:rsid w:val="00DD42C6"/>
    <w:rsid w:val="00DE04F6"/>
    <w:rsid w:val="00DE6A28"/>
    <w:rsid w:val="00DF72E9"/>
    <w:rsid w:val="00E069F7"/>
    <w:rsid w:val="00E13022"/>
    <w:rsid w:val="00E16383"/>
    <w:rsid w:val="00E40D1A"/>
    <w:rsid w:val="00E419F7"/>
    <w:rsid w:val="00E54BE6"/>
    <w:rsid w:val="00E6508A"/>
    <w:rsid w:val="00E67960"/>
    <w:rsid w:val="00E80778"/>
    <w:rsid w:val="00E900AA"/>
    <w:rsid w:val="00E91FC9"/>
    <w:rsid w:val="00EA1CEF"/>
    <w:rsid w:val="00EB4C4F"/>
    <w:rsid w:val="00EB5E9F"/>
    <w:rsid w:val="00EB6906"/>
    <w:rsid w:val="00EC214A"/>
    <w:rsid w:val="00EC7F56"/>
    <w:rsid w:val="00ED05BC"/>
    <w:rsid w:val="00EE6077"/>
    <w:rsid w:val="00EE63AF"/>
    <w:rsid w:val="00EF00CA"/>
    <w:rsid w:val="00F02488"/>
    <w:rsid w:val="00F12E7A"/>
    <w:rsid w:val="00F2061C"/>
    <w:rsid w:val="00F26208"/>
    <w:rsid w:val="00F31011"/>
    <w:rsid w:val="00F314F6"/>
    <w:rsid w:val="00F35327"/>
    <w:rsid w:val="00F40CC2"/>
    <w:rsid w:val="00F44CD1"/>
    <w:rsid w:val="00F506E8"/>
    <w:rsid w:val="00F528D4"/>
    <w:rsid w:val="00F550EF"/>
    <w:rsid w:val="00F56A37"/>
    <w:rsid w:val="00F629A0"/>
    <w:rsid w:val="00F63851"/>
    <w:rsid w:val="00F64464"/>
    <w:rsid w:val="00F65537"/>
    <w:rsid w:val="00F75F70"/>
    <w:rsid w:val="00F7617A"/>
    <w:rsid w:val="00F7698B"/>
    <w:rsid w:val="00F804C1"/>
    <w:rsid w:val="00F91BC7"/>
    <w:rsid w:val="00F963EA"/>
    <w:rsid w:val="00FB7769"/>
    <w:rsid w:val="00FC41AD"/>
    <w:rsid w:val="00FC7F25"/>
    <w:rsid w:val="00FD2D8B"/>
    <w:rsid w:val="00FD59B4"/>
    <w:rsid w:val="00FD70C0"/>
    <w:rsid w:val="00FE1C20"/>
    <w:rsid w:val="00FF0C90"/>
    <w:rsid w:val="00FF7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7B53A9"/>
  <w15:chartTrackingRefBased/>
  <w15:docId w15:val="{23F611F9-F7FB-4CC8-B493-763DB2A03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88E"/>
    <w:pPr>
      <w:widowControl w:val="0"/>
    </w:pPr>
    <w:rPr>
      <w:kern w:val="2"/>
      <w:sz w:val="24"/>
      <w:szCs w:val="24"/>
      <w:lang w:eastAsia="zh-TW"/>
    </w:rPr>
  </w:style>
  <w:style w:type="paragraph" w:styleId="Heading1">
    <w:name w:val="heading 1"/>
    <w:basedOn w:val="Normal"/>
    <w:next w:val="Normal"/>
    <w:link w:val="Heading1Char"/>
    <w:uiPriority w:val="9"/>
    <w:qFormat/>
    <w:rsid w:val="007640E2"/>
    <w:pPr>
      <w:keepNext/>
      <w:keepLines/>
      <w:widowControl/>
      <w:spacing w:before="240" w:line="259" w:lineRule="auto"/>
      <w:outlineLvl w:val="0"/>
    </w:pPr>
    <w:rPr>
      <w:rFonts w:eastAsiaTheme="majorEastAsia"/>
      <w:b/>
      <w:bCs/>
      <w:kern w:val="0"/>
      <w:sz w:val="28"/>
      <w:szCs w:val="28"/>
      <w:lang w:eastAsia="en-US"/>
    </w:rPr>
  </w:style>
  <w:style w:type="paragraph" w:styleId="Heading2">
    <w:name w:val="heading 2"/>
    <w:basedOn w:val="Normal"/>
    <w:next w:val="Normal"/>
    <w:link w:val="Heading2Char"/>
    <w:uiPriority w:val="9"/>
    <w:unhideWhenUsed/>
    <w:qFormat/>
    <w:rsid w:val="000A1FC4"/>
    <w:pPr>
      <w:keepNext/>
      <w:keepLines/>
      <w:spacing w:before="40" w:line="480" w:lineRule="auto"/>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536C77"/>
    <w:pPr>
      <w:keepNext/>
      <w:keepLines/>
      <w:spacing w:before="40"/>
      <w:outlineLvl w:val="2"/>
    </w:pPr>
    <w:rPr>
      <w:rFonts w:eastAsiaTheme="majorEastAsia"/>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0CA"/>
    <w:pPr>
      <w:tabs>
        <w:tab w:val="center" w:pos="4680"/>
        <w:tab w:val="right" w:pos="9360"/>
      </w:tabs>
    </w:pPr>
  </w:style>
  <w:style w:type="character" w:customStyle="1" w:styleId="HeaderChar">
    <w:name w:val="Header Char"/>
    <w:link w:val="Header"/>
    <w:uiPriority w:val="99"/>
    <w:rsid w:val="00EF00CA"/>
    <w:rPr>
      <w:kern w:val="2"/>
      <w:sz w:val="24"/>
      <w:szCs w:val="24"/>
      <w:lang w:eastAsia="zh-TW"/>
    </w:rPr>
  </w:style>
  <w:style w:type="paragraph" w:styleId="Footer">
    <w:name w:val="footer"/>
    <w:basedOn w:val="Normal"/>
    <w:link w:val="FooterChar"/>
    <w:uiPriority w:val="99"/>
    <w:unhideWhenUsed/>
    <w:rsid w:val="00EF00CA"/>
    <w:pPr>
      <w:tabs>
        <w:tab w:val="center" w:pos="4680"/>
        <w:tab w:val="right" w:pos="9360"/>
      </w:tabs>
    </w:pPr>
  </w:style>
  <w:style w:type="character" w:customStyle="1" w:styleId="FooterChar">
    <w:name w:val="Footer Char"/>
    <w:link w:val="Footer"/>
    <w:uiPriority w:val="99"/>
    <w:rsid w:val="00EF00CA"/>
    <w:rPr>
      <w:kern w:val="2"/>
      <w:sz w:val="24"/>
      <w:szCs w:val="24"/>
      <w:lang w:eastAsia="zh-TW"/>
    </w:rPr>
  </w:style>
  <w:style w:type="paragraph" w:styleId="BodyText">
    <w:name w:val="Body Text"/>
    <w:basedOn w:val="Normal"/>
    <w:link w:val="BodyTextChar"/>
    <w:rsid w:val="001966FD"/>
    <w:pPr>
      <w:widowControl/>
    </w:pPr>
    <w:rPr>
      <w:rFonts w:eastAsia="SimSun"/>
      <w:kern w:val="0"/>
      <w:sz w:val="28"/>
      <w:szCs w:val="20"/>
      <w:lang w:eastAsia="en-US"/>
    </w:rPr>
  </w:style>
  <w:style w:type="character" w:customStyle="1" w:styleId="BodyTextChar">
    <w:name w:val="Body Text Char"/>
    <w:link w:val="BodyText"/>
    <w:rsid w:val="001966FD"/>
    <w:rPr>
      <w:rFonts w:eastAsia="SimSun"/>
      <w:sz w:val="28"/>
      <w:lang w:eastAsia="en-US"/>
    </w:rPr>
  </w:style>
  <w:style w:type="character" w:styleId="Hyperlink">
    <w:name w:val="Hyperlink"/>
    <w:basedOn w:val="DefaultParagraphFont"/>
    <w:uiPriority w:val="99"/>
    <w:unhideWhenUsed/>
    <w:rsid w:val="007640E2"/>
    <w:rPr>
      <w:color w:val="0563C1" w:themeColor="hyperlink"/>
      <w:u w:val="single"/>
    </w:rPr>
  </w:style>
  <w:style w:type="character" w:styleId="UnresolvedMention">
    <w:name w:val="Unresolved Mention"/>
    <w:basedOn w:val="DefaultParagraphFont"/>
    <w:uiPriority w:val="99"/>
    <w:semiHidden/>
    <w:unhideWhenUsed/>
    <w:rsid w:val="007640E2"/>
    <w:rPr>
      <w:color w:val="605E5C"/>
      <w:shd w:val="clear" w:color="auto" w:fill="E1DFDD"/>
    </w:rPr>
  </w:style>
  <w:style w:type="paragraph" w:styleId="Title">
    <w:name w:val="Title"/>
    <w:basedOn w:val="Normal"/>
    <w:next w:val="Normal"/>
    <w:link w:val="TitleChar"/>
    <w:uiPriority w:val="10"/>
    <w:qFormat/>
    <w:rsid w:val="007640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0E2"/>
    <w:rPr>
      <w:rFonts w:asciiTheme="majorHAnsi" w:eastAsiaTheme="majorEastAsia" w:hAnsiTheme="majorHAnsi" w:cstheme="majorBidi"/>
      <w:spacing w:val="-10"/>
      <w:kern w:val="28"/>
      <w:sz w:val="56"/>
      <w:szCs w:val="56"/>
      <w:lang w:eastAsia="zh-TW"/>
    </w:rPr>
  </w:style>
  <w:style w:type="character" w:customStyle="1" w:styleId="Heading1Char">
    <w:name w:val="Heading 1 Char"/>
    <w:basedOn w:val="DefaultParagraphFont"/>
    <w:link w:val="Heading1"/>
    <w:uiPriority w:val="9"/>
    <w:rsid w:val="007640E2"/>
    <w:rPr>
      <w:rFonts w:eastAsiaTheme="majorEastAsia"/>
      <w:b/>
      <w:bCs/>
      <w:sz w:val="28"/>
      <w:szCs w:val="28"/>
    </w:rPr>
  </w:style>
  <w:style w:type="paragraph" w:styleId="TOCHeading">
    <w:name w:val="TOC Heading"/>
    <w:basedOn w:val="Heading1"/>
    <w:next w:val="Normal"/>
    <w:uiPriority w:val="39"/>
    <w:unhideWhenUsed/>
    <w:qFormat/>
    <w:rsid w:val="007640E2"/>
    <w:pPr>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20AEC"/>
    <w:pPr>
      <w:spacing w:after="100"/>
    </w:pPr>
  </w:style>
  <w:style w:type="paragraph" w:styleId="Caption">
    <w:name w:val="caption"/>
    <w:basedOn w:val="Normal"/>
    <w:next w:val="Normal"/>
    <w:uiPriority w:val="35"/>
    <w:unhideWhenUsed/>
    <w:qFormat/>
    <w:rsid w:val="00530FB6"/>
    <w:pPr>
      <w:spacing w:after="200"/>
    </w:pPr>
    <w:rPr>
      <w:i/>
      <w:iCs/>
      <w:color w:val="44546A" w:themeColor="text2"/>
      <w:sz w:val="18"/>
      <w:szCs w:val="18"/>
    </w:rPr>
  </w:style>
  <w:style w:type="table" w:styleId="TableGrid">
    <w:name w:val="Table Grid"/>
    <w:basedOn w:val="TableNormal"/>
    <w:uiPriority w:val="59"/>
    <w:rsid w:val="00436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A1FC4"/>
    <w:rPr>
      <w:rFonts w:eastAsiaTheme="majorEastAsia"/>
      <w:b/>
      <w:bCs/>
      <w:kern w:val="2"/>
      <w:sz w:val="28"/>
      <w:szCs w:val="28"/>
      <w:lang w:eastAsia="zh-TW"/>
    </w:rPr>
  </w:style>
  <w:style w:type="paragraph" w:styleId="TOC2">
    <w:name w:val="toc 2"/>
    <w:basedOn w:val="Normal"/>
    <w:next w:val="Normal"/>
    <w:autoRedefine/>
    <w:uiPriority w:val="39"/>
    <w:unhideWhenUsed/>
    <w:rsid w:val="000A1FC4"/>
    <w:pPr>
      <w:spacing w:after="100"/>
      <w:ind w:left="240"/>
    </w:pPr>
  </w:style>
  <w:style w:type="paragraph" w:styleId="Revision">
    <w:name w:val="Revision"/>
    <w:hidden/>
    <w:uiPriority w:val="99"/>
    <w:semiHidden/>
    <w:rsid w:val="00AC608D"/>
    <w:rPr>
      <w:kern w:val="2"/>
      <w:sz w:val="24"/>
      <w:szCs w:val="24"/>
      <w:lang w:eastAsia="zh-TW"/>
    </w:rPr>
  </w:style>
  <w:style w:type="character" w:styleId="CommentReference">
    <w:name w:val="annotation reference"/>
    <w:basedOn w:val="DefaultParagraphFont"/>
    <w:uiPriority w:val="99"/>
    <w:semiHidden/>
    <w:unhideWhenUsed/>
    <w:rsid w:val="000F4E00"/>
    <w:rPr>
      <w:sz w:val="16"/>
      <w:szCs w:val="16"/>
    </w:rPr>
  </w:style>
  <w:style w:type="paragraph" w:styleId="CommentText">
    <w:name w:val="annotation text"/>
    <w:basedOn w:val="Normal"/>
    <w:link w:val="CommentTextChar"/>
    <w:uiPriority w:val="99"/>
    <w:unhideWhenUsed/>
    <w:rsid w:val="000F4E00"/>
    <w:rPr>
      <w:sz w:val="20"/>
      <w:szCs w:val="20"/>
    </w:rPr>
  </w:style>
  <w:style w:type="character" w:customStyle="1" w:styleId="CommentTextChar">
    <w:name w:val="Comment Text Char"/>
    <w:basedOn w:val="DefaultParagraphFont"/>
    <w:link w:val="CommentText"/>
    <w:uiPriority w:val="99"/>
    <w:rsid w:val="000F4E00"/>
    <w:rPr>
      <w:kern w:val="2"/>
      <w:lang w:eastAsia="zh-TW"/>
    </w:rPr>
  </w:style>
  <w:style w:type="paragraph" w:styleId="CommentSubject">
    <w:name w:val="annotation subject"/>
    <w:basedOn w:val="CommentText"/>
    <w:next w:val="CommentText"/>
    <w:link w:val="CommentSubjectChar"/>
    <w:uiPriority w:val="99"/>
    <w:semiHidden/>
    <w:unhideWhenUsed/>
    <w:rsid w:val="000F4E00"/>
    <w:rPr>
      <w:b/>
      <w:bCs/>
    </w:rPr>
  </w:style>
  <w:style w:type="character" w:customStyle="1" w:styleId="CommentSubjectChar">
    <w:name w:val="Comment Subject Char"/>
    <w:basedOn w:val="CommentTextChar"/>
    <w:link w:val="CommentSubject"/>
    <w:uiPriority w:val="99"/>
    <w:semiHidden/>
    <w:rsid w:val="000F4E00"/>
    <w:rPr>
      <w:b/>
      <w:bCs/>
      <w:kern w:val="2"/>
      <w:lang w:eastAsia="zh-TW"/>
    </w:rPr>
  </w:style>
  <w:style w:type="paragraph" w:styleId="NormalWeb">
    <w:name w:val="Normal (Web)"/>
    <w:basedOn w:val="Normal"/>
    <w:uiPriority w:val="99"/>
    <w:semiHidden/>
    <w:unhideWhenUsed/>
    <w:rsid w:val="0075065D"/>
    <w:pPr>
      <w:widowControl/>
      <w:spacing w:before="100" w:beforeAutospacing="1" w:after="100" w:afterAutospacing="1"/>
    </w:pPr>
    <w:rPr>
      <w:rFonts w:eastAsia="Times New Roman"/>
      <w:kern w:val="0"/>
      <w:lang w:eastAsia="en-US"/>
    </w:rPr>
  </w:style>
  <w:style w:type="paragraph" w:styleId="NoSpacing">
    <w:name w:val="No Spacing"/>
    <w:uiPriority w:val="1"/>
    <w:qFormat/>
    <w:rsid w:val="0070384F"/>
    <w:pPr>
      <w:widowControl w:val="0"/>
    </w:pPr>
    <w:rPr>
      <w:kern w:val="2"/>
      <w:sz w:val="24"/>
      <w:szCs w:val="24"/>
      <w:lang w:eastAsia="zh-TW"/>
    </w:rPr>
  </w:style>
  <w:style w:type="character" w:customStyle="1" w:styleId="Heading3Char">
    <w:name w:val="Heading 3 Char"/>
    <w:basedOn w:val="DefaultParagraphFont"/>
    <w:link w:val="Heading3"/>
    <w:uiPriority w:val="9"/>
    <w:rsid w:val="00536C77"/>
    <w:rPr>
      <w:rFonts w:eastAsiaTheme="majorEastAsia"/>
      <w:b/>
      <w:bCs/>
      <w:kern w:val="2"/>
      <w:sz w:val="28"/>
      <w:szCs w:val="28"/>
    </w:rPr>
  </w:style>
  <w:style w:type="paragraph" w:styleId="TOC3">
    <w:name w:val="toc 3"/>
    <w:basedOn w:val="Normal"/>
    <w:next w:val="Normal"/>
    <w:autoRedefine/>
    <w:uiPriority w:val="39"/>
    <w:unhideWhenUsed/>
    <w:rsid w:val="00594EC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822">
      <w:bodyDiv w:val="1"/>
      <w:marLeft w:val="0"/>
      <w:marRight w:val="0"/>
      <w:marTop w:val="0"/>
      <w:marBottom w:val="0"/>
      <w:divBdr>
        <w:top w:val="none" w:sz="0" w:space="0" w:color="auto"/>
        <w:left w:val="none" w:sz="0" w:space="0" w:color="auto"/>
        <w:bottom w:val="none" w:sz="0" w:space="0" w:color="auto"/>
        <w:right w:val="none" w:sz="0" w:space="0" w:color="auto"/>
      </w:divBdr>
      <w:divsChild>
        <w:div w:id="702556546">
          <w:marLeft w:val="0"/>
          <w:marRight w:val="0"/>
          <w:marTop w:val="0"/>
          <w:marBottom w:val="0"/>
          <w:divBdr>
            <w:top w:val="none" w:sz="0" w:space="0" w:color="auto"/>
            <w:left w:val="none" w:sz="0" w:space="0" w:color="auto"/>
            <w:bottom w:val="none" w:sz="0" w:space="0" w:color="auto"/>
            <w:right w:val="none" w:sz="0" w:space="0" w:color="auto"/>
          </w:divBdr>
          <w:divsChild>
            <w:div w:id="144396867">
              <w:marLeft w:val="0"/>
              <w:marRight w:val="0"/>
              <w:marTop w:val="0"/>
              <w:marBottom w:val="0"/>
              <w:divBdr>
                <w:top w:val="none" w:sz="0" w:space="0" w:color="auto"/>
                <w:left w:val="none" w:sz="0" w:space="0" w:color="auto"/>
                <w:bottom w:val="none" w:sz="0" w:space="0" w:color="auto"/>
                <w:right w:val="none" w:sz="0" w:space="0" w:color="auto"/>
              </w:divBdr>
            </w:div>
            <w:div w:id="38945708">
              <w:marLeft w:val="0"/>
              <w:marRight w:val="0"/>
              <w:marTop w:val="0"/>
              <w:marBottom w:val="0"/>
              <w:divBdr>
                <w:top w:val="none" w:sz="0" w:space="0" w:color="auto"/>
                <w:left w:val="none" w:sz="0" w:space="0" w:color="auto"/>
                <w:bottom w:val="none" w:sz="0" w:space="0" w:color="auto"/>
                <w:right w:val="none" w:sz="0" w:space="0" w:color="auto"/>
              </w:divBdr>
            </w:div>
            <w:div w:id="1210652645">
              <w:marLeft w:val="0"/>
              <w:marRight w:val="0"/>
              <w:marTop w:val="0"/>
              <w:marBottom w:val="0"/>
              <w:divBdr>
                <w:top w:val="none" w:sz="0" w:space="0" w:color="auto"/>
                <w:left w:val="none" w:sz="0" w:space="0" w:color="auto"/>
                <w:bottom w:val="none" w:sz="0" w:space="0" w:color="auto"/>
                <w:right w:val="none" w:sz="0" w:space="0" w:color="auto"/>
              </w:divBdr>
            </w:div>
            <w:div w:id="1156072268">
              <w:marLeft w:val="0"/>
              <w:marRight w:val="0"/>
              <w:marTop w:val="0"/>
              <w:marBottom w:val="0"/>
              <w:divBdr>
                <w:top w:val="none" w:sz="0" w:space="0" w:color="auto"/>
                <w:left w:val="none" w:sz="0" w:space="0" w:color="auto"/>
                <w:bottom w:val="none" w:sz="0" w:space="0" w:color="auto"/>
                <w:right w:val="none" w:sz="0" w:space="0" w:color="auto"/>
              </w:divBdr>
            </w:div>
            <w:div w:id="1340621386">
              <w:marLeft w:val="0"/>
              <w:marRight w:val="0"/>
              <w:marTop w:val="0"/>
              <w:marBottom w:val="0"/>
              <w:divBdr>
                <w:top w:val="none" w:sz="0" w:space="0" w:color="auto"/>
                <w:left w:val="none" w:sz="0" w:space="0" w:color="auto"/>
                <w:bottom w:val="none" w:sz="0" w:space="0" w:color="auto"/>
                <w:right w:val="none" w:sz="0" w:space="0" w:color="auto"/>
              </w:divBdr>
            </w:div>
            <w:div w:id="638220870">
              <w:marLeft w:val="0"/>
              <w:marRight w:val="0"/>
              <w:marTop w:val="0"/>
              <w:marBottom w:val="0"/>
              <w:divBdr>
                <w:top w:val="none" w:sz="0" w:space="0" w:color="auto"/>
                <w:left w:val="none" w:sz="0" w:space="0" w:color="auto"/>
                <w:bottom w:val="none" w:sz="0" w:space="0" w:color="auto"/>
                <w:right w:val="none" w:sz="0" w:space="0" w:color="auto"/>
              </w:divBdr>
            </w:div>
            <w:div w:id="1849714694">
              <w:marLeft w:val="0"/>
              <w:marRight w:val="0"/>
              <w:marTop w:val="0"/>
              <w:marBottom w:val="0"/>
              <w:divBdr>
                <w:top w:val="none" w:sz="0" w:space="0" w:color="auto"/>
                <w:left w:val="none" w:sz="0" w:space="0" w:color="auto"/>
                <w:bottom w:val="none" w:sz="0" w:space="0" w:color="auto"/>
                <w:right w:val="none" w:sz="0" w:space="0" w:color="auto"/>
              </w:divBdr>
            </w:div>
            <w:div w:id="1653753957">
              <w:marLeft w:val="0"/>
              <w:marRight w:val="0"/>
              <w:marTop w:val="0"/>
              <w:marBottom w:val="0"/>
              <w:divBdr>
                <w:top w:val="none" w:sz="0" w:space="0" w:color="auto"/>
                <w:left w:val="none" w:sz="0" w:space="0" w:color="auto"/>
                <w:bottom w:val="none" w:sz="0" w:space="0" w:color="auto"/>
                <w:right w:val="none" w:sz="0" w:space="0" w:color="auto"/>
              </w:divBdr>
            </w:div>
            <w:div w:id="1911504576">
              <w:marLeft w:val="0"/>
              <w:marRight w:val="0"/>
              <w:marTop w:val="0"/>
              <w:marBottom w:val="0"/>
              <w:divBdr>
                <w:top w:val="none" w:sz="0" w:space="0" w:color="auto"/>
                <w:left w:val="none" w:sz="0" w:space="0" w:color="auto"/>
                <w:bottom w:val="none" w:sz="0" w:space="0" w:color="auto"/>
                <w:right w:val="none" w:sz="0" w:space="0" w:color="auto"/>
              </w:divBdr>
            </w:div>
            <w:div w:id="1652441128">
              <w:marLeft w:val="0"/>
              <w:marRight w:val="0"/>
              <w:marTop w:val="0"/>
              <w:marBottom w:val="0"/>
              <w:divBdr>
                <w:top w:val="none" w:sz="0" w:space="0" w:color="auto"/>
                <w:left w:val="none" w:sz="0" w:space="0" w:color="auto"/>
                <w:bottom w:val="none" w:sz="0" w:space="0" w:color="auto"/>
                <w:right w:val="none" w:sz="0" w:space="0" w:color="auto"/>
              </w:divBdr>
            </w:div>
            <w:div w:id="1197934415">
              <w:marLeft w:val="0"/>
              <w:marRight w:val="0"/>
              <w:marTop w:val="0"/>
              <w:marBottom w:val="0"/>
              <w:divBdr>
                <w:top w:val="none" w:sz="0" w:space="0" w:color="auto"/>
                <w:left w:val="none" w:sz="0" w:space="0" w:color="auto"/>
                <w:bottom w:val="none" w:sz="0" w:space="0" w:color="auto"/>
                <w:right w:val="none" w:sz="0" w:space="0" w:color="auto"/>
              </w:divBdr>
            </w:div>
            <w:div w:id="2030327508">
              <w:marLeft w:val="0"/>
              <w:marRight w:val="0"/>
              <w:marTop w:val="0"/>
              <w:marBottom w:val="0"/>
              <w:divBdr>
                <w:top w:val="none" w:sz="0" w:space="0" w:color="auto"/>
                <w:left w:val="none" w:sz="0" w:space="0" w:color="auto"/>
                <w:bottom w:val="none" w:sz="0" w:space="0" w:color="auto"/>
                <w:right w:val="none" w:sz="0" w:space="0" w:color="auto"/>
              </w:divBdr>
            </w:div>
            <w:div w:id="584996951">
              <w:marLeft w:val="0"/>
              <w:marRight w:val="0"/>
              <w:marTop w:val="0"/>
              <w:marBottom w:val="0"/>
              <w:divBdr>
                <w:top w:val="none" w:sz="0" w:space="0" w:color="auto"/>
                <w:left w:val="none" w:sz="0" w:space="0" w:color="auto"/>
                <w:bottom w:val="none" w:sz="0" w:space="0" w:color="auto"/>
                <w:right w:val="none" w:sz="0" w:space="0" w:color="auto"/>
              </w:divBdr>
            </w:div>
            <w:div w:id="471794071">
              <w:marLeft w:val="0"/>
              <w:marRight w:val="0"/>
              <w:marTop w:val="0"/>
              <w:marBottom w:val="0"/>
              <w:divBdr>
                <w:top w:val="none" w:sz="0" w:space="0" w:color="auto"/>
                <w:left w:val="none" w:sz="0" w:space="0" w:color="auto"/>
                <w:bottom w:val="none" w:sz="0" w:space="0" w:color="auto"/>
                <w:right w:val="none" w:sz="0" w:space="0" w:color="auto"/>
              </w:divBdr>
            </w:div>
            <w:div w:id="332224047">
              <w:marLeft w:val="0"/>
              <w:marRight w:val="0"/>
              <w:marTop w:val="0"/>
              <w:marBottom w:val="0"/>
              <w:divBdr>
                <w:top w:val="none" w:sz="0" w:space="0" w:color="auto"/>
                <w:left w:val="none" w:sz="0" w:space="0" w:color="auto"/>
                <w:bottom w:val="none" w:sz="0" w:space="0" w:color="auto"/>
                <w:right w:val="none" w:sz="0" w:space="0" w:color="auto"/>
              </w:divBdr>
            </w:div>
            <w:div w:id="1515192778">
              <w:marLeft w:val="0"/>
              <w:marRight w:val="0"/>
              <w:marTop w:val="0"/>
              <w:marBottom w:val="0"/>
              <w:divBdr>
                <w:top w:val="none" w:sz="0" w:space="0" w:color="auto"/>
                <w:left w:val="none" w:sz="0" w:space="0" w:color="auto"/>
                <w:bottom w:val="none" w:sz="0" w:space="0" w:color="auto"/>
                <w:right w:val="none" w:sz="0" w:space="0" w:color="auto"/>
              </w:divBdr>
            </w:div>
            <w:div w:id="625813443">
              <w:marLeft w:val="0"/>
              <w:marRight w:val="0"/>
              <w:marTop w:val="0"/>
              <w:marBottom w:val="0"/>
              <w:divBdr>
                <w:top w:val="none" w:sz="0" w:space="0" w:color="auto"/>
                <w:left w:val="none" w:sz="0" w:space="0" w:color="auto"/>
                <w:bottom w:val="none" w:sz="0" w:space="0" w:color="auto"/>
                <w:right w:val="none" w:sz="0" w:space="0" w:color="auto"/>
              </w:divBdr>
            </w:div>
            <w:div w:id="1816020209">
              <w:marLeft w:val="0"/>
              <w:marRight w:val="0"/>
              <w:marTop w:val="0"/>
              <w:marBottom w:val="0"/>
              <w:divBdr>
                <w:top w:val="none" w:sz="0" w:space="0" w:color="auto"/>
                <w:left w:val="none" w:sz="0" w:space="0" w:color="auto"/>
                <w:bottom w:val="none" w:sz="0" w:space="0" w:color="auto"/>
                <w:right w:val="none" w:sz="0" w:space="0" w:color="auto"/>
              </w:divBdr>
            </w:div>
            <w:div w:id="1692216323">
              <w:marLeft w:val="0"/>
              <w:marRight w:val="0"/>
              <w:marTop w:val="0"/>
              <w:marBottom w:val="0"/>
              <w:divBdr>
                <w:top w:val="none" w:sz="0" w:space="0" w:color="auto"/>
                <w:left w:val="none" w:sz="0" w:space="0" w:color="auto"/>
                <w:bottom w:val="none" w:sz="0" w:space="0" w:color="auto"/>
                <w:right w:val="none" w:sz="0" w:space="0" w:color="auto"/>
              </w:divBdr>
            </w:div>
            <w:div w:id="124739609">
              <w:marLeft w:val="0"/>
              <w:marRight w:val="0"/>
              <w:marTop w:val="0"/>
              <w:marBottom w:val="0"/>
              <w:divBdr>
                <w:top w:val="none" w:sz="0" w:space="0" w:color="auto"/>
                <w:left w:val="none" w:sz="0" w:space="0" w:color="auto"/>
                <w:bottom w:val="none" w:sz="0" w:space="0" w:color="auto"/>
                <w:right w:val="none" w:sz="0" w:space="0" w:color="auto"/>
              </w:divBdr>
            </w:div>
            <w:div w:id="917592364">
              <w:marLeft w:val="0"/>
              <w:marRight w:val="0"/>
              <w:marTop w:val="0"/>
              <w:marBottom w:val="0"/>
              <w:divBdr>
                <w:top w:val="none" w:sz="0" w:space="0" w:color="auto"/>
                <w:left w:val="none" w:sz="0" w:space="0" w:color="auto"/>
                <w:bottom w:val="none" w:sz="0" w:space="0" w:color="auto"/>
                <w:right w:val="none" w:sz="0" w:space="0" w:color="auto"/>
              </w:divBdr>
            </w:div>
            <w:div w:id="168983490">
              <w:marLeft w:val="0"/>
              <w:marRight w:val="0"/>
              <w:marTop w:val="0"/>
              <w:marBottom w:val="0"/>
              <w:divBdr>
                <w:top w:val="none" w:sz="0" w:space="0" w:color="auto"/>
                <w:left w:val="none" w:sz="0" w:space="0" w:color="auto"/>
                <w:bottom w:val="none" w:sz="0" w:space="0" w:color="auto"/>
                <w:right w:val="none" w:sz="0" w:space="0" w:color="auto"/>
              </w:divBdr>
            </w:div>
            <w:div w:id="1920288789">
              <w:marLeft w:val="0"/>
              <w:marRight w:val="0"/>
              <w:marTop w:val="0"/>
              <w:marBottom w:val="0"/>
              <w:divBdr>
                <w:top w:val="none" w:sz="0" w:space="0" w:color="auto"/>
                <w:left w:val="none" w:sz="0" w:space="0" w:color="auto"/>
                <w:bottom w:val="none" w:sz="0" w:space="0" w:color="auto"/>
                <w:right w:val="none" w:sz="0" w:space="0" w:color="auto"/>
              </w:divBdr>
            </w:div>
            <w:div w:id="1590312661">
              <w:marLeft w:val="0"/>
              <w:marRight w:val="0"/>
              <w:marTop w:val="0"/>
              <w:marBottom w:val="0"/>
              <w:divBdr>
                <w:top w:val="none" w:sz="0" w:space="0" w:color="auto"/>
                <w:left w:val="none" w:sz="0" w:space="0" w:color="auto"/>
                <w:bottom w:val="none" w:sz="0" w:space="0" w:color="auto"/>
                <w:right w:val="none" w:sz="0" w:space="0" w:color="auto"/>
              </w:divBdr>
            </w:div>
            <w:div w:id="77018736">
              <w:marLeft w:val="0"/>
              <w:marRight w:val="0"/>
              <w:marTop w:val="0"/>
              <w:marBottom w:val="0"/>
              <w:divBdr>
                <w:top w:val="none" w:sz="0" w:space="0" w:color="auto"/>
                <w:left w:val="none" w:sz="0" w:space="0" w:color="auto"/>
                <w:bottom w:val="none" w:sz="0" w:space="0" w:color="auto"/>
                <w:right w:val="none" w:sz="0" w:space="0" w:color="auto"/>
              </w:divBdr>
            </w:div>
            <w:div w:id="1945992093">
              <w:marLeft w:val="0"/>
              <w:marRight w:val="0"/>
              <w:marTop w:val="0"/>
              <w:marBottom w:val="0"/>
              <w:divBdr>
                <w:top w:val="none" w:sz="0" w:space="0" w:color="auto"/>
                <w:left w:val="none" w:sz="0" w:space="0" w:color="auto"/>
                <w:bottom w:val="none" w:sz="0" w:space="0" w:color="auto"/>
                <w:right w:val="none" w:sz="0" w:space="0" w:color="auto"/>
              </w:divBdr>
            </w:div>
            <w:div w:id="1342658799">
              <w:marLeft w:val="0"/>
              <w:marRight w:val="0"/>
              <w:marTop w:val="0"/>
              <w:marBottom w:val="0"/>
              <w:divBdr>
                <w:top w:val="none" w:sz="0" w:space="0" w:color="auto"/>
                <w:left w:val="none" w:sz="0" w:space="0" w:color="auto"/>
                <w:bottom w:val="none" w:sz="0" w:space="0" w:color="auto"/>
                <w:right w:val="none" w:sz="0" w:space="0" w:color="auto"/>
              </w:divBdr>
            </w:div>
            <w:div w:id="1905873915">
              <w:marLeft w:val="0"/>
              <w:marRight w:val="0"/>
              <w:marTop w:val="0"/>
              <w:marBottom w:val="0"/>
              <w:divBdr>
                <w:top w:val="none" w:sz="0" w:space="0" w:color="auto"/>
                <w:left w:val="none" w:sz="0" w:space="0" w:color="auto"/>
                <w:bottom w:val="none" w:sz="0" w:space="0" w:color="auto"/>
                <w:right w:val="none" w:sz="0" w:space="0" w:color="auto"/>
              </w:divBdr>
            </w:div>
            <w:div w:id="1604924393">
              <w:marLeft w:val="0"/>
              <w:marRight w:val="0"/>
              <w:marTop w:val="0"/>
              <w:marBottom w:val="0"/>
              <w:divBdr>
                <w:top w:val="none" w:sz="0" w:space="0" w:color="auto"/>
                <w:left w:val="none" w:sz="0" w:space="0" w:color="auto"/>
                <w:bottom w:val="none" w:sz="0" w:space="0" w:color="auto"/>
                <w:right w:val="none" w:sz="0" w:space="0" w:color="auto"/>
              </w:divBdr>
            </w:div>
            <w:div w:id="45103588">
              <w:marLeft w:val="0"/>
              <w:marRight w:val="0"/>
              <w:marTop w:val="0"/>
              <w:marBottom w:val="0"/>
              <w:divBdr>
                <w:top w:val="none" w:sz="0" w:space="0" w:color="auto"/>
                <w:left w:val="none" w:sz="0" w:space="0" w:color="auto"/>
                <w:bottom w:val="none" w:sz="0" w:space="0" w:color="auto"/>
                <w:right w:val="none" w:sz="0" w:space="0" w:color="auto"/>
              </w:divBdr>
            </w:div>
            <w:div w:id="166556903">
              <w:marLeft w:val="0"/>
              <w:marRight w:val="0"/>
              <w:marTop w:val="0"/>
              <w:marBottom w:val="0"/>
              <w:divBdr>
                <w:top w:val="none" w:sz="0" w:space="0" w:color="auto"/>
                <w:left w:val="none" w:sz="0" w:space="0" w:color="auto"/>
                <w:bottom w:val="none" w:sz="0" w:space="0" w:color="auto"/>
                <w:right w:val="none" w:sz="0" w:space="0" w:color="auto"/>
              </w:divBdr>
            </w:div>
            <w:div w:id="1665862184">
              <w:marLeft w:val="0"/>
              <w:marRight w:val="0"/>
              <w:marTop w:val="0"/>
              <w:marBottom w:val="0"/>
              <w:divBdr>
                <w:top w:val="none" w:sz="0" w:space="0" w:color="auto"/>
                <w:left w:val="none" w:sz="0" w:space="0" w:color="auto"/>
                <w:bottom w:val="none" w:sz="0" w:space="0" w:color="auto"/>
                <w:right w:val="none" w:sz="0" w:space="0" w:color="auto"/>
              </w:divBdr>
            </w:div>
            <w:div w:id="487290795">
              <w:marLeft w:val="0"/>
              <w:marRight w:val="0"/>
              <w:marTop w:val="0"/>
              <w:marBottom w:val="0"/>
              <w:divBdr>
                <w:top w:val="none" w:sz="0" w:space="0" w:color="auto"/>
                <w:left w:val="none" w:sz="0" w:space="0" w:color="auto"/>
                <w:bottom w:val="none" w:sz="0" w:space="0" w:color="auto"/>
                <w:right w:val="none" w:sz="0" w:space="0" w:color="auto"/>
              </w:divBdr>
            </w:div>
            <w:div w:id="167605012">
              <w:marLeft w:val="0"/>
              <w:marRight w:val="0"/>
              <w:marTop w:val="0"/>
              <w:marBottom w:val="0"/>
              <w:divBdr>
                <w:top w:val="none" w:sz="0" w:space="0" w:color="auto"/>
                <w:left w:val="none" w:sz="0" w:space="0" w:color="auto"/>
                <w:bottom w:val="none" w:sz="0" w:space="0" w:color="auto"/>
                <w:right w:val="none" w:sz="0" w:space="0" w:color="auto"/>
              </w:divBdr>
            </w:div>
            <w:div w:id="2059743632">
              <w:marLeft w:val="0"/>
              <w:marRight w:val="0"/>
              <w:marTop w:val="0"/>
              <w:marBottom w:val="0"/>
              <w:divBdr>
                <w:top w:val="none" w:sz="0" w:space="0" w:color="auto"/>
                <w:left w:val="none" w:sz="0" w:space="0" w:color="auto"/>
                <w:bottom w:val="none" w:sz="0" w:space="0" w:color="auto"/>
                <w:right w:val="none" w:sz="0" w:space="0" w:color="auto"/>
              </w:divBdr>
            </w:div>
            <w:div w:id="1971208276">
              <w:marLeft w:val="0"/>
              <w:marRight w:val="0"/>
              <w:marTop w:val="0"/>
              <w:marBottom w:val="0"/>
              <w:divBdr>
                <w:top w:val="none" w:sz="0" w:space="0" w:color="auto"/>
                <w:left w:val="none" w:sz="0" w:space="0" w:color="auto"/>
                <w:bottom w:val="none" w:sz="0" w:space="0" w:color="auto"/>
                <w:right w:val="none" w:sz="0" w:space="0" w:color="auto"/>
              </w:divBdr>
            </w:div>
            <w:div w:id="1677810080">
              <w:marLeft w:val="0"/>
              <w:marRight w:val="0"/>
              <w:marTop w:val="0"/>
              <w:marBottom w:val="0"/>
              <w:divBdr>
                <w:top w:val="none" w:sz="0" w:space="0" w:color="auto"/>
                <w:left w:val="none" w:sz="0" w:space="0" w:color="auto"/>
                <w:bottom w:val="none" w:sz="0" w:space="0" w:color="auto"/>
                <w:right w:val="none" w:sz="0" w:space="0" w:color="auto"/>
              </w:divBdr>
            </w:div>
            <w:div w:id="84151599">
              <w:marLeft w:val="0"/>
              <w:marRight w:val="0"/>
              <w:marTop w:val="0"/>
              <w:marBottom w:val="0"/>
              <w:divBdr>
                <w:top w:val="none" w:sz="0" w:space="0" w:color="auto"/>
                <w:left w:val="none" w:sz="0" w:space="0" w:color="auto"/>
                <w:bottom w:val="none" w:sz="0" w:space="0" w:color="auto"/>
                <w:right w:val="none" w:sz="0" w:space="0" w:color="auto"/>
              </w:divBdr>
            </w:div>
            <w:div w:id="1083406275">
              <w:marLeft w:val="0"/>
              <w:marRight w:val="0"/>
              <w:marTop w:val="0"/>
              <w:marBottom w:val="0"/>
              <w:divBdr>
                <w:top w:val="none" w:sz="0" w:space="0" w:color="auto"/>
                <w:left w:val="none" w:sz="0" w:space="0" w:color="auto"/>
                <w:bottom w:val="none" w:sz="0" w:space="0" w:color="auto"/>
                <w:right w:val="none" w:sz="0" w:space="0" w:color="auto"/>
              </w:divBdr>
            </w:div>
            <w:div w:id="676809446">
              <w:marLeft w:val="0"/>
              <w:marRight w:val="0"/>
              <w:marTop w:val="0"/>
              <w:marBottom w:val="0"/>
              <w:divBdr>
                <w:top w:val="none" w:sz="0" w:space="0" w:color="auto"/>
                <w:left w:val="none" w:sz="0" w:space="0" w:color="auto"/>
                <w:bottom w:val="none" w:sz="0" w:space="0" w:color="auto"/>
                <w:right w:val="none" w:sz="0" w:space="0" w:color="auto"/>
              </w:divBdr>
            </w:div>
            <w:div w:id="2048328767">
              <w:marLeft w:val="0"/>
              <w:marRight w:val="0"/>
              <w:marTop w:val="0"/>
              <w:marBottom w:val="0"/>
              <w:divBdr>
                <w:top w:val="none" w:sz="0" w:space="0" w:color="auto"/>
                <w:left w:val="none" w:sz="0" w:space="0" w:color="auto"/>
                <w:bottom w:val="none" w:sz="0" w:space="0" w:color="auto"/>
                <w:right w:val="none" w:sz="0" w:space="0" w:color="auto"/>
              </w:divBdr>
            </w:div>
            <w:div w:id="1845824668">
              <w:marLeft w:val="0"/>
              <w:marRight w:val="0"/>
              <w:marTop w:val="0"/>
              <w:marBottom w:val="0"/>
              <w:divBdr>
                <w:top w:val="none" w:sz="0" w:space="0" w:color="auto"/>
                <w:left w:val="none" w:sz="0" w:space="0" w:color="auto"/>
                <w:bottom w:val="none" w:sz="0" w:space="0" w:color="auto"/>
                <w:right w:val="none" w:sz="0" w:space="0" w:color="auto"/>
              </w:divBdr>
            </w:div>
            <w:div w:id="1192110578">
              <w:marLeft w:val="0"/>
              <w:marRight w:val="0"/>
              <w:marTop w:val="0"/>
              <w:marBottom w:val="0"/>
              <w:divBdr>
                <w:top w:val="none" w:sz="0" w:space="0" w:color="auto"/>
                <w:left w:val="none" w:sz="0" w:space="0" w:color="auto"/>
                <w:bottom w:val="none" w:sz="0" w:space="0" w:color="auto"/>
                <w:right w:val="none" w:sz="0" w:space="0" w:color="auto"/>
              </w:divBdr>
            </w:div>
            <w:div w:id="824202830">
              <w:marLeft w:val="0"/>
              <w:marRight w:val="0"/>
              <w:marTop w:val="0"/>
              <w:marBottom w:val="0"/>
              <w:divBdr>
                <w:top w:val="none" w:sz="0" w:space="0" w:color="auto"/>
                <w:left w:val="none" w:sz="0" w:space="0" w:color="auto"/>
                <w:bottom w:val="none" w:sz="0" w:space="0" w:color="auto"/>
                <w:right w:val="none" w:sz="0" w:space="0" w:color="auto"/>
              </w:divBdr>
            </w:div>
            <w:div w:id="337851157">
              <w:marLeft w:val="0"/>
              <w:marRight w:val="0"/>
              <w:marTop w:val="0"/>
              <w:marBottom w:val="0"/>
              <w:divBdr>
                <w:top w:val="none" w:sz="0" w:space="0" w:color="auto"/>
                <w:left w:val="none" w:sz="0" w:space="0" w:color="auto"/>
                <w:bottom w:val="none" w:sz="0" w:space="0" w:color="auto"/>
                <w:right w:val="none" w:sz="0" w:space="0" w:color="auto"/>
              </w:divBdr>
            </w:div>
            <w:div w:id="1340700286">
              <w:marLeft w:val="0"/>
              <w:marRight w:val="0"/>
              <w:marTop w:val="0"/>
              <w:marBottom w:val="0"/>
              <w:divBdr>
                <w:top w:val="none" w:sz="0" w:space="0" w:color="auto"/>
                <w:left w:val="none" w:sz="0" w:space="0" w:color="auto"/>
                <w:bottom w:val="none" w:sz="0" w:space="0" w:color="auto"/>
                <w:right w:val="none" w:sz="0" w:space="0" w:color="auto"/>
              </w:divBdr>
            </w:div>
            <w:div w:id="1787849779">
              <w:marLeft w:val="0"/>
              <w:marRight w:val="0"/>
              <w:marTop w:val="0"/>
              <w:marBottom w:val="0"/>
              <w:divBdr>
                <w:top w:val="none" w:sz="0" w:space="0" w:color="auto"/>
                <w:left w:val="none" w:sz="0" w:space="0" w:color="auto"/>
                <w:bottom w:val="none" w:sz="0" w:space="0" w:color="auto"/>
                <w:right w:val="none" w:sz="0" w:space="0" w:color="auto"/>
              </w:divBdr>
            </w:div>
            <w:div w:id="2028824744">
              <w:marLeft w:val="0"/>
              <w:marRight w:val="0"/>
              <w:marTop w:val="0"/>
              <w:marBottom w:val="0"/>
              <w:divBdr>
                <w:top w:val="none" w:sz="0" w:space="0" w:color="auto"/>
                <w:left w:val="none" w:sz="0" w:space="0" w:color="auto"/>
                <w:bottom w:val="none" w:sz="0" w:space="0" w:color="auto"/>
                <w:right w:val="none" w:sz="0" w:space="0" w:color="auto"/>
              </w:divBdr>
            </w:div>
            <w:div w:id="567033681">
              <w:marLeft w:val="0"/>
              <w:marRight w:val="0"/>
              <w:marTop w:val="0"/>
              <w:marBottom w:val="0"/>
              <w:divBdr>
                <w:top w:val="none" w:sz="0" w:space="0" w:color="auto"/>
                <w:left w:val="none" w:sz="0" w:space="0" w:color="auto"/>
                <w:bottom w:val="none" w:sz="0" w:space="0" w:color="auto"/>
                <w:right w:val="none" w:sz="0" w:space="0" w:color="auto"/>
              </w:divBdr>
            </w:div>
            <w:div w:id="415060340">
              <w:marLeft w:val="0"/>
              <w:marRight w:val="0"/>
              <w:marTop w:val="0"/>
              <w:marBottom w:val="0"/>
              <w:divBdr>
                <w:top w:val="none" w:sz="0" w:space="0" w:color="auto"/>
                <w:left w:val="none" w:sz="0" w:space="0" w:color="auto"/>
                <w:bottom w:val="none" w:sz="0" w:space="0" w:color="auto"/>
                <w:right w:val="none" w:sz="0" w:space="0" w:color="auto"/>
              </w:divBdr>
            </w:div>
            <w:div w:id="1747066201">
              <w:marLeft w:val="0"/>
              <w:marRight w:val="0"/>
              <w:marTop w:val="0"/>
              <w:marBottom w:val="0"/>
              <w:divBdr>
                <w:top w:val="none" w:sz="0" w:space="0" w:color="auto"/>
                <w:left w:val="none" w:sz="0" w:space="0" w:color="auto"/>
                <w:bottom w:val="none" w:sz="0" w:space="0" w:color="auto"/>
                <w:right w:val="none" w:sz="0" w:space="0" w:color="auto"/>
              </w:divBdr>
            </w:div>
            <w:div w:id="1850630967">
              <w:marLeft w:val="0"/>
              <w:marRight w:val="0"/>
              <w:marTop w:val="0"/>
              <w:marBottom w:val="0"/>
              <w:divBdr>
                <w:top w:val="none" w:sz="0" w:space="0" w:color="auto"/>
                <w:left w:val="none" w:sz="0" w:space="0" w:color="auto"/>
                <w:bottom w:val="none" w:sz="0" w:space="0" w:color="auto"/>
                <w:right w:val="none" w:sz="0" w:space="0" w:color="auto"/>
              </w:divBdr>
            </w:div>
            <w:div w:id="1740597897">
              <w:marLeft w:val="0"/>
              <w:marRight w:val="0"/>
              <w:marTop w:val="0"/>
              <w:marBottom w:val="0"/>
              <w:divBdr>
                <w:top w:val="none" w:sz="0" w:space="0" w:color="auto"/>
                <w:left w:val="none" w:sz="0" w:space="0" w:color="auto"/>
                <w:bottom w:val="none" w:sz="0" w:space="0" w:color="auto"/>
                <w:right w:val="none" w:sz="0" w:space="0" w:color="auto"/>
              </w:divBdr>
            </w:div>
            <w:div w:id="930816554">
              <w:marLeft w:val="0"/>
              <w:marRight w:val="0"/>
              <w:marTop w:val="0"/>
              <w:marBottom w:val="0"/>
              <w:divBdr>
                <w:top w:val="none" w:sz="0" w:space="0" w:color="auto"/>
                <w:left w:val="none" w:sz="0" w:space="0" w:color="auto"/>
                <w:bottom w:val="none" w:sz="0" w:space="0" w:color="auto"/>
                <w:right w:val="none" w:sz="0" w:space="0" w:color="auto"/>
              </w:divBdr>
            </w:div>
            <w:div w:id="730885119">
              <w:marLeft w:val="0"/>
              <w:marRight w:val="0"/>
              <w:marTop w:val="0"/>
              <w:marBottom w:val="0"/>
              <w:divBdr>
                <w:top w:val="none" w:sz="0" w:space="0" w:color="auto"/>
                <w:left w:val="none" w:sz="0" w:space="0" w:color="auto"/>
                <w:bottom w:val="none" w:sz="0" w:space="0" w:color="auto"/>
                <w:right w:val="none" w:sz="0" w:space="0" w:color="auto"/>
              </w:divBdr>
            </w:div>
            <w:div w:id="843086265">
              <w:marLeft w:val="0"/>
              <w:marRight w:val="0"/>
              <w:marTop w:val="0"/>
              <w:marBottom w:val="0"/>
              <w:divBdr>
                <w:top w:val="none" w:sz="0" w:space="0" w:color="auto"/>
                <w:left w:val="none" w:sz="0" w:space="0" w:color="auto"/>
                <w:bottom w:val="none" w:sz="0" w:space="0" w:color="auto"/>
                <w:right w:val="none" w:sz="0" w:space="0" w:color="auto"/>
              </w:divBdr>
            </w:div>
            <w:div w:id="1641692946">
              <w:marLeft w:val="0"/>
              <w:marRight w:val="0"/>
              <w:marTop w:val="0"/>
              <w:marBottom w:val="0"/>
              <w:divBdr>
                <w:top w:val="none" w:sz="0" w:space="0" w:color="auto"/>
                <w:left w:val="none" w:sz="0" w:space="0" w:color="auto"/>
                <w:bottom w:val="none" w:sz="0" w:space="0" w:color="auto"/>
                <w:right w:val="none" w:sz="0" w:space="0" w:color="auto"/>
              </w:divBdr>
            </w:div>
            <w:div w:id="770011147">
              <w:marLeft w:val="0"/>
              <w:marRight w:val="0"/>
              <w:marTop w:val="0"/>
              <w:marBottom w:val="0"/>
              <w:divBdr>
                <w:top w:val="none" w:sz="0" w:space="0" w:color="auto"/>
                <w:left w:val="none" w:sz="0" w:space="0" w:color="auto"/>
                <w:bottom w:val="none" w:sz="0" w:space="0" w:color="auto"/>
                <w:right w:val="none" w:sz="0" w:space="0" w:color="auto"/>
              </w:divBdr>
            </w:div>
            <w:div w:id="2056807014">
              <w:marLeft w:val="0"/>
              <w:marRight w:val="0"/>
              <w:marTop w:val="0"/>
              <w:marBottom w:val="0"/>
              <w:divBdr>
                <w:top w:val="none" w:sz="0" w:space="0" w:color="auto"/>
                <w:left w:val="none" w:sz="0" w:space="0" w:color="auto"/>
                <w:bottom w:val="none" w:sz="0" w:space="0" w:color="auto"/>
                <w:right w:val="none" w:sz="0" w:space="0" w:color="auto"/>
              </w:divBdr>
            </w:div>
            <w:div w:id="341398877">
              <w:marLeft w:val="0"/>
              <w:marRight w:val="0"/>
              <w:marTop w:val="0"/>
              <w:marBottom w:val="0"/>
              <w:divBdr>
                <w:top w:val="none" w:sz="0" w:space="0" w:color="auto"/>
                <w:left w:val="none" w:sz="0" w:space="0" w:color="auto"/>
                <w:bottom w:val="none" w:sz="0" w:space="0" w:color="auto"/>
                <w:right w:val="none" w:sz="0" w:space="0" w:color="auto"/>
              </w:divBdr>
            </w:div>
            <w:div w:id="2038659706">
              <w:marLeft w:val="0"/>
              <w:marRight w:val="0"/>
              <w:marTop w:val="0"/>
              <w:marBottom w:val="0"/>
              <w:divBdr>
                <w:top w:val="none" w:sz="0" w:space="0" w:color="auto"/>
                <w:left w:val="none" w:sz="0" w:space="0" w:color="auto"/>
                <w:bottom w:val="none" w:sz="0" w:space="0" w:color="auto"/>
                <w:right w:val="none" w:sz="0" w:space="0" w:color="auto"/>
              </w:divBdr>
            </w:div>
            <w:div w:id="1137533280">
              <w:marLeft w:val="0"/>
              <w:marRight w:val="0"/>
              <w:marTop w:val="0"/>
              <w:marBottom w:val="0"/>
              <w:divBdr>
                <w:top w:val="none" w:sz="0" w:space="0" w:color="auto"/>
                <w:left w:val="none" w:sz="0" w:space="0" w:color="auto"/>
                <w:bottom w:val="none" w:sz="0" w:space="0" w:color="auto"/>
                <w:right w:val="none" w:sz="0" w:space="0" w:color="auto"/>
              </w:divBdr>
            </w:div>
            <w:div w:id="871915343">
              <w:marLeft w:val="0"/>
              <w:marRight w:val="0"/>
              <w:marTop w:val="0"/>
              <w:marBottom w:val="0"/>
              <w:divBdr>
                <w:top w:val="none" w:sz="0" w:space="0" w:color="auto"/>
                <w:left w:val="none" w:sz="0" w:space="0" w:color="auto"/>
                <w:bottom w:val="none" w:sz="0" w:space="0" w:color="auto"/>
                <w:right w:val="none" w:sz="0" w:space="0" w:color="auto"/>
              </w:divBdr>
            </w:div>
            <w:div w:id="51471369">
              <w:marLeft w:val="0"/>
              <w:marRight w:val="0"/>
              <w:marTop w:val="0"/>
              <w:marBottom w:val="0"/>
              <w:divBdr>
                <w:top w:val="none" w:sz="0" w:space="0" w:color="auto"/>
                <w:left w:val="none" w:sz="0" w:space="0" w:color="auto"/>
                <w:bottom w:val="none" w:sz="0" w:space="0" w:color="auto"/>
                <w:right w:val="none" w:sz="0" w:space="0" w:color="auto"/>
              </w:divBdr>
            </w:div>
            <w:div w:id="1544055933">
              <w:marLeft w:val="0"/>
              <w:marRight w:val="0"/>
              <w:marTop w:val="0"/>
              <w:marBottom w:val="0"/>
              <w:divBdr>
                <w:top w:val="none" w:sz="0" w:space="0" w:color="auto"/>
                <w:left w:val="none" w:sz="0" w:space="0" w:color="auto"/>
                <w:bottom w:val="none" w:sz="0" w:space="0" w:color="auto"/>
                <w:right w:val="none" w:sz="0" w:space="0" w:color="auto"/>
              </w:divBdr>
            </w:div>
            <w:div w:id="426775433">
              <w:marLeft w:val="0"/>
              <w:marRight w:val="0"/>
              <w:marTop w:val="0"/>
              <w:marBottom w:val="0"/>
              <w:divBdr>
                <w:top w:val="none" w:sz="0" w:space="0" w:color="auto"/>
                <w:left w:val="none" w:sz="0" w:space="0" w:color="auto"/>
                <w:bottom w:val="none" w:sz="0" w:space="0" w:color="auto"/>
                <w:right w:val="none" w:sz="0" w:space="0" w:color="auto"/>
              </w:divBdr>
            </w:div>
            <w:div w:id="23136157">
              <w:marLeft w:val="0"/>
              <w:marRight w:val="0"/>
              <w:marTop w:val="0"/>
              <w:marBottom w:val="0"/>
              <w:divBdr>
                <w:top w:val="none" w:sz="0" w:space="0" w:color="auto"/>
                <w:left w:val="none" w:sz="0" w:space="0" w:color="auto"/>
                <w:bottom w:val="none" w:sz="0" w:space="0" w:color="auto"/>
                <w:right w:val="none" w:sz="0" w:space="0" w:color="auto"/>
              </w:divBdr>
            </w:div>
            <w:div w:id="324746607">
              <w:marLeft w:val="0"/>
              <w:marRight w:val="0"/>
              <w:marTop w:val="0"/>
              <w:marBottom w:val="0"/>
              <w:divBdr>
                <w:top w:val="none" w:sz="0" w:space="0" w:color="auto"/>
                <w:left w:val="none" w:sz="0" w:space="0" w:color="auto"/>
                <w:bottom w:val="none" w:sz="0" w:space="0" w:color="auto"/>
                <w:right w:val="none" w:sz="0" w:space="0" w:color="auto"/>
              </w:divBdr>
            </w:div>
            <w:div w:id="1440562351">
              <w:marLeft w:val="0"/>
              <w:marRight w:val="0"/>
              <w:marTop w:val="0"/>
              <w:marBottom w:val="0"/>
              <w:divBdr>
                <w:top w:val="none" w:sz="0" w:space="0" w:color="auto"/>
                <w:left w:val="none" w:sz="0" w:space="0" w:color="auto"/>
                <w:bottom w:val="none" w:sz="0" w:space="0" w:color="auto"/>
                <w:right w:val="none" w:sz="0" w:space="0" w:color="auto"/>
              </w:divBdr>
            </w:div>
            <w:div w:id="249435824">
              <w:marLeft w:val="0"/>
              <w:marRight w:val="0"/>
              <w:marTop w:val="0"/>
              <w:marBottom w:val="0"/>
              <w:divBdr>
                <w:top w:val="none" w:sz="0" w:space="0" w:color="auto"/>
                <w:left w:val="none" w:sz="0" w:space="0" w:color="auto"/>
                <w:bottom w:val="none" w:sz="0" w:space="0" w:color="auto"/>
                <w:right w:val="none" w:sz="0" w:space="0" w:color="auto"/>
              </w:divBdr>
            </w:div>
            <w:div w:id="1871137527">
              <w:marLeft w:val="0"/>
              <w:marRight w:val="0"/>
              <w:marTop w:val="0"/>
              <w:marBottom w:val="0"/>
              <w:divBdr>
                <w:top w:val="none" w:sz="0" w:space="0" w:color="auto"/>
                <w:left w:val="none" w:sz="0" w:space="0" w:color="auto"/>
                <w:bottom w:val="none" w:sz="0" w:space="0" w:color="auto"/>
                <w:right w:val="none" w:sz="0" w:space="0" w:color="auto"/>
              </w:divBdr>
            </w:div>
            <w:div w:id="302464843">
              <w:marLeft w:val="0"/>
              <w:marRight w:val="0"/>
              <w:marTop w:val="0"/>
              <w:marBottom w:val="0"/>
              <w:divBdr>
                <w:top w:val="none" w:sz="0" w:space="0" w:color="auto"/>
                <w:left w:val="none" w:sz="0" w:space="0" w:color="auto"/>
                <w:bottom w:val="none" w:sz="0" w:space="0" w:color="auto"/>
                <w:right w:val="none" w:sz="0" w:space="0" w:color="auto"/>
              </w:divBdr>
            </w:div>
            <w:div w:id="1141001444">
              <w:marLeft w:val="0"/>
              <w:marRight w:val="0"/>
              <w:marTop w:val="0"/>
              <w:marBottom w:val="0"/>
              <w:divBdr>
                <w:top w:val="none" w:sz="0" w:space="0" w:color="auto"/>
                <w:left w:val="none" w:sz="0" w:space="0" w:color="auto"/>
                <w:bottom w:val="none" w:sz="0" w:space="0" w:color="auto"/>
                <w:right w:val="none" w:sz="0" w:space="0" w:color="auto"/>
              </w:divBdr>
            </w:div>
            <w:div w:id="1438523154">
              <w:marLeft w:val="0"/>
              <w:marRight w:val="0"/>
              <w:marTop w:val="0"/>
              <w:marBottom w:val="0"/>
              <w:divBdr>
                <w:top w:val="none" w:sz="0" w:space="0" w:color="auto"/>
                <w:left w:val="none" w:sz="0" w:space="0" w:color="auto"/>
                <w:bottom w:val="none" w:sz="0" w:space="0" w:color="auto"/>
                <w:right w:val="none" w:sz="0" w:space="0" w:color="auto"/>
              </w:divBdr>
            </w:div>
            <w:div w:id="2033796472">
              <w:marLeft w:val="0"/>
              <w:marRight w:val="0"/>
              <w:marTop w:val="0"/>
              <w:marBottom w:val="0"/>
              <w:divBdr>
                <w:top w:val="none" w:sz="0" w:space="0" w:color="auto"/>
                <w:left w:val="none" w:sz="0" w:space="0" w:color="auto"/>
                <w:bottom w:val="none" w:sz="0" w:space="0" w:color="auto"/>
                <w:right w:val="none" w:sz="0" w:space="0" w:color="auto"/>
              </w:divBdr>
            </w:div>
            <w:div w:id="887230797">
              <w:marLeft w:val="0"/>
              <w:marRight w:val="0"/>
              <w:marTop w:val="0"/>
              <w:marBottom w:val="0"/>
              <w:divBdr>
                <w:top w:val="none" w:sz="0" w:space="0" w:color="auto"/>
                <w:left w:val="none" w:sz="0" w:space="0" w:color="auto"/>
                <w:bottom w:val="none" w:sz="0" w:space="0" w:color="auto"/>
                <w:right w:val="none" w:sz="0" w:space="0" w:color="auto"/>
              </w:divBdr>
            </w:div>
            <w:div w:id="969746134">
              <w:marLeft w:val="0"/>
              <w:marRight w:val="0"/>
              <w:marTop w:val="0"/>
              <w:marBottom w:val="0"/>
              <w:divBdr>
                <w:top w:val="none" w:sz="0" w:space="0" w:color="auto"/>
                <w:left w:val="none" w:sz="0" w:space="0" w:color="auto"/>
                <w:bottom w:val="none" w:sz="0" w:space="0" w:color="auto"/>
                <w:right w:val="none" w:sz="0" w:space="0" w:color="auto"/>
              </w:divBdr>
            </w:div>
            <w:div w:id="1671441181">
              <w:marLeft w:val="0"/>
              <w:marRight w:val="0"/>
              <w:marTop w:val="0"/>
              <w:marBottom w:val="0"/>
              <w:divBdr>
                <w:top w:val="none" w:sz="0" w:space="0" w:color="auto"/>
                <w:left w:val="none" w:sz="0" w:space="0" w:color="auto"/>
                <w:bottom w:val="none" w:sz="0" w:space="0" w:color="auto"/>
                <w:right w:val="none" w:sz="0" w:space="0" w:color="auto"/>
              </w:divBdr>
            </w:div>
            <w:div w:id="375659630">
              <w:marLeft w:val="0"/>
              <w:marRight w:val="0"/>
              <w:marTop w:val="0"/>
              <w:marBottom w:val="0"/>
              <w:divBdr>
                <w:top w:val="none" w:sz="0" w:space="0" w:color="auto"/>
                <w:left w:val="none" w:sz="0" w:space="0" w:color="auto"/>
                <w:bottom w:val="none" w:sz="0" w:space="0" w:color="auto"/>
                <w:right w:val="none" w:sz="0" w:space="0" w:color="auto"/>
              </w:divBdr>
            </w:div>
            <w:div w:id="1076779615">
              <w:marLeft w:val="0"/>
              <w:marRight w:val="0"/>
              <w:marTop w:val="0"/>
              <w:marBottom w:val="0"/>
              <w:divBdr>
                <w:top w:val="none" w:sz="0" w:space="0" w:color="auto"/>
                <w:left w:val="none" w:sz="0" w:space="0" w:color="auto"/>
                <w:bottom w:val="none" w:sz="0" w:space="0" w:color="auto"/>
                <w:right w:val="none" w:sz="0" w:space="0" w:color="auto"/>
              </w:divBdr>
            </w:div>
            <w:div w:id="329217203">
              <w:marLeft w:val="0"/>
              <w:marRight w:val="0"/>
              <w:marTop w:val="0"/>
              <w:marBottom w:val="0"/>
              <w:divBdr>
                <w:top w:val="none" w:sz="0" w:space="0" w:color="auto"/>
                <w:left w:val="none" w:sz="0" w:space="0" w:color="auto"/>
                <w:bottom w:val="none" w:sz="0" w:space="0" w:color="auto"/>
                <w:right w:val="none" w:sz="0" w:space="0" w:color="auto"/>
              </w:divBdr>
            </w:div>
            <w:div w:id="325985199">
              <w:marLeft w:val="0"/>
              <w:marRight w:val="0"/>
              <w:marTop w:val="0"/>
              <w:marBottom w:val="0"/>
              <w:divBdr>
                <w:top w:val="none" w:sz="0" w:space="0" w:color="auto"/>
                <w:left w:val="none" w:sz="0" w:space="0" w:color="auto"/>
                <w:bottom w:val="none" w:sz="0" w:space="0" w:color="auto"/>
                <w:right w:val="none" w:sz="0" w:space="0" w:color="auto"/>
              </w:divBdr>
            </w:div>
            <w:div w:id="17388747">
              <w:marLeft w:val="0"/>
              <w:marRight w:val="0"/>
              <w:marTop w:val="0"/>
              <w:marBottom w:val="0"/>
              <w:divBdr>
                <w:top w:val="none" w:sz="0" w:space="0" w:color="auto"/>
                <w:left w:val="none" w:sz="0" w:space="0" w:color="auto"/>
                <w:bottom w:val="none" w:sz="0" w:space="0" w:color="auto"/>
                <w:right w:val="none" w:sz="0" w:space="0" w:color="auto"/>
              </w:divBdr>
            </w:div>
            <w:div w:id="234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055">
      <w:bodyDiv w:val="1"/>
      <w:marLeft w:val="0"/>
      <w:marRight w:val="0"/>
      <w:marTop w:val="0"/>
      <w:marBottom w:val="0"/>
      <w:divBdr>
        <w:top w:val="none" w:sz="0" w:space="0" w:color="auto"/>
        <w:left w:val="none" w:sz="0" w:space="0" w:color="auto"/>
        <w:bottom w:val="none" w:sz="0" w:space="0" w:color="auto"/>
        <w:right w:val="none" w:sz="0" w:space="0" w:color="auto"/>
      </w:divBdr>
      <w:divsChild>
        <w:div w:id="2134861421">
          <w:marLeft w:val="0"/>
          <w:marRight w:val="720"/>
          <w:marTop w:val="0"/>
          <w:marBottom w:val="0"/>
          <w:divBdr>
            <w:top w:val="none" w:sz="0" w:space="0" w:color="auto"/>
            <w:left w:val="none" w:sz="0" w:space="0" w:color="auto"/>
            <w:bottom w:val="none" w:sz="0" w:space="0" w:color="auto"/>
            <w:right w:val="none" w:sz="0" w:space="0" w:color="auto"/>
          </w:divBdr>
        </w:div>
        <w:div w:id="27919260">
          <w:marLeft w:val="0"/>
          <w:marRight w:val="0"/>
          <w:marTop w:val="0"/>
          <w:marBottom w:val="0"/>
          <w:divBdr>
            <w:top w:val="none" w:sz="0" w:space="0" w:color="auto"/>
            <w:left w:val="none" w:sz="0" w:space="0" w:color="auto"/>
            <w:bottom w:val="none" w:sz="0" w:space="0" w:color="auto"/>
            <w:right w:val="none" w:sz="0" w:space="0" w:color="auto"/>
          </w:divBdr>
        </w:div>
      </w:divsChild>
    </w:div>
    <w:div w:id="163208514">
      <w:bodyDiv w:val="1"/>
      <w:marLeft w:val="0"/>
      <w:marRight w:val="0"/>
      <w:marTop w:val="0"/>
      <w:marBottom w:val="0"/>
      <w:divBdr>
        <w:top w:val="none" w:sz="0" w:space="0" w:color="auto"/>
        <w:left w:val="none" w:sz="0" w:space="0" w:color="auto"/>
        <w:bottom w:val="none" w:sz="0" w:space="0" w:color="auto"/>
        <w:right w:val="none" w:sz="0" w:space="0" w:color="auto"/>
      </w:divBdr>
      <w:divsChild>
        <w:div w:id="441262399">
          <w:marLeft w:val="0"/>
          <w:marRight w:val="0"/>
          <w:marTop w:val="0"/>
          <w:marBottom w:val="0"/>
          <w:divBdr>
            <w:top w:val="none" w:sz="0" w:space="0" w:color="auto"/>
            <w:left w:val="none" w:sz="0" w:space="0" w:color="auto"/>
            <w:bottom w:val="none" w:sz="0" w:space="0" w:color="auto"/>
            <w:right w:val="none" w:sz="0" w:space="0" w:color="auto"/>
          </w:divBdr>
          <w:divsChild>
            <w:div w:id="1712340022">
              <w:marLeft w:val="0"/>
              <w:marRight w:val="0"/>
              <w:marTop w:val="0"/>
              <w:marBottom w:val="0"/>
              <w:divBdr>
                <w:top w:val="none" w:sz="0" w:space="0" w:color="auto"/>
                <w:left w:val="none" w:sz="0" w:space="0" w:color="auto"/>
                <w:bottom w:val="none" w:sz="0" w:space="0" w:color="auto"/>
                <w:right w:val="none" w:sz="0" w:space="0" w:color="auto"/>
              </w:divBdr>
            </w:div>
            <w:div w:id="189417365">
              <w:marLeft w:val="0"/>
              <w:marRight w:val="0"/>
              <w:marTop w:val="0"/>
              <w:marBottom w:val="0"/>
              <w:divBdr>
                <w:top w:val="none" w:sz="0" w:space="0" w:color="auto"/>
                <w:left w:val="none" w:sz="0" w:space="0" w:color="auto"/>
                <w:bottom w:val="none" w:sz="0" w:space="0" w:color="auto"/>
                <w:right w:val="none" w:sz="0" w:space="0" w:color="auto"/>
              </w:divBdr>
            </w:div>
            <w:div w:id="752749635">
              <w:marLeft w:val="0"/>
              <w:marRight w:val="0"/>
              <w:marTop w:val="0"/>
              <w:marBottom w:val="0"/>
              <w:divBdr>
                <w:top w:val="none" w:sz="0" w:space="0" w:color="auto"/>
                <w:left w:val="none" w:sz="0" w:space="0" w:color="auto"/>
                <w:bottom w:val="none" w:sz="0" w:space="0" w:color="auto"/>
                <w:right w:val="none" w:sz="0" w:space="0" w:color="auto"/>
              </w:divBdr>
            </w:div>
            <w:div w:id="1604461940">
              <w:marLeft w:val="0"/>
              <w:marRight w:val="0"/>
              <w:marTop w:val="0"/>
              <w:marBottom w:val="0"/>
              <w:divBdr>
                <w:top w:val="none" w:sz="0" w:space="0" w:color="auto"/>
                <w:left w:val="none" w:sz="0" w:space="0" w:color="auto"/>
                <w:bottom w:val="none" w:sz="0" w:space="0" w:color="auto"/>
                <w:right w:val="none" w:sz="0" w:space="0" w:color="auto"/>
              </w:divBdr>
            </w:div>
            <w:div w:id="1855222895">
              <w:marLeft w:val="0"/>
              <w:marRight w:val="0"/>
              <w:marTop w:val="0"/>
              <w:marBottom w:val="0"/>
              <w:divBdr>
                <w:top w:val="none" w:sz="0" w:space="0" w:color="auto"/>
                <w:left w:val="none" w:sz="0" w:space="0" w:color="auto"/>
                <w:bottom w:val="none" w:sz="0" w:space="0" w:color="auto"/>
                <w:right w:val="none" w:sz="0" w:space="0" w:color="auto"/>
              </w:divBdr>
            </w:div>
            <w:div w:id="1844053205">
              <w:marLeft w:val="0"/>
              <w:marRight w:val="0"/>
              <w:marTop w:val="0"/>
              <w:marBottom w:val="0"/>
              <w:divBdr>
                <w:top w:val="none" w:sz="0" w:space="0" w:color="auto"/>
                <w:left w:val="none" w:sz="0" w:space="0" w:color="auto"/>
                <w:bottom w:val="none" w:sz="0" w:space="0" w:color="auto"/>
                <w:right w:val="none" w:sz="0" w:space="0" w:color="auto"/>
              </w:divBdr>
            </w:div>
            <w:div w:id="1924605370">
              <w:marLeft w:val="0"/>
              <w:marRight w:val="0"/>
              <w:marTop w:val="0"/>
              <w:marBottom w:val="0"/>
              <w:divBdr>
                <w:top w:val="none" w:sz="0" w:space="0" w:color="auto"/>
                <w:left w:val="none" w:sz="0" w:space="0" w:color="auto"/>
                <w:bottom w:val="none" w:sz="0" w:space="0" w:color="auto"/>
                <w:right w:val="none" w:sz="0" w:space="0" w:color="auto"/>
              </w:divBdr>
            </w:div>
            <w:div w:id="1551503218">
              <w:marLeft w:val="0"/>
              <w:marRight w:val="0"/>
              <w:marTop w:val="0"/>
              <w:marBottom w:val="0"/>
              <w:divBdr>
                <w:top w:val="none" w:sz="0" w:space="0" w:color="auto"/>
                <w:left w:val="none" w:sz="0" w:space="0" w:color="auto"/>
                <w:bottom w:val="none" w:sz="0" w:space="0" w:color="auto"/>
                <w:right w:val="none" w:sz="0" w:space="0" w:color="auto"/>
              </w:divBdr>
            </w:div>
            <w:div w:id="217864011">
              <w:marLeft w:val="0"/>
              <w:marRight w:val="0"/>
              <w:marTop w:val="0"/>
              <w:marBottom w:val="0"/>
              <w:divBdr>
                <w:top w:val="none" w:sz="0" w:space="0" w:color="auto"/>
                <w:left w:val="none" w:sz="0" w:space="0" w:color="auto"/>
                <w:bottom w:val="none" w:sz="0" w:space="0" w:color="auto"/>
                <w:right w:val="none" w:sz="0" w:space="0" w:color="auto"/>
              </w:divBdr>
            </w:div>
            <w:div w:id="2046830473">
              <w:marLeft w:val="0"/>
              <w:marRight w:val="0"/>
              <w:marTop w:val="0"/>
              <w:marBottom w:val="0"/>
              <w:divBdr>
                <w:top w:val="none" w:sz="0" w:space="0" w:color="auto"/>
                <w:left w:val="none" w:sz="0" w:space="0" w:color="auto"/>
                <w:bottom w:val="none" w:sz="0" w:space="0" w:color="auto"/>
                <w:right w:val="none" w:sz="0" w:space="0" w:color="auto"/>
              </w:divBdr>
            </w:div>
            <w:div w:id="1095589086">
              <w:marLeft w:val="0"/>
              <w:marRight w:val="0"/>
              <w:marTop w:val="0"/>
              <w:marBottom w:val="0"/>
              <w:divBdr>
                <w:top w:val="none" w:sz="0" w:space="0" w:color="auto"/>
                <w:left w:val="none" w:sz="0" w:space="0" w:color="auto"/>
                <w:bottom w:val="none" w:sz="0" w:space="0" w:color="auto"/>
                <w:right w:val="none" w:sz="0" w:space="0" w:color="auto"/>
              </w:divBdr>
            </w:div>
            <w:div w:id="1411654532">
              <w:marLeft w:val="0"/>
              <w:marRight w:val="0"/>
              <w:marTop w:val="0"/>
              <w:marBottom w:val="0"/>
              <w:divBdr>
                <w:top w:val="none" w:sz="0" w:space="0" w:color="auto"/>
                <w:left w:val="none" w:sz="0" w:space="0" w:color="auto"/>
                <w:bottom w:val="none" w:sz="0" w:space="0" w:color="auto"/>
                <w:right w:val="none" w:sz="0" w:space="0" w:color="auto"/>
              </w:divBdr>
            </w:div>
            <w:div w:id="484469524">
              <w:marLeft w:val="0"/>
              <w:marRight w:val="0"/>
              <w:marTop w:val="0"/>
              <w:marBottom w:val="0"/>
              <w:divBdr>
                <w:top w:val="none" w:sz="0" w:space="0" w:color="auto"/>
                <w:left w:val="none" w:sz="0" w:space="0" w:color="auto"/>
                <w:bottom w:val="none" w:sz="0" w:space="0" w:color="auto"/>
                <w:right w:val="none" w:sz="0" w:space="0" w:color="auto"/>
              </w:divBdr>
            </w:div>
            <w:div w:id="317155266">
              <w:marLeft w:val="0"/>
              <w:marRight w:val="0"/>
              <w:marTop w:val="0"/>
              <w:marBottom w:val="0"/>
              <w:divBdr>
                <w:top w:val="none" w:sz="0" w:space="0" w:color="auto"/>
                <w:left w:val="none" w:sz="0" w:space="0" w:color="auto"/>
                <w:bottom w:val="none" w:sz="0" w:space="0" w:color="auto"/>
                <w:right w:val="none" w:sz="0" w:space="0" w:color="auto"/>
              </w:divBdr>
            </w:div>
            <w:div w:id="372005150">
              <w:marLeft w:val="0"/>
              <w:marRight w:val="0"/>
              <w:marTop w:val="0"/>
              <w:marBottom w:val="0"/>
              <w:divBdr>
                <w:top w:val="none" w:sz="0" w:space="0" w:color="auto"/>
                <w:left w:val="none" w:sz="0" w:space="0" w:color="auto"/>
                <w:bottom w:val="none" w:sz="0" w:space="0" w:color="auto"/>
                <w:right w:val="none" w:sz="0" w:space="0" w:color="auto"/>
              </w:divBdr>
            </w:div>
            <w:div w:id="1835417607">
              <w:marLeft w:val="0"/>
              <w:marRight w:val="0"/>
              <w:marTop w:val="0"/>
              <w:marBottom w:val="0"/>
              <w:divBdr>
                <w:top w:val="none" w:sz="0" w:space="0" w:color="auto"/>
                <w:left w:val="none" w:sz="0" w:space="0" w:color="auto"/>
                <w:bottom w:val="none" w:sz="0" w:space="0" w:color="auto"/>
                <w:right w:val="none" w:sz="0" w:space="0" w:color="auto"/>
              </w:divBdr>
            </w:div>
            <w:div w:id="1703939712">
              <w:marLeft w:val="0"/>
              <w:marRight w:val="0"/>
              <w:marTop w:val="0"/>
              <w:marBottom w:val="0"/>
              <w:divBdr>
                <w:top w:val="none" w:sz="0" w:space="0" w:color="auto"/>
                <w:left w:val="none" w:sz="0" w:space="0" w:color="auto"/>
                <w:bottom w:val="none" w:sz="0" w:space="0" w:color="auto"/>
                <w:right w:val="none" w:sz="0" w:space="0" w:color="auto"/>
              </w:divBdr>
            </w:div>
            <w:div w:id="1477339467">
              <w:marLeft w:val="0"/>
              <w:marRight w:val="0"/>
              <w:marTop w:val="0"/>
              <w:marBottom w:val="0"/>
              <w:divBdr>
                <w:top w:val="none" w:sz="0" w:space="0" w:color="auto"/>
                <w:left w:val="none" w:sz="0" w:space="0" w:color="auto"/>
                <w:bottom w:val="none" w:sz="0" w:space="0" w:color="auto"/>
                <w:right w:val="none" w:sz="0" w:space="0" w:color="auto"/>
              </w:divBdr>
            </w:div>
            <w:div w:id="306280998">
              <w:marLeft w:val="0"/>
              <w:marRight w:val="0"/>
              <w:marTop w:val="0"/>
              <w:marBottom w:val="0"/>
              <w:divBdr>
                <w:top w:val="none" w:sz="0" w:space="0" w:color="auto"/>
                <w:left w:val="none" w:sz="0" w:space="0" w:color="auto"/>
                <w:bottom w:val="none" w:sz="0" w:space="0" w:color="auto"/>
                <w:right w:val="none" w:sz="0" w:space="0" w:color="auto"/>
              </w:divBdr>
            </w:div>
            <w:div w:id="1059093898">
              <w:marLeft w:val="0"/>
              <w:marRight w:val="0"/>
              <w:marTop w:val="0"/>
              <w:marBottom w:val="0"/>
              <w:divBdr>
                <w:top w:val="none" w:sz="0" w:space="0" w:color="auto"/>
                <w:left w:val="none" w:sz="0" w:space="0" w:color="auto"/>
                <w:bottom w:val="none" w:sz="0" w:space="0" w:color="auto"/>
                <w:right w:val="none" w:sz="0" w:space="0" w:color="auto"/>
              </w:divBdr>
            </w:div>
            <w:div w:id="1377588736">
              <w:marLeft w:val="0"/>
              <w:marRight w:val="0"/>
              <w:marTop w:val="0"/>
              <w:marBottom w:val="0"/>
              <w:divBdr>
                <w:top w:val="none" w:sz="0" w:space="0" w:color="auto"/>
                <w:left w:val="none" w:sz="0" w:space="0" w:color="auto"/>
                <w:bottom w:val="none" w:sz="0" w:space="0" w:color="auto"/>
                <w:right w:val="none" w:sz="0" w:space="0" w:color="auto"/>
              </w:divBdr>
            </w:div>
            <w:div w:id="1721979132">
              <w:marLeft w:val="0"/>
              <w:marRight w:val="0"/>
              <w:marTop w:val="0"/>
              <w:marBottom w:val="0"/>
              <w:divBdr>
                <w:top w:val="none" w:sz="0" w:space="0" w:color="auto"/>
                <w:left w:val="none" w:sz="0" w:space="0" w:color="auto"/>
                <w:bottom w:val="none" w:sz="0" w:space="0" w:color="auto"/>
                <w:right w:val="none" w:sz="0" w:space="0" w:color="auto"/>
              </w:divBdr>
            </w:div>
            <w:div w:id="84108938">
              <w:marLeft w:val="0"/>
              <w:marRight w:val="0"/>
              <w:marTop w:val="0"/>
              <w:marBottom w:val="0"/>
              <w:divBdr>
                <w:top w:val="none" w:sz="0" w:space="0" w:color="auto"/>
                <w:left w:val="none" w:sz="0" w:space="0" w:color="auto"/>
                <w:bottom w:val="none" w:sz="0" w:space="0" w:color="auto"/>
                <w:right w:val="none" w:sz="0" w:space="0" w:color="auto"/>
              </w:divBdr>
            </w:div>
            <w:div w:id="1394353304">
              <w:marLeft w:val="0"/>
              <w:marRight w:val="0"/>
              <w:marTop w:val="0"/>
              <w:marBottom w:val="0"/>
              <w:divBdr>
                <w:top w:val="none" w:sz="0" w:space="0" w:color="auto"/>
                <w:left w:val="none" w:sz="0" w:space="0" w:color="auto"/>
                <w:bottom w:val="none" w:sz="0" w:space="0" w:color="auto"/>
                <w:right w:val="none" w:sz="0" w:space="0" w:color="auto"/>
              </w:divBdr>
            </w:div>
            <w:div w:id="1839226417">
              <w:marLeft w:val="0"/>
              <w:marRight w:val="0"/>
              <w:marTop w:val="0"/>
              <w:marBottom w:val="0"/>
              <w:divBdr>
                <w:top w:val="none" w:sz="0" w:space="0" w:color="auto"/>
                <w:left w:val="none" w:sz="0" w:space="0" w:color="auto"/>
                <w:bottom w:val="none" w:sz="0" w:space="0" w:color="auto"/>
                <w:right w:val="none" w:sz="0" w:space="0" w:color="auto"/>
              </w:divBdr>
            </w:div>
            <w:div w:id="388115303">
              <w:marLeft w:val="0"/>
              <w:marRight w:val="0"/>
              <w:marTop w:val="0"/>
              <w:marBottom w:val="0"/>
              <w:divBdr>
                <w:top w:val="none" w:sz="0" w:space="0" w:color="auto"/>
                <w:left w:val="none" w:sz="0" w:space="0" w:color="auto"/>
                <w:bottom w:val="none" w:sz="0" w:space="0" w:color="auto"/>
                <w:right w:val="none" w:sz="0" w:space="0" w:color="auto"/>
              </w:divBdr>
            </w:div>
            <w:div w:id="854072687">
              <w:marLeft w:val="0"/>
              <w:marRight w:val="0"/>
              <w:marTop w:val="0"/>
              <w:marBottom w:val="0"/>
              <w:divBdr>
                <w:top w:val="none" w:sz="0" w:space="0" w:color="auto"/>
                <w:left w:val="none" w:sz="0" w:space="0" w:color="auto"/>
                <w:bottom w:val="none" w:sz="0" w:space="0" w:color="auto"/>
                <w:right w:val="none" w:sz="0" w:space="0" w:color="auto"/>
              </w:divBdr>
            </w:div>
            <w:div w:id="1150974425">
              <w:marLeft w:val="0"/>
              <w:marRight w:val="0"/>
              <w:marTop w:val="0"/>
              <w:marBottom w:val="0"/>
              <w:divBdr>
                <w:top w:val="none" w:sz="0" w:space="0" w:color="auto"/>
                <w:left w:val="none" w:sz="0" w:space="0" w:color="auto"/>
                <w:bottom w:val="none" w:sz="0" w:space="0" w:color="auto"/>
                <w:right w:val="none" w:sz="0" w:space="0" w:color="auto"/>
              </w:divBdr>
            </w:div>
            <w:div w:id="470443784">
              <w:marLeft w:val="0"/>
              <w:marRight w:val="0"/>
              <w:marTop w:val="0"/>
              <w:marBottom w:val="0"/>
              <w:divBdr>
                <w:top w:val="none" w:sz="0" w:space="0" w:color="auto"/>
                <w:left w:val="none" w:sz="0" w:space="0" w:color="auto"/>
                <w:bottom w:val="none" w:sz="0" w:space="0" w:color="auto"/>
                <w:right w:val="none" w:sz="0" w:space="0" w:color="auto"/>
              </w:divBdr>
            </w:div>
            <w:div w:id="881137506">
              <w:marLeft w:val="0"/>
              <w:marRight w:val="0"/>
              <w:marTop w:val="0"/>
              <w:marBottom w:val="0"/>
              <w:divBdr>
                <w:top w:val="none" w:sz="0" w:space="0" w:color="auto"/>
                <w:left w:val="none" w:sz="0" w:space="0" w:color="auto"/>
                <w:bottom w:val="none" w:sz="0" w:space="0" w:color="auto"/>
                <w:right w:val="none" w:sz="0" w:space="0" w:color="auto"/>
              </w:divBdr>
            </w:div>
            <w:div w:id="199367995">
              <w:marLeft w:val="0"/>
              <w:marRight w:val="0"/>
              <w:marTop w:val="0"/>
              <w:marBottom w:val="0"/>
              <w:divBdr>
                <w:top w:val="none" w:sz="0" w:space="0" w:color="auto"/>
                <w:left w:val="none" w:sz="0" w:space="0" w:color="auto"/>
                <w:bottom w:val="none" w:sz="0" w:space="0" w:color="auto"/>
                <w:right w:val="none" w:sz="0" w:space="0" w:color="auto"/>
              </w:divBdr>
            </w:div>
            <w:div w:id="2046441495">
              <w:marLeft w:val="0"/>
              <w:marRight w:val="0"/>
              <w:marTop w:val="0"/>
              <w:marBottom w:val="0"/>
              <w:divBdr>
                <w:top w:val="none" w:sz="0" w:space="0" w:color="auto"/>
                <w:left w:val="none" w:sz="0" w:space="0" w:color="auto"/>
                <w:bottom w:val="none" w:sz="0" w:space="0" w:color="auto"/>
                <w:right w:val="none" w:sz="0" w:space="0" w:color="auto"/>
              </w:divBdr>
            </w:div>
            <w:div w:id="1706177669">
              <w:marLeft w:val="0"/>
              <w:marRight w:val="0"/>
              <w:marTop w:val="0"/>
              <w:marBottom w:val="0"/>
              <w:divBdr>
                <w:top w:val="none" w:sz="0" w:space="0" w:color="auto"/>
                <w:left w:val="none" w:sz="0" w:space="0" w:color="auto"/>
                <w:bottom w:val="none" w:sz="0" w:space="0" w:color="auto"/>
                <w:right w:val="none" w:sz="0" w:space="0" w:color="auto"/>
              </w:divBdr>
            </w:div>
            <w:div w:id="1962573574">
              <w:marLeft w:val="0"/>
              <w:marRight w:val="0"/>
              <w:marTop w:val="0"/>
              <w:marBottom w:val="0"/>
              <w:divBdr>
                <w:top w:val="none" w:sz="0" w:space="0" w:color="auto"/>
                <w:left w:val="none" w:sz="0" w:space="0" w:color="auto"/>
                <w:bottom w:val="none" w:sz="0" w:space="0" w:color="auto"/>
                <w:right w:val="none" w:sz="0" w:space="0" w:color="auto"/>
              </w:divBdr>
            </w:div>
            <w:div w:id="1143736096">
              <w:marLeft w:val="0"/>
              <w:marRight w:val="0"/>
              <w:marTop w:val="0"/>
              <w:marBottom w:val="0"/>
              <w:divBdr>
                <w:top w:val="none" w:sz="0" w:space="0" w:color="auto"/>
                <w:left w:val="none" w:sz="0" w:space="0" w:color="auto"/>
                <w:bottom w:val="none" w:sz="0" w:space="0" w:color="auto"/>
                <w:right w:val="none" w:sz="0" w:space="0" w:color="auto"/>
              </w:divBdr>
            </w:div>
            <w:div w:id="1396004623">
              <w:marLeft w:val="0"/>
              <w:marRight w:val="0"/>
              <w:marTop w:val="0"/>
              <w:marBottom w:val="0"/>
              <w:divBdr>
                <w:top w:val="none" w:sz="0" w:space="0" w:color="auto"/>
                <w:left w:val="none" w:sz="0" w:space="0" w:color="auto"/>
                <w:bottom w:val="none" w:sz="0" w:space="0" w:color="auto"/>
                <w:right w:val="none" w:sz="0" w:space="0" w:color="auto"/>
              </w:divBdr>
            </w:div>
            <w:div w:id="76561484">
              <w:marLeft w:val="0"/>
              <w:marRight w:val="0"/>
              <w:marTop w:val="0"/>
              <w:marBottom w:val="0"/>
              <w:divBdr>
                <w:top w:val="none" w:sz="0" w:space="0" w:color="auto"/>
                <w:left w:val="none" w:sz="0" w:space="0" w:color="auto"/>
                <w:bottom w:val="none" w:sz="0" w:space="0" w:color="auto"/>
                <w:right w:val="none" w:sz="0" w:space="0" w:color="auto"/>
              </w:divBdr>
            </w:div>
            <w:div w:id="1528061171">
              <w:marLeft w:val="0"/>
              <w:marRight w:val="0"/>
              <w:marTop w:val="0"/>
              <w:marBottom w:val="0"/>
              <w:divBdr>
                <w:top w:val="none" w:sz="0" w:space="0" w:color="auto"/>
                <w:left w:val="none" w:sz="0" w:space="0" w:color="auto"/>
                <w:bottom w:val="none" w:sz="0" w:space="0" w:color="auto"/>
                <w:right w:val="none" w:sz="0" w:space="0" w:color="auto"/>
              </w:divBdr>
            </w:div>
            <w:div w:id="1937670051">
              <w:marLeft w:val="0"/>
              <w:marRight w:val="0"/>
              <w:marTop w:val="0"/>
              <w:marBottom w:val="0"/>
              <w:divBdr>
                <w:top w:val="none" w:sz="0" w:space="0" w:color="auto"/>
                <w:left w:val="none" w:sz="0" w:space="0" w:color="auto"/>
                <w:bottom w:val="none" w:sz="0" w:space="0" w:color="auto"/>
                <w:right w:val="none" w:sz="0" w:space="0" w:color="auto"/>
              </w:divBdr>
            </w:div>
            <w:div w:id="1109010031">
              <w:marLeft w:val="0"/>
              <w:marRight w:val="0"/>
              <w:marTop w:val="0"/>
              <w:marBottom w:val="0"/>
              <w:divBdr>
                <w:top w:val="none" w:sz="0" w:space="0" w:color="auto"/>
                <w:left w:val="none" w:sz="0" w:space="0" w:color="auto"/>
                <w:bottom w:val="none" w:sz="0" w:space="0" w:color="auto"/>
                <w:right w:val="none" w:sz="0" w:space="0" w:color="auto"/>
              </w:divBdr>
            </w:div>
            <w:div w:id="170071448">
              <w:marLeft w:val="0"/>
              <w:marRight w:val="0"/>
              <w:marTop w:val="0"/>
              <w:marBottom w:val="0"/>
              <w:divBdr>
                <w:top w:val="none" w:sz="0" w:space="0" w:color="auto"/>
                <w:left w:val="none" w:sz="0" w:space="0" w:color="auto"/>
                <w:bottom w:val="none" w:sz="0" w:space="0" w:color="auto"/>
                <w:right w:val="none" w:sz="0" w:space="0" w:color="auto"/>
              </w:divBdr>
            </w:div>
            <w:div w:id="1698002002">
              <w:marLeft w:val="0"/>
              <w:marRight w:val="0"/>
              <w:marTop w:val="0"/>
              <w:marBottom w:val="0"/>
              <w:divBdr>
                <w:top w:val="none" w:sz="0" w:space="0" w:color="auto"/>
                <w:left w:val="none" w:sz="0" w:space="0" w:color="auto"/>
                <w:bottom w:val="none" w:sz="0" w:space="0" w:color="auto"/>
                <w:right w:val="none" w:sz="0" w:space="0" w:color="auto"/>
              </w:divBdr>
            </w:div>
            <w:div w:id="645475343">
              <w:marLeft w:val="0"/>
              <w:marRight w:val="0"/>
              <w:marTop w:val="0"/>
              <w:marBottom w:val="0"/>
              <w:divBdr>
                <w:top w:val="none" w:sz="0" w:space="0" w:color="auto"/>
                <w:left w:val="none" w:sz="0" w:space="0" w:color="auto"/>
                <w:bottom w:val="none" w:sz="0" w:space="0" w:color="auto"/>
                <w:right w:val="none" w:sz="0" w:space="0" w:color="auto"/>
              </w:divBdr>
            </w:div>
            <w:div w:id="1355305638">
              <w:marLeft w:val="0"/>
              <w:marRight w:val="0"/>
              <w:marTop w:val="0"/>
              <w:marBottom w:val="0"/>
              <w:divBdr>
                <w:top w:val="none" w:sz="0" w:space="0" w:color="auto"/>
                <w:left w:val="none" w:sz="0" w:space="0" w:color="auto"/>
                <w:bottom w:val="none" w:sz="0" w:space="0" w:color="auto"/>
                <w:right w:val="none" w:sz="0" w:space="0" w:color="auto"/>
              </w:divBdr>
            </w:div>
            <w:div w:id="1152676578">
              <w:marLeft w:val="0"/>
              <w:marRight w:val="0"/>
              <w:marTop w:val="0"/>
              <w:marBottom w:val="0"/>
              <w:divBdr>
                <w:top w:val="none" w:sz="0" w:space="0" w:color="auto"/>
                <w:left w:val="none" w:sz="0" w:space="0" w:color="auto"/>
                <w:bottom w:val="none" w:sz="0" w:space="0" w:color="auto"/>
                <w:right w:val="none" w:sz="0" w:space="0" w:color="auto"/>
              </w:divBdr>
            </w:div>
            <w:div w:id="1869103632">
              <w:marLeft w:val="0"/>
              <w:marRight w:val="0"/>
              <w:marTop w:val="0"/>
              <w:marBottom w:val="0"/>
              <w:divBdr>
                <w:top w:val="none" w:sz="0" w:space="0" w:color="auto"/>
                <w:left w:val="none" w:sz="0" w:space="0" w:color="auto"/>
                <w:bottom w:val="none" w:sz="0" w:space="0" w:color="auto"/>
                <w:right w:val="none" w:sz="0" w:space="0" w:color="auto"/>
              </w:divBdr>
            </w:div>
            <w:div w:id="229971874">
              <w:marLeft w:val="0"/>
              <w:marRight w:val="0"/>
              <w:marTop w:val="0"/>
              <w:marBottom w:val="0"/>
              <w:divBdr>
                <w:top w:val="none" w:sz="0" w:space="0" w:color="auto"/>
                <w:left w:val="none" w:sz="0" w:space="0" w:color="auto"/>
                <w:bottom w:val="none" w:sz="0" w:space="0" w:color="auto"/>
                <w:right w:val="none" w:sz="0" w:space="0" w:color="auto"/>
              </w:divBdr>
            </w:div>
            <w:div w:id="570970837">
              <w:marLeft w:val="0"/>
              <w:marRight w:val="0"/>
              <w:marTop w:val="0"/>
              <w:marBottom w:val="0"/>
              <w:divBdr>
                <w:top w:val="none" w:sz="0" w:space="0" w:color="auto"/>
                <w:left w:val="none" w:sz="0" w:space="0" w:color="auto"/>
                <w:bottom w:val="none" w:sz="0" w:space="0" w:color="auto"/>
                <w:right w:val="none" w:sz="0" w:space="0" w:color="auto"/>
              </w:divBdr>
            </w:div>
            <w:div w:id="1385175714">
              <w:marLeft w:val="0"/>
              <w:marRight w:val="0"/>
              <w:marTop w:val="0"/>
              <w:marBottom w:val="0"/>
              <w:divBdr>
                <w:top w:val="none" w:sz="0" w:space="0" w:color="auto"/>
                <w:left w:val="none" w:sz="0" w:space="0" w:color="auto"/>
                <w:bottom w:val="none" w:sz="0" w:space="0" w:color="auto"/>
                <w:right w:val="none" w:sz="0" w:space="0" w:color="auto"/>
              </w:divBdr>
            </w:div>
            <w:div w:id="1229077066">
              <w:marLeft w:val="0"/>
              <w:marRight w:val="0"/>
              <w:marTop w:val="0"/>
              <w:marBottom w:val="0"/>
              <w:divBdr>
                <w:top w:val="none" w:sz="0" w:space="0" w:color="auto"/>
                <w:left w:val="none" w:sz="0" w:space="0" w:color="auto"/>
                <w:bottom w:val="none" w:sz="0" w:space="0" w:color="auto"/>
                <w:right w:val="none" w:sz="0" w:space="0" w:color="auto"/>
              </w:divBdr>
            </w:div>
            <w:div w:id="1306273887">
              <w:marLeft w:val="0"/>
              <w:marRight w:val="0"/>
              <w:marTop w:val="0"/>
              <w:marBottom w:val="0"/>
              <w:divBdr>
                <w:top w:val="none" w:sz="0" w:space="0" w:color="auto"/>
                <w:left w:val="none" w:sz="0" w:space="0" w:color="auto"/>
                <w:bottom w:val="none" w:sz="0" w:space="0" w:color="auto"/>
                <w:right w:val="none" w:sz="0" w:space="0" w:color="auto"/>
              </w:divBdr>
            </w:div>
            <w:div w:id="1655378691">
              <w:marLeft w:val="0"/>
              <w:marRight w:val="0"/>
              <w:marTop w:val="0"/>
              <w:marBottom w:val="0"/>
              <w:divBdr>
                <w:top w:val="none" w:sz="0" w:space="0" w:color="auto"/>
                <w:left w:val="none" w:sz="0" w:space="0" w:color="auto"/>
                <w:bottom w:val="none" w:sz="0" w:space="0" w:color="auto"/>
                <w:right w:val="none" w:sz="0" w:space="0" w:color="auto"/>
              </w:divBdr>
            </w:div>
            <w:div w:id="1910114586">
              <w:marLeft w:val="0"/>
              <w:marRight w:val="0"/>
              <w:marTop w:val="0"/>
              <w:marBottom w:val="0"/>
              <w:divBdr>
                <w:top w:val="none" w:sz="0" w:space="0" w:color="auto"/>
                <w:left w:val="none" w:sz="0" w:space="0" w:color="auto"/>
                <w:bottom w:val="none" w:sz="0" w:space="0" w:color="auto"/>
                <w:right w:val="none" w:sz="0" w:space="0" w:color="auto"/>
              </w:divBdr>
            </w:div>
            <w:div w:id="829948914">
              <w:marLeft w:val="0"/>
              <w:marRight w:val="0"/>
              <w:marTop w:val="0"/>
              <w:marBottom w:val="0"/>
              <w:divBdr>
                <w:top w:val="none" w:sz="0" w:space="0" w:color="auto"/>
                <w:left w:val="none" w:sz="0" w:space="0" w:color="auto"/>
                <w:bottom w:val="none" w:sz="0" w:space="0" w:color="auto"/>
                <w:right w:val="none" w:sz="0" w:space="0" w:color="auto"/>
              </w:divBdr>
            </w:div>
            <w:div w:id="1874540445">
              <w:marLeft w:val="0"/>
              <w:marRight w:val="0"/>
              <w:marTop w:val="0"/>
              <w:marBottom w:val="0"/>
              <w:divBdr>
                <w:top w:val="none" w:sz="0" w:space="0" w:color="auto"/>
                <w:left w:val="none" w:sz="0" w:space="0" w:color="auto"/>
                <w:bottom w:val="none" w:sz="0" w:space="0" w:color="auto"/>
                <w:right w:val="none" w:sz="0" w:space="0" w:color="auto"/>
              </w:divBdr>
            </w:div>
            <w:div w:id="171839087">
              <w:marLeft w:val="0"/>
              <w:marRight w:val="0"/>
              <w:marTop w:val="0"/>
              <w:marBottom w:val="0"/>
              <w:divBdr>
                <w:top w:val="none" w:sz="0" w:space="0" w:color="auto"/>
                <w:left w:val="none" w:sz="0" w:space="0" w:color="auto"/>
                <w:bottom w:val="none" w:sz="0" w:space="0" w:color="auto"/>
                <w:right w:val="none" w:sz="0" w:space="0" w:color="auto"/>
              </w:divBdr>
            </w:div>
            <w:div w:id="1080641251">
              <w:marLeft w:val="0"/>
              <w:marRight w:val="0"/>
              <w:marTop w:val="0"/>
              <w:marBottom w:val="0"/>
              <w:divBdr>
                <w:top w:val="none" w:sz="0" w:space="0" w:color="auto"/>
                <w:left w:val="none" w:sz="0" w:space="0" w:color="auto"/>
                <w:bottom w:val="none" w:sz="0" w:space="0" w:color="auto"/>
                <w:right w:val="none" w:sz="0" w:space="0" w:color="auto"/>
              </w:divBdr>
            </w:div>
            <w:div w:id="178158434">
              <w:marLeft w:val="0"/>
              <w:marRight w:val="0"/>
              <w:marTop w:val="0"/>
              <w:marBottom w:val="0"/>
              <w:divBdr>
                <w:top w:val="none" w:sz="0" w:space="0" w:color="auto"/>
                <w:left w:val="none" w:sz="0" w:space="0" w:color="auto"/>
                <w:bottom w:val="none" w:sz="0" w:space="0" w:color="auto"/>
                <w:right w:val="none" w:sz="0" w:space="0" w:color="auto"/>
              </w:divBdr>
            </w:div>
            <w:div w:id="2066370069">
              <w:marLeft w:val="0"/>
              <w:marRight w:val="0"/>
              <w:marTop w:val="0"/>
              <w:marBottom w:val="0"/>
              <w:divBdr>
                <w:top w:val="none" w:sz="0" w:space="0" w:color="auto"/>
                <w:left w:val="none" w:sz="0" w:space="0" w:color="auto"/>
                <w:bottom w:val="none" w:sz="0" w:space="0" w:color="auto"/>
                <w:right w:val="none" w:sz="0" w:space="0" w:color="auto"/>
              </w:divBdr>
            </w:div>
            <w:div w:id="604851640">
              <w:marLeft w:val="0"/>
              <w:marRight w:val="0"/>
              <w:marTop w:val="0"/>
              <w:marBottom w:val="0"/>
              <w:divBdr>
                <w:top w:val="none" w:sz="0" w:space="0" w:color="auto"/>
                <w:left w:val="none" w:sz="0" w:space="0" w:color="auto"/>
                <w:bottom w:val="none" w:sz="0" w:space="0" w:color="auto"/>
                <w:right w:val="none" w:sz="0" w:space="0" w:color="auto"/>
              </w:divBdr>
            </w:div>
            <w:div w:id="526254783">
              <w:marLeft w:val="0"/>
              <w:marRight w:val="0"/>
              <w:marTop w:val="0"/>
              <w:marBottom w:val="0"/>
              <w:divBdr>
                <w:top w:val="none" w:sz="0" w:space="0" w:color="auto"/>
                <w:left w:val="none" w:sz="0" w:space="0" w:color="auto"/>
                <w:bottom w:val="none" w:sz="0" w:space="0" w:color="auto"/>
                <w:right w:val="none" w:sz="0" w:space="0" w:color="auto"/>
              </w:divBdr>
            </w:div>
            <w:div w:id="1922105736">
              <w:marLeft w:val="0"/>
              <w:marRight w:val="0"/>
              <w:marTop w:val="0"/>
              <w:marBottom w:val="0"/>
              <w:divBdr>
                <w:top w:val="none" w:sz="0" w:space="0" w:color="auto"/>
                <w:left w:val="none" w:sz="0" w:space="0" w:color="auto"/>
                <w:bottom w:val="none" w:sz="0" w:space="0" w:color="auto"/>
                <w:right w:val="none" w:sz="0" w:space="0" w:color="auto"/>
              </w:divBdr>
            </w:div>
            <w:div w:id="956378348">
              <w:marLeft w:val="0"/>
              <w:marRight w:val="0"/>
              <w:marTop w:val="0"/>
              <w:marBottom w:val="0"/>
              <w:divBdr>
                <w:top w:val="none" w:sz="0" w:space="0" w:color="auto"/>
                <w:left w:val="none" w:sz="0" w:space="0" w:color="auto"/>
                <w:bottom w:val="none" w:sz="0" w:space="0" w:color="auto"/>
                <w:right w:val="none" w:sz="0" w:space="0" w:color="auto"/>
              </w:divBdr>
            </w:div>
            <w:div w:id="1785268132">
              <w:marLeft w:val="0"/>
              <w:marRight w:val="0"/>
              <w:marTop w:val="0"/>
              <w:marBottom w:val="0"/>
              <w:divBdr>
                <w:top w:val="none" w:sz="0" w:space="0" w:color="auto"/>
                <w:left w:val="none" w:sz="0" w:space="0" w:color="auto"/>
                <w:bottom w:val="none" w:sz="0" w:space="0" w:color="auto"/>
                <w:right w:val="none" w:sz="0" w:space="0" w:color="auto"/>
              </w:divBdr>
            </w:div>
            <w:div w:id="575474588">
              <w:marLeft w:val="0"/>
              <w:marRight w:val="0"/>
              <w:marTop w:val="0"/>
              <w:marBottom w:val="0"/>
              <w:divBdr>
                <w:top w:val="none" w:sz="0" w:space="0" w:color="auto"/>
                <w:left w:val="none" w:sz="0" w:space="0" w:color="auto"/>
                <w:bottom w:val="none" w:sz="0" w:space="0" w:color="auto"/>
                <w:right w:val="none" w:sz="0" w:space="0" w:color="auto"/>
              </w:divBdr>
            </w:div>
            <w:div w:id="2101102730">
              <w:marLeft w:val="0"/>
              <w:marRight w:val="0"/>
              <w:marTop w:val="0"/>
              <w:marBottom w:val="0"/>
              <w:divBdr>
                <w:top w:val="none" w:sz="0" w:space="0" w:color="auto"/>
                <w:left w:val="none" w:sz="0" w:space="0" w:color="auto"/>
                <w:bottom w:val="none" w:sz="0" w:space="0" w:color="auto"/>
                <w:right w:val="none" w:sz="0" w:space="0" w:color="auto"/>
              </w:divBdr>
            </w:div>
            <w:div w:id="1733113153">
              <w:marLeft w:val="0"/>
              <w:marRight w:val="0"/>
              <w:marTop w:val="0"/>
              <w:marBottom w:val="0"/>
              <w:divBdr>
                <w:top w:val="none" w:sz="0" w:space="0" w:color="auto"/>
                <w:left w:val="none" w:sz="0" w:space="0" w:color="auto"/>
                <w:bottom w:val="none" w:sz="0" w:space="0" w:color="auto"/>
                <w:right w:val="none" w:sz="0" w:space="0" w:color="auto"/>
              </w:divBdr>
            </w:div>
            <w:div w:id="80491267">
              <w:marLeft w:val="0"/>
              <w:marRight w:val="0"/>
              <w:marTop w:val="0"/>
              <w:marBottom w:val="0"/>
              <w:divBdr>
                <w:top w:val="none" w:sz="0" w:space="0" w:color="auto"/>
                <w:left w:val="none" w:sz="0" w:space="0" w:color="auto"/>
                <w:bottom w:val="none" w:sz="0" w:space="0" w:color="auto"/>
                <w:right w:val="none" w:sz="0" w:space="0" w:color="auto"/>
              </w:divBdr>
            </w:div>
            <w:div w:id="82265770">
              <w:marLeft w:val="0"/>
              <w:marRight w:val="0"/>
              <w:marTop w:val="0"/>
              <w:marBottom w:val="0"/>
              <w:divBdr>
                <w:top w:val="none" w:sz="0" w:space="0" w:color="auto"/>
                <w:left w:val="none" w:sz="0" w:space="0" w:color="auto"/>
                <w:bottom w:val="none" w:sz="0" w:space="0" w:color="auto"/>
                <w:right w:val="none" w:sz="0" w:space="0" w:color="auto"/>
              </w:divBdr>
            </w:div>
            <w:div w:id="1981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9278">
      <w:bodyDiv w:val="1"/>
      <w:marLeft w:val="0"/>
      <w:marRight w:val="0"/>
      <w:marTop w:val="0"/>
      <w:marBottom w:val="0"/>
      <w:divBdr>
        <w:top w:val="none" w:sz="0" w:space="0" w:color="auto"/>
        <w:left w:val="none" w:sz="0" w:space="0" w:color="auto"/>
        <w:bottom w:val="none" w:sz="0" w:space="0" w:color="auto"/>
        <w:right w:val="none" w:sz="0" w:space="0" w:color="auto"/>
      </w:divBdr>
      <w:divsChild>
        <w:div w:id="356273571">
          <w:marLeft w:val="0"/>
          <w:marRight w:val="0"/>
          <w:marTop w:val="0"/>
          <w:marBottom w:val="0"/>
          <w:divBdr>
            <w:top w:val="none" w:sz="0" w:space="0" w:color="auto"/>
            <w:left w:val="none" w:sz="0" w:space="0" w:color="auto"/>
            <w:bottom w:val="none" w:sz="0" w:space="0" w:color="auto"/>
            <w:right w:val="none" w:sz="0" w:space="0" w:color="auto"/>
          </w:divBdr>
          <w:divsChild>
            <w:div w:id="1388801197">
              <w:marLeft w:val="0"/>
              <w:marRight w:val="0"/>
              <w:marTop w:val="0"/>
              <w:marBottom w:val="0"/>
              <w:divBdr>
                <w:top w:val="none" w:sz="0" w:space="0" w:color="auto"/>
                <w:left w:val="none" w:sz="0" w:space="0" w:color="auto"/>
                <w:bottom w:val="none" w:sz="0" w:space="0" w:color="auto"/>
                <w:right w:val="none" w:sz="0" w:space="0" w:color="auto"/>
              </w:divBdr>
            </w:div>
            <w:div w:id="1669018294">
              <w:marLeft w:val="0"/>
              <w:marRight w:val="0"/>
              <w:marTop w:val="0"/>
              <w:marBottom w:val="0"/>
              <w:divBdr>
                <w:top w:val="none" w:sz="0" w:space="0" w:color="auto"/>
                <w:left w:val="none" w:sz="0" w:space="0" w:color="auto"/>
                <w:bottom w:val="none" w:sz="0" w:space="0" w:color="auto"/>
                <w:right w:val="none" w:sz="0" w:space="0" w:color="auto"/>
              </w:divBdr>
            </w:div>
            <w:div w:id="150407622">
              <w:marLeft w:val="0"/>
              <w:marRight w:val="0"/>
              <w:marTop w:val="0"/>
              <w:marBottom w:val="0"/>
              <w:divBdr>
                <w:top w:val="none" w:sz="0" w:space="0" w:color="auto"/>
                <w:left w:val="none" w:sz="0" w:space="0" w:color="auto"/>
                <w:bottom w:val="none" w:sz="0" w:space="0" w:color="auto"/>
                <w:right w:val="none" w:sz="0" w:space="0" w:color="auto"/>
              </w:divBdr>
            </w:div>
            <w:div w:id="1907373409">
              <w:marLeft w:val="0"/>
              <w:marRight w:val="0"/>
              <w:marTop w:val="0"/>
              <w:marBottom w:val="0"/>
              <w:divBdr>
                <w:top w:val="none" w:sz="0" w:space="0" w:color="auto"/>
                <w:left w:val="none" w:sz="0" w:space="0" w:color="auto"/>
                <w:bottom w:val="none" w:sz="0" w:space="0" w:color="auto"/>
                <w:right w:val="none" w:sz="0" w:space="0" w:color="auto"/>
              </w:divBdr>
            </w:div>
            <w:div w:id="1937515405">
              <w:marLeft w:val="0"/>
              <w:marRight w:val="0"/>
              <w:marTop w:val="0"/>
              <w:marBottom w:val="0"/>
              <w:divBdr>
                <w:top w:val="none" w:sz="0" w:space="0" w:color="auto"/>
                <w:left w:val="none" w:sz="0" w:space="0" w:color="auto"/>
                <w:bottom w:val="none" w:sz="0" w:space="0" w:color="auto"/>
                <w:right w:val="none" w:sz="0" w:space="0" w:color="auto"/>
              </w:divBdr>
            </w:div>
            <w:div w:id="1995639175">
              <w:marLeft w:val="0"/>
              <w:marRight w:val="0"/>
              <w:marTop w:val="0"/>
              <w:marBottom w:val="0"/>
              <w:divBdr>
                <w:top w:val="none" w:sz="0" w:space="0" w:color="auto"/>
                <w:left w:val="none" w:sz="0" w:space="0" w:color="auto"/>
                <w:bottom w:val="none" w:sz="0" w:space="0" w:color="auto"/>
                <w:right w:val="none" w:sz="0" w:space="0" w:color="auto"/>
              </w:divBdr>
            </w:div>
            <w:div w:id="2108189879">
              <w:marLeft w:val="0"/>
              <w:marRight w:val="0"/>
              <w:marTop w:val="0"/>
              <w:marBottom w:val="0"/>
              <w:divBdr>
                <w:top w:val="none" w:sz="0" w:space="0" w:color="auto"/>
                <w:left w:val="none" w:sz="0" w:space="0" w:color="auto"/>
                <w:bottom w:val="none" w:sz="0" w:space="0" w:color="auto"/>
                <w:right w:val="none" w:sz="0" w:space="0" w:color="auto"/>
              </w:divBdr>
            </w:div>
            <w:div w:id="1152676919">
              <w:marLeft w:val="0"/>
              <w:marRight w:val="0"/>
              <w:marTop w:val="0"/>
              <w:marBottom w:val="0"/>
              <w:divBdr>
                <w:top w:val="none" w:sz="0" w:space="0" w:color="auto"/>
                <w:left w:val="none" w:sz="0" w:space="0" w:color="auto"/>
                <w:bottom w:val="none" w:sz="0" w:space="0" w:color="auto"/>
                <w:right w:val="none" w:sz="0" w:space="0" w:color="auto"/>
              </w:divBdr>
            </w:div>
            <w:div w:id="172304339">
              <w:marLeft w:val="0"/>
              <w:marRight w:val="0"/>
              <w:marTop w:val="0"/>
              <w:marBottom w:val="0"/>
              <w:divBdr>
                <w:top w:val="none" w:sz="0" w:space="0" w:color="auto"/>
                <w:left w:val="none" w:sz="0" w:space="0" w:color="auto"/>
                <w:bottom w:val="none" w:sz="0" w:space="0" w:color="auto"/>
                <w:right w:val="none" w:sz="0" w:space="0" w:color="auto"/>
              </w:divBdr>
            </w:div>
            <w:div w:id="1659653660">
              <w:marLeft w:val="0"/>
              <w:marRight w:val="0"/>
              <w:marTop w:val="0"/>
              <w:marBottom w:val="0"/>
              <w:divBdr>
                <w:top w:val="none" w:sz="0" w:space="0" w:color="auto"/>
                <w:left w:val="none" w:sz="0" w:space="0" w:color="auto"/>
                <w:bottom w:val="none" w:sz="0" w:space="0" w:color="auto"/>
                <w:right w:val="none" w:sz="0" w:space="0" w:color="auto"/>
              </w:divBdr>
            </w:div>
            <w:div w:id="669871868">
              <w:marLeft w:val="0"/>
              <w:marRight w:val="0"/>
              <w:marTop w:val="0"/>
              <w:marBottom w:val="0"/>
              <w:divBdr>
                <w:top w:val="none" w:sz="0" w:space="0" w:color="auto"/>
                <w:left w:val="none" w:sz="0" w:space="0" w:color="auto"/>
                <w:bottom w:val="none" w:sz="0" w:space="0" w:color="auto"/>
                <w:right w:val="none" w:sz="0" w:space="0" w:color="auto"/>
              </w:divBdr>
            </w:div>
            <w:div w:id="1890454736">
              <w:marLeft w:val="0"/>
              <w:marRight w:val="0"/>
              <w:marTop w:val="0"/>
              <w:marBottom w:val="0"/>
              <w:divBdr>
                <w:top w:val="none" w:sz="0" w:space="0" w:color="auto"/>
                <w:left w:val="none" w:sz="0" w:space="0" w:color="auto"/>
                <w:bottom w:val="none" w:sz="0" w:space="0" w:color="auto"/>
                <w:right w:val="none" w:sz="0" w:space="0" w:color="auto"/>
              </w:divBdr>
            </w:div>
            <w:div w:id="557397385">
              <w:marLeft w:val="0"/>
              <w:marRight w:val="0"/>
              <w:marTop w:val="0"/>
              <w:marBottom w:val="0"/>
              <w:divBdr>
                <w:top w:val="none" w:sz="0" w:space="0" w:color="auto"/>
                <w:left w:val="none" w:sz="0" w:space="0" w:color="auto"/>
                <w:bottom w:val="none" w:sz="0" w:space="0" w:color="auto"/>
                <w:right w:val="none" w:sz="0" w:space="0" w:color="auto"/>
              </w:divBdr>
            </w:div>
            <w:div w:id="1817793418">
              <w:marLeft w:val="0"/>
              <w:marRight w:val="0"/>
              <w:marTop w:val="0"/>
              <w:marBottom w:val="0"/>
              <w:divBdr>
                <w:top w:val="none" w:sz="0" w:space="0" w:color="auto"/>
                <w:left w:val="none" w:sz="0" w:space="0" w:color="auto"/>
                <w:bottom w:val="none" w:sz="0" w:space="0" w:color="auto"/>
                <w:right w:val="none" w:sz="0" w:space="0" w:color="auto"/>
              </w:divBdr>
            </w:div>
            <w:div w:id="1752317449">
              <w:marLeft w:val="0"/>
              <w:marRight w:val="0"/>
              <w:marTop w:val="0"/>
              <w:marBottom w:val="0"/>
              <w:divBdr>
                <w:top w:val="none" w:sz="0" w:space="0" w:color="auto"/>
                <w:left w:val="none" w:sz="0" w:space="0" w:color="auto"/>
                <w:bottom w:val="none" w:sz="0" w:space="0" w:color="auto"/>
                <w:right w:val="none" w:sz="0" w:space="0" w:color="auto"/>
              </w:divBdr>
            </w:div>
            <w:div w:id="20282015">
              <w:marLeft w:val="0"/>
              <w:marRight w:val="0"/>
              <w:marTop w:val="0"/>
              <w:marBottom w:val="0"/>
              <w:divBdr>
                <w:top w:val="none" w:sz="0" w:space="0" w:color="auto"/>
                <w:left w:val="none" w:sz="0" w:space="0" w:color="auto"/>
                <w:bottom w:val="none" w:sz="0" w:space="0" w:color="auto"/>
                <w:right w:val="none" w:sz="0" w:space="0" w:color="auto"/>
              </w:divBdr>
            </w:div>
            <w:div w:id="1186479574">
              <w:marLeft w:val="0"/>
              <w:marRight w:val="0"/>
              <w:marTop w:val="0"/>
              <w:marBottom w:val="0"/>
              <w:divBdr>
                <w:top w:val="none" w:sz="0" w:space="0" w:color="auto"/>
                <w:left w:val="none" w:sz="0" w:space="0" w:color="auto"/>
                <w:bottom w:val="none" w:sz="0" w:space="0" w:color="auto"/>
                <w:right w:val="none" w:sz="0" w:space="0" w:color="auto"/>
              </w:divBdr>
            </w:div>
            <w:div w:id="1713648314">
              <w:marLeft w:val="0"/>
              <w:marRight w:val="0"/>
              <w:marTop w:val="0"/>
              <w:marBottom w:val="0"/>
              <w:divBdr>
                <w:top w:val="none" w:sz="0" w:space="0" w:color="auto"/>
                <w:left w:val="none" w:sz="0" w:space="0" w:color="auto"/>
                <w:bottom w:val="none" w:sz="0" w:space="0" w:color="auto"/>
                <w:right w:val="none" w:sz="0" w:space="0" w:color="auto"/>
              </w:divBdr>
            </w:div>
            <w:div w:id="325400927">
              <w:marLeft w:val="0"/>
              <w:marRight w:val="0"/>
              <w:marTop w:val="0"/>
              <w:marBottom w:val="0"/>
              <w:divBdr>
                <w:top w:val="none" w:sz="0" w:space="0" w:color="auto"/>
                <w:left w:val="none" w:sz="0" w:space="0" w:color="auto"/>
                <w:bottom w:val="none" w:sz="0" w:space="0" w:color="auto"/>
                <w:right w:val="none" w:sz="0" w:space="0" w:color="auto"/>
              </w:divBdr>
            </w:div>
            <w:div w:id="178007995">
              <w:marLeft w:val="0"/>
              <w:marRight w:val="0"/>
              <w:marTop w:val="0"/>
              <w:marBottom w:val="0"/>
              <w:divBdr>
                <w:top w:val="none" w:sz="0" w:space="0" w:color="auto"/>
                <w:left w:val="none" w:sz="0" w:space="0" w:color="auto"/>
                <w:bottom w:val="none" w:sz="0" w:space="0" w:color="auto"/>
                <w:right w:val="none" w:sz="0" w:space="0" w:color="auto"/>
              </w:divBdr>
            </w:div>
            <w:div w:id="984969750">
              <w:marLeft w:val="0"/>
              <w:marRight w:val="0"/>
              <w:marTop w:val="0"/>
              <w:marBottom w:val="0"/>
              <w:divBdr>
                <w:top w:val="none" w:sz="0" w:space="0" w:color="auto"/>
                <w:left w:val="none" w:sz="0" w:space="0" w:color="auto"/>
                <w:bottom w:val="none" w:sz="0" w:space="0" w:color="auto"/>
                <w:right w:val="none" w:sz="0" w:space="0" w:color="auto"/>
              </w:divBdr>
            </w:div>
            <w:div w:id="1760322277">
              <w:marLeft w:val="0"/>
              <w:marRight w:val="0"/>
              <w:marTop w:val="0"/>
              <w:marBottom w:val="0"/>
              <w:divBdr>
                <w:top w:val="none" w:sz="0" w:space="0" w:color="auto"/>
                <w:left w:val="none" w:sz="0" w:space="0" w:color="auto"/>
                <w:bottom w:val="none" w:sz="0" w:space="0" w:color="auto"/>
                <w:right w:val="none" w:sz="0" w:space="0" w:color="auto"/>
              </w:divBdr>
            </w:div>
            <w:div w:id="68619681">
              <w:marLeft w:val="0"/>
              <w:marRight w:val="0"/>
              <w:marTop w:val="0"/>
              <w:marBottom w:val="0"/>
              <w:divBdr>
                <w:top w:val="none" w:sz="0" w:space="0" w:color="auto"/>
                <w:left w:val="none" w:sz="0" w:space="0" w:color="auto"/>
                <w:bottom w:val="none" w:sz="0" w:space="0" w:color="auto"/>
                <w:right w:val="none" w:sz="0" w:space="0" w:color="auto"/>
              </w:divBdr>
            </w:div>
            <w:div w:id="1769423909">
              <w:marLeft w:val="0"/>
              <w:marRight w:val="0"/>
              <w:marTop w:val="0"/>
              <w:marBottom w:val="0"/>
              <w:divBdr>
                <w:top w:val="none" w:sz="0" w:space="0" w:color="auto"/>
                <w:left w:val="none" w:sz="0" w:space="0" w:color="auto"/>
                <w:bottom w:val="none" w:sz="0" w:space="0" w:color="auto"/>
                <w:right w:val="none" w:sz="0" w:space="0" w:color="auto"/>
              </w:divBdr>
            </w:div>
            <w:div w:id="1567182548">
              <w:marLeft w:val="0"/>
              <w:marRight w:val="0"/>
              <w:marTop w:val="0"/>
              <w:marBottom w:val="0"/>
              <w:divBdr>
                <w:top w:val="none" w:sz="0" w:space="0" w:color="auto"/>
                <w:left w:val="none" w:sz="0" w:space="0" w:color="auto"/>
                <w:bottom w:val="none" w:sz="0" w:space="0" w:color="auto"/>
                <w:right w:val="none" w:sz="0" w:space="0" w:color="auto"/>
              </w:divBdr>
            </w:div>
            <w:div w:id="1113792465">
              <w:marLeft w:val="0"/>
              <w:marRight w:val="0"/>
              <w:marTop w:val="0"/>
              <w:marBottom w:val="0"/>
              <w:divBdr>
                <w:top w:val="none" w:sz="0" w:space="0" w:color="auto"/>
                <w:left w:val="none" w:sz="0" w:space="0" w:color="auto"/>
                <w:bottom w:val="none" w:sz="0" w:space="0" w:color="auto"/>
                <w:right w:val="none" w:sz="0" w:space="0" w:color="auto"/>
              </w:divBdr>
            </w:div>
            <w:div w:id="369303401">
              <w:marLeft w:val="0"/>
              <w:marRight w:val="0"/>
              <w:marTop w:val="0"/>
              <w:marBottom w:val="0"/>
              <w:divBdr>
                <w:top w:val="none" w:sz="0" w:space="0" w:color="auto"/>
                <w:left w:val="none" w:sz="0" w:space="0" w:color="auto"/>
                <w:bottom w:val="none" w:sz="0" w:space="0" w:color="auto"/>
                <w:right w:val="none" w:sz="0" w:space="0" w:color="auto"/>
              </w:divBdr>
            </w:div>
            <w:div w:id="479231669">
              <w:marLeft w:val="0"/>
              <w:marRight w:val="0"/>
              <w:marTop w:val="0"/>
              <w:marBottom w:val="0"/>
              <w:divBdr>
                <w:top w:val="none" w:sz="0" w:space="0" w:color="auto"/>
                <w:left w:val="none" w:sz="0" w:space="0" w:color="auto"/>
                <w:bottom w:val="none" w:sz="0" w:space="0" w:color="auto"/>
                <w:right w:val="none" w:sz="0" w:space="0" w:color="auto"/>
              </w:divBdr>
            </w:div>
            <w:div w:id="299576916">
              <w:marLeft w:val="0"/>
              <w:marRight w:val="0"/>
              <w:marTop w:val="0"/>
              <w:marBottom w:val="0"/>
              <w:divBdr>
                <w:top w:val="none" w:sz="0" w:space="0" w:color="auto"/>
                <w:left w:val="none" w:sz="0" w:space="0" w:color="auto"/>
                <w:bottom w:val="none" w:sz="0" w:space="0" w:color="auto"/>
                <w:right w:val="none" w:sz="0" w:space="0" w:color="auto"/>
              </w:divBdr>
            </w:div>
            <w:div w:id="1632440487">
              <w:marLeft w:val="0"/>
              <w:marRight w:val="0"/>
              <w:marTop w:val="0"/>
              <w:marBottom w:val="0"/>
              <w:divBdr>
                <w:top w:val="none" w:sz="0" w:space="0" w:color="auto"/>
                <w:left w:val="none" w:sz="0" w:space="0" w:color="auto"/>
                <w:bottom w:val="none" w:sz="0" w:space="0" w:color="auto"/>
                <w:right w:val="none" w:sz="0" w:space="0" w:color="auto"/>
              </w:divBdr>
            </w:div>
            <w:div w:id="1673944079">
              <w:marLeft w:val="0"/>
              <w:marRight w:val="0"/>
              <w:marTop w:val="0"/>
              <w:marBottom w:val="0"/>
              <w:divBdr>
                <w:top w:val="none" w:sz="0" w:space="0" w:color="auto"/>
                <w:left w:val="none" w:sz="0" w:space="0" w:color="auto"/>
                <w:bottom w:val="none" w:sz="0" w:space="0" w:color="auto"/>
                <w:right w:val="none" w:sz="0" w:space="0" w:color="auto"/>
              </w:divBdr>
            </w:div>
            <w:div w:id="1464541459">
              <w:marLeft w:val="0"/>
              <w:marRight w:val="0"/>
              <w:marTop w:val="0"/>
              <w:marBottom w:val="0"/>
              <w:divBdr>
                <w:top w:val="none" w:sz="0" w:space="0" w:color="auto"/>
                <w:left w:val="none" w:sz="0" w:space="0" w:color="auto"/>
                <w:bottom w:val="none" w:sz="0" w:space="0" w:color="auto"/>
                <w:right w:val="none" w:sz="0" w:space="0" w:color="auto"/>
              </w:divBdr>
            </w:div>
            <w:div w:id="1653294553">
              <w:marLeft w:val="0"/>
              <w:marRight w:val="0"/>
              <w:marTop w:val="0"/>
              <w:marBottom w:val="0"/>
              <w:divBdr>
                <w:top w:val="none" w:sz="0" w:space="0" w:color="auto"/>
                <w:left w:val="none" w:sz="0" w:space="0" w:color="auto"/>
                <w:bottom w:val="none" w:sz="0" w:space="0" w:color="auto"/>
                <w:right w:val="none" w:sz="0" w:space="0" w:color="auto"/>
              </w:divBdr>
            </w:div>
            <w:div w:id="801844201">
              <w:marLeft w:val="0"/>
              <w:marRight w:val="0"/>
              <w:marTop w:val="0"/>
              <w:marBottom w:val="0"/>
              <w:divBdr>
                <w:top w:val="none" w:sz="0" w:space="0" w:color="auto"/>
                <w:left w:val="none" w:sz="0" w:space="0" w:color="auto"/>
                <w:bottom w:val="none" w:sz="0" w:space="0" w:color="auto"/>
                <w:right w:val="none" w:sz="0" w:space="0" w:color="auto"/>
              </w:divBdr>
            </w:div>
            <w:div w:id="599918985">
              <w:marLeft w:val="0"/>
              <w:marRight w:val="0"/>
              <w:marTop w:val="0"/>
              <w:marBottom w:val="0"/>
              <w:divBdr>
                <w:top w:val="none" w:sz="0" w:space="0" w:color="auto"/>
                <w:left w:val="none" w:sz="0" w:space="0" w:color="auto"/>
                <w:bottom w:val="none" w:sz="0" w:space="0" w:color="auto"/>
                <w:right w:val="none" w:sz="0" w:space="0" w:color="auto"/>
              </w:divBdr>
            </w:div>
            <w:div w:id="1459757329">
              <w:marLeft w:val="0"/>
              <w:marRight w:val="0"/>
              <w:marTop w:val="0"/>
              <w:marBottom w:val="0"/>
              <w:divBdr>
                <w:top w:val="none" w:sz="0" w:space="0" w:color="auto"/>
                <w:left w:val="none" w:sz="0" w:space="0" w:color="auto"/>
                <w:bottom w:val="none" w:sz="0" w:space="0" w:color="auto"/>
                <w:right w:val="none" w:sz="0" w:space="0" w:color="auto"/>
              </w:divBdr>
            </w:div>
            <w:div w:id="645739406">
              <w:marLeft w:val="0"/>
              <w:marRight w:val="0"/>
              <w:marTop w:val="0"/>
              <w:marBottom w:val="0"/>
              <w:divBdr>
                <w:top w:val="none" w:sz="0" w:space="0" w:color="auto"/>
                <w:left w:val="none" w:sz="0" w:space="0" w:color="auto"/>
                <w:bottom w:val="none" w:sz="0" w:space="0" w:color="auto"/>
                <w:right w:val="none" w:sz="0" w:space="0" w:color="auto"/>
              </w:divBdr>
            </w:div>
            <w:div w:id="1423142834">
              <w:marLeft w:val="0"/>
              <w:marRight w:val="0"/>
              <w:marTop w:val="0"/>
              <w:marBottom w:val="0"/>
              <w:divBdr>
                <w:top w:val="none" w:sz="0" w:space="0" w:color="auto"/>
                <w:left w:val="none" w:sz="0" w:space="0" w:color="auto"/>
                <w:bottom w:val="none" w:sz="0" w:space="0" w:color="auto"/>
                <w:right w:val="none" w:sz="0" w:space="0" w:color="auto"/>
              </w:divBdr>
            </w:div>
            <w:div w:id="507214757">
              <w:marLeft w:val="0"/>
              <w:marRight w:val="0"/>
              <w:marTop w:val="0"/>
              <w:marBottom w:val="0"/>
              <w:divBdr>
                <w:top w:val="none" w:sz="0" w:space="0" w:color="auto"/>
                <w:left w:val="none" w:sz="0" w:space="0" w:color="auto"/>
                <w:bottom w:val="none" w:sz="0" w:space="0" w:color="auto"/>
                <w:right w:val="none" w:sz="0" w:space="0" w:color="auto"/>
              </w:divBdr>
            </w:div>
            <w:div w:id="73551471">
              <w:marLeft w:val="0"/>
              <w:marRight w:val="0"/>
              <w:marTop w:val="0"/>
              <w:marBottom w:val="0"/>
              <w:divBdr>
                <w:top w:val="none" w:sz="0" w:space="0" w:color="auto"/>
                <w:left w:val="none" w:sz="0" w:space="0" w:color="auto"/>
                <w:bottom w:val="none" w:sz="0" w:space="0" w:color="auto"/>
                <w:right w:val="none" w:sz="0" w:space="0" w:color="auto"/>
              </w:divBdr>
            </w:div>
            <w:div w:id="601035104">
              <w:marLeft w:val="0"/>
              <w:marRight w:val="0"/>
              <w:marTop w:val="0"/>
              <w:marBottom w:val="0"/>
              <w:divBdr>
                <w:top w:val="none" w:sz="0" w:space="0" w:color="auto"/>
                <w:left w:val="none" w:sz="0" w:space="0" w:color="auto"/>
                <w:bottom w:val="none" w:sz="0" w:space="0" w:color="auto"/>
                <w:right w:val="none" w:sz="0" w:space="0" w:color="auto"/>
              </w:divBdr>
            </w:div>
            <w:div w:id="463815593">
              <w:marLeft w:val="0"/>
              <w:marRight w:val="0"/>
              <w:marTop w:val="0"/>
              <w:marBottom w:val="0"/>
              <w:divBdr>
                <w:top w:val="none" w:sz="0" w:space="0" w:color="auto"/>
                <w:left w:val="none" w:sz="0" w:space="0" w:color="auto"/>
                <w:bottom w:val="none" w:sz="0" w:space="0" w:color="auto"/>
                <w:right w:val="none" w:sz="0" w:space="0" w:color="auto"/>
              </w:divBdr>
            </w:div>
            <w:div w:id="944193421">
              <w:marLeft w:val="0"/>
              <w:marRight w:val="0"/>
              <w:marTop w:val="0"/>
              <w:marBottom w:val="0"/>
              <w:divBdr>
                <w:top w:val="none" w:sz="0" w:space="0" w:color="auto"/>
                <w:left w:val="none" w:sz="0" w:space="0" w:color="auto"/>
                <w:bottom w:val="none" w:sz="0" w:space="0" w:color="auto"/>
                <w:right w:val="none" w:sz="0" w:space="0" w:color="auto"/>
              </w:divBdr>
            </w:div>
            <w:div w:id="676928070">
              <w:marLeft w:val="0"/>
              <w:marRight w:val="0"/>
              <w:marTop w:val="0"/>
              <w:marBottom w:val="0"/>
              <w:divBdr>
                <w:top w:val="none" w:sz="0" w:space="0" w:color="auto"/>
                <w:left w:val="none" w:sz="0" w:space="0" w:color="auto"/>
                <w:bottom w:val="none" w:sz="0" w:space="0" w:color="auto"/>
                <w:right w:val="none" w:sz="0" w:space="0" w:color="auto"/>
              </w:divBdr>
            </w:div>
            <w:div w:id="2014991437">
              <w:marLeft w:val="0"/>
              <w:marRight w:val="0"/>
              <w:marTop w:val="0"/>
              <w:marBottom w:val="0"/>
              <w:divBdr>
                <w:top w:val="none" w:sz="0" w:space="0" w:color="auto"/>
                <w:left w:val="none" w:sz="0" w:space="0" w:color="auto"/>
                <w:bottom w:val="none" w:sz="0" w:space="0" w:color="auto"/>
                <w:right w:val="none" w:sz="0" w:space="0" w:color="auto"/>
              </w:divBdr>
            </w:div>
            <w:div w:id="916787257">
              <w:marLeft w:val="0"/>
              <w:marRight w:val="0"/>
              <w:marTop w:val="0"/>
              <w:marBottom w:val="0"/>
              <w:divBdr>
                <w:top w:val="none" w:sz="0" w:space="0" w:color="auto"/>
                <w:left w:val="none" w:sz="0" w:space="0" w:color="auto"/>
                <w:bottom w:val="none" w:sz="0" w:space="0" w:color="auto"/>
                <w:right w:val="none" w:sz="0" w:space="0" w:color="auto"/>
              </w:divBdr>
            </w:div>
            <w:div w:id="1976913621">
              <w:marLeft w:val="0"/>
              <w:marRight w:val="0"/>
              <w:marTop w:val="0"/>
              <w:marBottom w:val="0"/>
              <w:divBdr>
                <w:top w:val="none" w:sz="0" w:space="0" w:color="auto"/>
                <w:left w:val="none" w:sz="0" w:space="0" w:color="auto"/>
                <w:bottom w:val="none" w:sz="0" w:space="0" w:color="auto"/>
                <w:right w:val="none" w:sz="0" w:space="0" w:color="auto"/>
              </w:divBdr>
            </w:div>
            <w:div w:id="1940915227">
              <w:marLeft w:val="0"/>
              <w:marRight w:val="0"/>
              <w:marTop w:val="0"/>
              <w:marBottom w:val="0"/>
              <w:divBdr>
                <w:top w:val="none" w:sz="0" w:space="0" w:color="auto"/>
                <w:left w:val="none" w:sz="0" w:space="0" w:color="auto"/>
                <w:bottom w:val="none" w:sz="0" w:space="0" w:color="auto"/>
                <w:right w:val="none" w:sz="0" w:space="0" w:color="auto"/>
              </w:divBdr>
            </w:div>
            <w:div w:id="168832582">
              <w:marLeft w:val="0"/>
              <w:marRight w:val="0"/>
              <w:marTop w:val="0"/>
              <w:marBottom w:val="0"/>
              <w:divBdr>
                <w:top w:val="none" w:sz="0" w:space="0" w:color="auto"/>
                <w:left w:val="none" w:sz="0" w:space="0" w:color="auto"/>
                <w:bottom w:val="none" w:sz="0" w:space="0" w:color="auto"/>
                <w:right w:val="none" w:sz="0" w:space="0" w:color="auto"/>
              </w:divBdr>
            </w:div>
            <w:div w:id="1239050870">
              <w:marLeft w:val="0"/>
              <w:marRight w:val="0"/>
              <w:marTop w:val="0"/>
              <w:marBottom w:val="0"/>
              <w:divBdr>
                <w:top w:val="none" w:sz="0" w:space="0" w:color="auto"/>
                <w:left w:val="none" w:sz="0" w:space="0" w:color="auto"/>
                <w:bottom w:val="none" w:sz="0" w:space="0" w:color="auto"/>
                <w:right w:val="none" w:sz="0" w:space="0" w:color="auto"/>
              </w:divBdr>
            </w:div>
            <w:div w:id="1442841463">
              <w:marLeft w:val="0"/>
              <w:marRight w:val="0"/>
              <w:marTop w:val="0"/>
              <w:marBottom w:val="0"/>
              <w:divBdr>
                <w:top w:val="none" w:sz="0" w:space="0" w:color="auto"/>
                <w:left w:val="none" w:sz="0" w:space="0" w:color="auto"/>
                <w:bottom w:val="none" w:sz="0" w:space="0" w:color="auto"/>
                <w:right w:val="none" w:sz="0" w:space="0" w:color="auto"/>
              </w:divBdr>
            </w:div>
            <w:div w:id="1890409045">
              <w:marLeft w:val="0"/>
              <w:marRight w:val="0"/>
              <w:marTop w:val="0"/>
              <w:marBottom w:val="0"/>
              <w:divBdr>
                <w:top w:val="none" w:sz="0" w:space="0" w:color="auto"/>
                <w:left w:val="none" w:sz="0" w:space="0" w:color="auto"/>
                <w:bottom w:val="none" w:sz="0" w:space="0" w:color="auto"/>
                <w:right w:val="none" w:sz="0" w:space="0" w:color="auto"/>
              </w:divBdr>
            </w:div>
            <w:div w:id="583954305">
              <w:marLeft w:val="0"/>
              <w:marRight w:val="0"/>
              <w:marTop w:val="0"/>
              <w:marBottom w:val="0"/>
              <w:divBdr>
                <w:top w:val="none" w:sz="0" w:space="0" w:color="auto"/>
                <w:left w:val="none" w:sz="0" w:space="0" w:color="auto"/>
                <w:bottom w:val="none" w:sz="0" w:space="0" w:color="auto"/>
                <w:right w:val="none" w:sz="0" w:space="0" w:color="auto"/>
              </w:divBdr>
            </w:div>
            <w:div w:id="1272009797">
              <w:marLeft w:val="0"/>
              <w:marRight w:val="0"/>
              <w:marTop w:val="0"/>
              <w:marBottom w:val="0"/>
              <w:divBdr>
                <w:top w:val="none" w:sz="0" w:space="0" w:color="auto"/>
                <w:left w:val="none" w:sz="0" w:space="0" w:color="auto"/>
                <w:bottom w:val="none" w:sz="0" w:space="0" w:color="auto"/>
                <w:right w:val="none" w:sz="0" w:space="0" w:color="auto"/>
              </w:divBdr>
            </w:div>
            <w:div w:id="1986156297">
              <w:marLeft w:val="0"/>
              <w:marRight w:val="0"/>
              <w:marTop w:val="0"/>
              <w:marBottom w:val="0"/>
              <w:divBdr>
                <w:top w:val="none" w:sz="0" w:space="0" w:color="auto"/>
                <w:left w:val="none" w:sz="0" w:space="0" w:color="auto"/>
                <w:bottom w:val="none" w:sz="0" w:space="0" w:color="auto"/>
                <w:right w:val="none" w:sz="0" w:space="0" w:color="auto"/>
              </w:divBdr>
            </w:div>
            <w:div w:id="278463063">
              <w:marLeft w:val="0"/>
              <w:marRight w:val="0"/>
              <w:marTop w:val="0"/>
              <w:marBottom w:val="0"/>
              <w:divBdr>
                <w:top w:val="none" w:sz="0" w:space="0" w:color="auto"/>
                <w:left w:val="none" w:sz="0" w:space="0" w:color="auto"/>
                <w:bottom w:val="none" w:sz="0" w:space="0" w:color="auto"/>
                <w:right w:val="none" w:sz="0" w:space="0" w:color="auto"/>
              </w:divBdr>
            </w:div>
            <w:div w:id="1482430634">
              <w:marLeft w:val="0"/>
              <w:marRight w:val="0"/>
              <w:marTop w:val="0"/>
              <w:marBottom w:val="0"/>
              <w:divBdr>
                <w:top w:val="none" w:sz="0" w:space="0" w:color="auto"/>
                <w:left w:val="none" w:sz="0" w:space="0" w:color="auto"/>
                <w:bottom w:val="none" w:sz="0" w:space="0" w:color="auto"/>
                <w:right w:val="none" w:sz="0" w:space="0" w:color="auto"/>
              </w:divBdr>
            </w:div>
            <w:div w:id="940644384">
              <w:marLeft w:val="0"/>
              <w:marRight w:val="0"/>
              <w:marTop w:val="0"/>
              <w:marBottom w:val="0"/>
              <w:divBdr>
                <w:top w:val="none" w:sz="0" w:space="0" w:color="auto"/>
                <w:left w:val="none" w:sz="0" w:space="0" w:color="auto"/>
                <w:bottom w:val="none" w:sz="0" w:space="0" w:color="auto"/>
                <w:right w:val="none" w:sz="0" w:space="0" w:color="auto"/>
              </w:divBdr>
            </w:div>
            <w:div w:id="612978184">
              <w:marLeft w:val="0"/>
              <w:marRight w:val="0"/>
              <w:marTop w:val="0"/>
              <w:marBottom w:val="0"/>
              <w:divBdr>
                <w:top w:val="none" w:sz="0" w:space="0" w:color="auto"/>
                <w:left w:val="none" w:sz="0" w:space="0" w:color="auto"/>
                <w:bottom w:val="none" w:sz="0" w:space="0" w:color="auto"/>
                <w:right w:val="none" w:sz="0" w:space="0" w:color="auto"/>
              </w:divBdr>
            </w:div>
            <w:div w:id="571500460">
              <w:marLeft w:val="0"/>
              <w:marRight w:val="0"/>
              <w:marTop w:val="0"/>
              <w:marBottom w:val="0"/>
              <w:divBdr>
                <w:top w:val="none" w:sz="0" w:space="0" w:color="auto"/>
                <w:left w:val="none" w:sz="0" w:space="0" w:color="auto"/>
                <w:bottom w:val="none" w:sz="0" w:space="0" w:color="auto"/>
                <w:right w:val="none" w:sz="0" w:space="0" w:color="auto"/>
              </w:divBdr>
            </w:div>
            <w:div w:id="1457330255">
              <w:marLeft w:val="0"/>
              <w:marRight w:val="0"/>
              <w:marTop w:val="0"/>
              <w:marBottom w:val="0"/>
              <w:divBdr>
                <w:top w:val="none" w:sz="0" w:space="0" w:color="auto"/>
                <w:left w:val="none" w:sz="0" w:space="0" w:color="auto"/>
                <w:bottom w:val="none" w:sz="0" w:space="0" w:color="auto"/>
                <w:right w:val="none" w:sz="0" w:space="0" w:color="auto"/>
              </w:divBdr>
            </w:div>
            <w:div w:id="361170507">
              <w:marLeft w:val="0"/>
              <w:marRight w:val="0"/>
              <w:marTop w:val="0"/>
              <w:marBottom w:val="0"/>
              <w:divBdr>
                <w:top w:val="none" w:sz="0" w:space="0" w:color="auto"/>
                <w:left w:val="none" w:sz="0" w:space="0" w:color="auto"/>
                <w:bottom w:val="none" w:sz="0" w:space="0" w:color="auto"/>
                <w:right w:val="none" w:sz="0" w:space="0" w:color="auto"/>
              </w:divBdr>
            </w:div>
            <w:div w:id="126123944">
              <w:marLeft w:val="0"/>
              <w:marRight w:val="0"/>
              <w:marTop w:val="0"/>
              <w:marBottom w:val="0"/>
              <w:divBdr>
                <w:top w:val="none" w:sz="0" w:space="0" w:color="auto"/>
                <w:left w:val="none" w:sz="0" w:space="0" w:color="auto"/>
                <w:bottom w:val="none" w:sz="0" w:space="0" w:color="auto"/>
                <w:right w:val="none" w:sz="0" w:space="0" w:color="auto"/>
              </w:divBdr>
            </w:div>
            <w:div w:id="88695488">
              <w:marLeft w:val="0"/>
              <w:marRight w:val="0"/>
              <w:marTop w:val="0"/>
              <w:marBottom w:val="0"/>
              <w:divBdr>
                <w:top w:val="none" w:sz="0" w:space="0" w:color="auto"/>
                <w:left w:val="none" w:sz="0" w:space="0" w:color="auto"/>
                <w:bottom w:val="none" w:sz="0" w:space="0" w:color="auto"/>
                <w:right w:val="none" w:sz="0" w:space="0" w:color="auto"/>
              </w:divBdr>
            </w:div>
            <w:div w:id="224143153">
              <w:marLeft w:val="0"/>
              <w:marRight w:val="0"/>
              <w:marTop w:val="0"/>
              <w:marBottom w:val="0"/>
              <w:divBdr>
                <w:top w:val="none" w:sz="0" w:space="0" w:color="auto"/>
                <w:left w:val="none" w:sz="0" w:space="0" w:color="auto"/>
                <w:bottom w:val="none" w:sz="0" w:space="0" w:color="auto"/>
                <w:right w:val="none" w:sz="0" w:space="0" w:color="auto"/>
              </w:divBdr>
            </w:div>
            <w:div w:id="241378566">
              <w:marLeft w:val="0"/>
              <w:marRight w:val="0"/>
              <w:marTop w:val="0"/>
              <w:marBottom w:val="0"/>
              <w:divBdr>
                <w:top w:val="none" w:sz="0" w:space="0" w:color="auto"/>
                <w:left w:val="none" w:sz="0" w:space="0" w:color="auto"/>
                <w:bottom w:val="none" w:sz="0" w:space="0" w:color="auto"/>
                <w:right w:val="none" w:sz="0" w:space="0" w:color="auto"/>
              </w:divBdr>
            </w:div>
            <w:div w:id="1821996379">
              <w:marLeft w:val="0"/>
              <w:marRight w:val="0"/>
              <w:marTop w:val="0"/>
              <w:marBottom w:val="0"/>
              <w:divBdr>
                <w:top w:val="none" w:sz="0" w:space="0" w:color="auto"/>
                <w:left w:val="none" w:sz="0" w:space="0" w:color="auto"/>
                <w:bottom w:val="none" w:sz="0" w:space="0" w:color="auto"/>
                <w:right w:val="none" w:sz="0" w:space="0" w:color="auto"/>
              </w:divBdr>
            </w:div>
            <w:div w:id="1336180618">
              <w:marLeft w:val="0"/>
              <w:marRight w:val="0"/>
              <w:marTop w:val="0"/>
              <w:marBottom w:val="0"/>
              <w:divBdr>
                <w:top w:val="none" w:sz="0" w:space="0" w:color="auto"/>
                <w:left w:val="none" w:sz="0" w:space="0" w:color="auto"/>
                <w:bottom w:val="none" w:sz="0" w:space="0" w:color="auto"/>
                <w:right w:val="none" w:sz="0" w:space="0" w:color="auto"/>
              </w:divBdr>
            </w:div>
            <w:div w:id="57023633">
              <w:marLeft w:val="0"/>
              <w:marRight w:val="0"/>
              <w:marTop w:val="0"/>
              <w:marBottom w:val="0"/>
              <w:divBdr>
                <w:top w:val="none" w:sz="0" w:space="0" w:color="auto"/>
                <w:left w:val="none" w:sz="0" w:space="0" w:color="auto"/>
                <w:bottom w:val="none" w:sz="0" w:space="0" w:color="auto"/>
                <w:right w:val="none" w:sz="0" w:space="0" w:color="auto"/>
              </w:divBdr>
            </w:div>
            <w:div w:id="1785273780">
              <w:marLeft w:val="0"/>
              <w:marRight w:val="0"/>
              <w:marTop w:val="0"/>
              <w:marBottom w:val="0"/>
              <w:divBdr>
                <w:top w:val="none" w:sz="0" w:space="0" w:color="auto"/>
                <w:left w:val="none" w:sz="0" w:space="0" w:color="auto"/>
                <w:bottom w:val="none" w:sz="0" w:space="0" w:color="auto"/>
                <w:right w:val="none" w:sz="0" w:space="0" w:color="auto"/>
              </w:divBdr>
            </w:div>
            <w:div w:id="250507026">
              <w:marLeft w:val="0"/>
              <w:marRight w:val="0"/>
              <w:marTop w:val="0"/>
              <w:marBottom w:val="0"/>
              <w:divBdr>
                <w:top w:val="none" w:sz="0" w:space="0" w:color="auto"/>
                <w:left w:val="none" w:sz="0" w:space="0" w:color="auto"/>
                <w:bottom w:val="none" w:sz="0" w:space="0" w:color="auto"/>
                <w:right w:val="none" w:sz="0" w:space="0" w:color="auto"/>
              </w:divBdr>
            </w:div>
            <w:div w:id="662897699">
              <w:marLeft w:val="0"/>
              <w:marRight w:val="0"/>
              <w:marTop w:val="0"/>
              <w:marBottom w:val="0"/>
              <w:divBdr>
                <w:top w:val="none" w:sz="0" w:space="0" w:color="auto"/>
                <w:left w:val="none" w:sz="0" w:space="0" w:color="auto"/>
                <w:bottom w:val="none" w:sz="0" w:space="0" w:color="auto"/>
                <w:right w:val="none" w:sz="0" w:space="0" w:color="auto"/>
              </w:divBdr>
            </w:div>
            <w:div w:id="1299921890">
              <w:marLeft w:val="0"/>
              <w:marRight w:val="0"/>
              <w:marTop w:val="0"/>
              <w:marBottom w:val="0"/>
              <w:divBdr>
                <w:top w:val="none" w:sz="0" w:space="0" w:color="auto"/>
                <w:left w:val="none" w:sz="0" w:space="0" w:color="auto"/>
                <w:bottom w:val="none" w:sz="0" w:space="0" w:color="auto"/>
                <w:right w:val="none" w:sz="0" w:space="0" w:color="auto"/>
              </w:divBdr>
            </w:div>
            <w:div w:id="1531340296">
              <w:marLeft w:val="0"/>
              <w:marRight w:val="0"/>
              <w:marTop w:val="0"/>
              <w:marBottom w:val="0"/>
              <w:divBdr>
                <w:top w:val="none" w:sz="0" w:space="0" w:color="auto"/>
                <w:left w:val="none" w:sz="0" w:space="0" w:color="auto"/>
                <w:bottom w:val="none" w:sz="0" w:space="0" w:color="auto"/>
                <w:right w:val="none" w:sz="0" w:space="0" w:color="auto"/>
              </w:divBdr>
            </w:div>
            <w:div w:id="2044820897">
              <w:marLeft w:val="0"/>
              <w:marRight w:val="0"/>
              <w:marTop w:val="0"/>
              <w:marBottom w:val="0"/>
              <w:divBdr>
                <w:top w:val="none" w:sz="0" w:space="0" w:color="auto"/>
                <w:left w:val="none" w:sz="0" w:space="0" w:color="auto"/>
                <w:bottom w:val="none" w:sz="0" w:space="0" w:color="auto"/>
                <w:right w:val="none" w:sz="0" w:space="0" w:color="auto"/>
              </w:divBdr>
            </w:div>
            <w:div w:id="736173440">
              <w:marLeft w:val="0"/>
              <w:marRight w:val="0"/>
              <w:marTop w:val="0"/>
              <w:marBottom w:val="0"/>
              <w:divBdr>
                <w:top w:val="none" w:sz="0" w:space="0" w:color="auto"/>
                <w:left w:val="none" w:sz="0" w:space="0" w:color="auto"/>
                <w:bottom w:val="none" w:sz="0" w:space="0" w:color="auto"/>
                <w:right w:val="none" w:sz="0" w:space="0" w:color="auto"/>
              </w:divBdr>
            </w:div>
            <w:div w:id="903182346">
              <w:marLeft w:val="0"/>
              <w:marRight w:val="0"/>
              <w:marTop w:val="0"/>
              <w:marBottom w:val="0"/>
              <w:divBdr>
                <w:top w:val="none" w:sz="0" w:space="0" w:color="auto"/>
                <w:left w:val="none" w:sz="0" w:space="0" w:color="auto"/>
                <w:bottom w:val="none" w:sz="0" w:space="0" w:color="auto"/>
                <w:right w:val="none" w:sz="0" w:space="0" w:color="auto"/>
              </w:divBdr>
            </w:div>
            <w:div w:id="1377001739">
              <w:marLeft w:val="0"/>
              <w:marRight w:val="0"/>
              <w:marTop w:val="0"/>
              <w:marBottom w:val="0"/>
              <w:divBdr>
                <w:top w:val="none" w:sz="0" w:space="0" w:color="auto"/>
                <w:left w:val="none" w:sz="0" w:space="0" w:color="auto"/>
                <w:bottom w:val="none" w:sz="0" w:space="0" w:color="auto"/>
                <w:right w:val="none" w:sz="0" w:space="0" w:color="auto"/>
              </w:divBdr>
            </w:div>
            <w:div w:id="328483860">
              <w:marLeft w:val="0"/>
              <w:marRight w:val="0"/>
              <w:marTop w:val="0"/>
              <w:marBottom w:val="0"/>
              <w:divBdr>
                <w:top w:val="none" w:sz="0" w:space="0" w:color="auto"/>
                <w:left w:val="none" w:sz="0" w:space="0" w:color="auto"/>
                <w:bottom w:val="none" w:sz="0" w:space="0" w:color="auto"/>
                <w:right w:val="none" w:sz="0" w:space="0" w:color="auto"/>
              </w:divBdr>
            </w:div>
            <w:div w:id="1404060641">
              <w:marLeft w:val="0"/>
              <w:marRight w:val="0"/>
              <w:marTop w:val="0"/>
              <w:marBottom w:val="0"/>
              <w:divBdr>
                <w:top w:val="none" w:sz="0" w:space="0" w:color="auto"/>
                <w:left w:val="none" w:sz="0" w:space="0" w:color="auto"/>
                <w:bottom w:val="none" w:sz="0" w:space="0" w:color="auto"/>
                <w:right w:val="none" w:sz="0" w:space="0" w:color="auto"/>
              </w:divBdr>
            </w:div>
            <w:div w:id="520625875">
              <w:marLeft w:val="0"/>
              <w:marRight w:val="0"/>
              <w:marTop w:val="0"/>
              <w:marBottom w:val="0"/>
              <w:divBdr>
                <w:top w:val="none" w:sz="0" w:space="0" w:color="auto"/>
                <w:left w:val="none" w:sz="0" w:space="0" w:color="auto"/>
                <w:bottom w:val="none" w:sz="0" w:space="0" w:color="auto"/>
                <w:right w:val="none" w:sz="0" w:space="0" w:color="auto"/>
              </w:divBdr>
            </w:div>
            <w:div w:id="535124049">
              <w:marLeft w:val="0"/>
              <w:marRight w:val="0"/>
              <w:marTop w:val="0"/>
              <w:marBottom w:val="0"/>
              <w:divBdr>
                <w:top w:val="none" w:sz="0" w:space="0" w:color="auto"/>
                <w:left w:val="none" w:sz="0" w:space="0" w:color="auto"/>
                <w:bottom w:val="none" w:sz="0" w:space="0" w:color="auto"/>
                <w:right w:val="none" w:sz="0" w:space="0" w:color="auto"/>
              </w:divBdr>
            </w:div>
            <w:div w:id="1278220845">
              <w:marLeft w:val="0"/>
              <w:marRight w:val="0"/>
              <w:marTop w:val="0"/>
              <w:marBottom w:val="0"/>
              <w:divBdr>
                <w:top w:val="none" w:sz="0" w:space="0" w:color="auto"/>
                <w:left w:val="none" w:sz="0" w:space="0" w:color="auto"/>
                <w:bottom w:val="none" w:sz="0" w:space="0" w:color="auto"/>
                <w:right w:val="none" w:sz="0" w:space="0" w:color="auto"/>
              </w:divBdr>
            </w:div>
            <w:div w:id="891966834">
              <w:marLeft w:val="0"/>
              <w:marRight w:val="0"/>
              <w:marTop w:val="0"/>
              <w:marBottom w:val="0"/>
              <w:divBdr>
                <w:top w:val="none" w:sz="0" w:space="0" w:color="auto"/>
                <w:left w:val="none" w:sz="0" w:space="0" w:color="auto"/>
                <w:bottom w:val="none" w:sz="0" w:space="0" w:color="auto"/>
                <w:right w:val="none" w:sz="0" w:space="0" w:color="auto"/>
              </w:divBdr>
            </w:div>
            <w:div w:id="149829561">
              <w:marLeft w:val="0"/>
              <w:marRight w:val="0"/>
              <w:marTop w:val="0"/>
              <w:marBottom w:val="0"/>
              <w:divBdr>
                <w:top w:val="none" w:sz="0" w:space="0" w:color="auto"/>
                <w:left w:val="none" w:sz="0" w:space="0" w:color="auto"/>
                <w:bottom w:val="none" w:sz="0" w:space="0" w:color="auto"/>
                <w:right w:val="none" w:sz="0" w:space="0" w:color="auto"/>
              </w:divBdr>
            </w:div>
            <w:div w:id="1380014922">
              <w:marLeft w:val="0"/>
              <w:marRight w:val="0"/>
              <w:marTop w:val="0"/>
              <w:marBottom w:val="0"/>
              <w:divBdr>
                <w:top w:val="none" w:sz="0" w:space="0" w:color="auto"/>
                <w:left w:val="none" w:sz="0" w:space="0" w:color="auto"/>
                <w:bottom w:val="none" w:sz="0" w:space="0" w:color="auto"/>
                <w:right w:val="none" w:sz="0" w:space="0" w:color="auto"/>
              </w:divBdr>
            </w:div>
            <w:div w:id="1476678819">
              <w:marLeft w:val="0"/>
              <w:marRight w:val="0"/>
              <w:marTop w:val="0"/>
              <w:marBottom w:val="0"/>
              <w:divBdr>
                <w:top w:val="none" w:sz="0" w:space="0" w:color="auto"/>
                <w:left w:val="none" w:sz="0" w:space="0" w:color="auto"/>
                <w:bottom w:val="none" w:sz="0" w:space="0" w:color="auto"/>
                <w:right w:val="none" w:sz="0" w:space="0" w:color="auto"/>
              </w:divBdr>
            </w:div>
            <w:div w:id="222452780">
              <w:marLeft w:val="0"/>
              <w:marRight w:val="0"/>
              <w:marTop w:val="0"/>
              <w:marBottom w:val="0"/>
              <w:divBdr>
                <w:top w:val="none" w:sz="0" w:space="0" w:color="auto"/>
                <w:left w:val="none" w:sz="0" w:space="0" w:color="auto"/>
                <w:bottom w:val="none" w:sz="0" w:space="0" w:color="auto"/>
                <w:right w:val="none" w:sz="0" w:space="0" w:color="auto"/>
              </w:divBdr>
            </w:div>
            <w:div w:id="815955817">
              <w:marLeft w:val="0"/>
              <w:marRight w:val="0"/>
              <w:marTop w:val="0"/>
              <w:marBottom w:val="0"/>
              <w:divBdr>
                <w:top w:val="none" w:sz="0" w:space="0" w:color="auto"/>
                <w:left w:val="none" w:sz="0" w:space="0" w:color="auto"/>
                <w:bottom w:val="none" w:sz="0" w:space="0" w:color="auto"/>
                <w:right w:val="none" w:sz="0" w:space="0" w:color="auto"/>
              </w:divBdr>
            </w:div>
            <w:div w:id="276835652">
              <w:marLeft w:val="0"/>
              <w:marRight w:val="0"/>
              <w:marTop w:val="0"/>
              <w:marBottom w:val="0"/>
              <w:divBdr>
                <w:top w:val="none" w:sz="0" w:space="0" w:color="auto"/>
                <w:left w:val="none" w:sz="0" w:space="0" w:color="auto"/>
                <w:bottom w:val="none" w:sz="0" w:space="0" w:color="auto"/>
                <w:right w:val="none" w:sz="0" w:space="0" w:color="auto"/>
              </w:divBdr>
            </w:div>
            <w:div w:id="402722810">
              <w:marLeft w:val="0"/>
              <w:marRight w:val="0"/>
              <w:marTop w:val="0"/>
              <w:marBottom w:val="0"/>
              <w:divBdr>
                <w:top w:val="none" w:sz="0" w:space="0" w:color="auto"/>
                <w:left w:val="none" w:sz="0" w:space="0" w:color="auto"/>
                <w:bottom w:val="none" w:sz="0" w:space="0" w:color="auto"/>
                <w:right w:val="none" w:sz="0" w:space="0" w:color="auto"/>
              </w:divBdr>
            </w:div>
            <w:div w:id="1824663258">
              <w:marLeft w:val="0"/>
              <w:marRight w:val="0"/>
              <w:marTop w:val="0"/>
              <w:marBottom w:val="0"/>
              <w:divBdr>
                <w:top w:val="none" w:sz="0" w:space="0" w:color="auto"/>
                <w:left w:val="none" w:sz="0" w:space="0" w:color="auto"/>
                <w:bottom w:val="none" w:sz="0" w:space="0" w:color="auto"/>
                <w:right w:val="none" w:sz="0" w:space="0" w:color="auto"/>
              </w:divBdr>
            </w:div>
            <w:div w:id="531382101">
              <w:marLeft w:val="0"/>
              <w:marRight w:val="0"/>
              <w:marTop w:val="0"/>
              <w:marBottom w:val="0"/>
              <w:divBdr>
                <w:top w:val="none" w:sz="0" w:space="0" w:color="auto"/>
                <w:left w:val="none" w:sz="0" w:space="0" w:color="auto"/>
                <w:bottom w:val="none" w:sz="0" w:space="0" w:color="auto"/>
                <w:right w:val="none" w:sz="0" w:space="0" w:color="auto"/>
              </w:divBdr>
            </w:div>
            <w:div w:id="1227373597">
              <w:marLeft w:val="0"/>
              <w:marRight w:val="0"/>
              <w:marTop w:val="0"/>
              <w:marBottom w:val="0"/>
              <w:divBdr>
                <w:top w:val="none" w:sz="0" w:space="0" w:color="auto"/>
                <w:left w:val="none" w:sz="0" w:space="0" w:color="auto"/>
                <w:bottom w:val="none" w:sz="0" w:space="0" w:color="auto"/>
                <w:right w:val="none" w:sz="0" w:space="0" w:color="auto"/>
              </w:divBdr>
            </w:div>
            <w:div w:id="1362319741">
              <w:marLeft w:val="0"/>
              <w:marRight w:val="0"/>
              <w:marTop w:val="0"/>
              <w:marBottom w:val="0"/>
              <w:divBdr>
                <w:top w:val="none" w:sz="0" w:space="0" w:color="auto"/>
                <w:left w:val="none" w:sz="0" w:space="0" w:color="auto"/>
                <w:bottom w:val="none" w:sz="0" w:space="0" w:color="auto"/>
                <w:right w:val="none" w:sz="0" w:space="0" w:color="auto"/>
              </w:divBdr>
            </w:div>
            <w:div w:id="780228873">
              <w:marLeft w:val="0"/>
              <w:marRight w:val="0"/>
              <w:marTop w:val="0"/>
              <w:marBottom w:val="0"/>
              <w:divBdr>
                <w:top w:val="none" w:sz="0" w:space="0" w:color="auto"/>
                <w:left w:val="none" w:sz="0" w:space="0" w:color="auto"/>
                <w:bottom w:val="none" w:sz="0" w:space="0" w:color="auto"/>
                <w:right w:val="none" w:sz="0" w:space="0" w:color="auto"/>
              </w:divBdr>
            </w:div>
            <w:div w:id="1559897174">
              <w:marLeft w:val="0"/>
              <w:marRight w:val="0"/>
              <w:marTop w:val="0"/>
              <w:marBottom w:val="0"/>
              <w:divBdr>
                <w:top w:val="none" w:sz="0" w:space="0" w:color="auto"/>
                <w:left w:val="none" w:sz="0" w:space="0" w:color="auto"/>
                <w:bottom w:val="none" w:sz="0" w:space="0" w:color="auto"/>
                <w:right w:val="none" w:sz="0" w:space="0" w:color="auto"/>
              </w:divBdr>
            </w:div>
            <w:div w:id="418792954">
              <w:marLeft w:val="0"/>
              <w:marRight w:val="0"/>
              <w:marTop w:val="0"/>
              <w:marBottom w:val="0"/>
              <w:divBdr>
                <w:top w:val="none" w:sz="0" w:space="0" w:color="auto"/>
                <w:left w:val="none" w:sz="0" w:space="0" w:color="auto"/>
                <w:bottom w:val="none" w:sz="0" w:space="0" w:color="auto"/>
                <w:right w:val="none" w:sz="0" w:space="0" w:color="auto"/>
              </w:divBdr>
            </w:div>
            <w:div w:id="339815204">
              <w:marLeft w:val="0"/>
              <w:marRight w:val="0"/>
              <w:marTop w:val="0"/>
              <w:marBottom w:val="0"/>
              <w:divBdr>
                <w:top w:val="none" w:sz="0" w:space="0" w:color="auto"/>
                <w:left w:val="none" w:sz="0" w:space="0" w:color="auto"/>
                <w:bottom w:val="none" w:sz="0" w:space="0" w:color="auto"/>
                <w:right w:val="none" w:sz="0" w:space="0" w:color="auto"/>
              </w:divBdr>
            </w:div>
            <w:div w:id="288048698">
              <w:marLeft w:val="0"/>
              <w:marRight w:val="0"/>
              <w:marTop w:val="0"/>
              <w:marBottom w:val="0"/>
              <w:divBdr>
                <w:top w:val="none" w:sz="0" w:space="0" w:color="auto"/>
                <w:left w:val="none" w:sz="0" w:space="0" w:color="auto"/>
                <w:bottom w:val="none" w:sz="0" w:space="0" w:color="auto"/>
                <w:right w:val="none" w:sz="0" w:space="0" w:color="auto"/>
              </w:divBdr>
            </w:div>
            <w:div w:id="1300258809">
              <w:marLeft w:val="0"/>
              <w:marRight w:val="0"/>
              <w:marTop w:val="0"/>
              <w:marBottom w:val="0"/>
              <w:divBdr>
                <w:top w:val="none" w:sz="0" w:space="0" w:color="auto"/>
                <w:left w:val="none" w:sz="0" w:space="0" w:color="auto"/>
                <w:bottom w:val="none" w:sz="0" w:space="0" w:color="auto"/>
                <w:right w:val="none" w:sz="0" w:space="0" w:color="auto"/>
              </w:divBdr>
            </w:div>
            <w:div w:id="1935282561">
              <w:marLeft w:val="0"/>
              <w:marRight w:val="0"/>
              <w:marTop w:val="0"/>
              <w:marBottom w:val="0"/>
              <w:divBdr>
                <w:top w:val="none" w:sz="0" w:space="0" w:color="auto"/>
                <w:left w:val="none" w:sz="0" w:space="0" w:color="auto"/>
                <w:bottom w:val="none" w:sz="0" w:space="0" w:color="auto"/>
                <w:right w:val="none" w:sz="0" w:space="0" w:color="auto"/>
              </w:divBdr>
            </w:div>
            <w:div w:id="63643428">
              <w:marLeft w:val="0"/>
              <w:marRight w:val="0"/>
              <w:marTop w:val="0"/>
              <w:marBottom w:val="0"/>
              <w:divBdr>
                <w:top w:val="none" w:sz="0" w:space="0" w:color="auto"/>
                <w:left w:val="none" w:sz="0" w:space="0" w:color="auto"/>
                <w:bottom w:val="none" w:sz="0" w:space="0" w:color="auto"/>
                <w:right w:val="none" w:sz="0" w:space="0" w:color="auto"/>
              </w:divBdr>
            </w:div>
            <w:div w:id="758328082">
              <w:marLeft w:val="0"/>
              <w:marRight w:val="0"/>
              <w:marTop w:val="0"/>
              <w:marBottom w:val="0"/>
              <w:divBdr>
                <w:top w:val="none" w:sz="0" w:space="0" w:color="auto"/>
                <w:left w:val="none" w:sz="0" w:space="0" w:color="auto"/>
                <w:bottom w:val="none" w:sz="0" w:space="0" w:color="auto"/>
                <w:right w:val="none" w:sz="0" w:space="0" w:color="auto"/>
              </w:divBdr>
            </w:div>
            <w:div w:id="19946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8761">
      <w:bodyDiv w:val="1"/>
      <w:marLeft w:val="0"/>
      <w:marRight w:val="0"/>
      <w:marTop w:val="0"/>
      <w:marBottom w:val="0"/>
      <w:divBdr>
        <w:top w:val="none" w:sz="0" w:space="0" w:color="auto"/>
        <w:left w:val="none" w:sz="0" w:space="0" w:color="auto"/>
        <w:bottom w:val="none" w:sz="0" w:space="0" w:color="auto"/>
        <w:right w:val="none" w:sz="0" w:space="0" w:color="auto"/>
      </w:divBdr>
      <w:divsChild>
        <w:div w:id="1996369380">
          <w:marLeft w:val="0"/>
          <w:marRight w:val="0"/>
          <w:marTop w:val="0"/>
          <w:marBottom w:val="0"/>
          <w:divBdr>
            <w:top w:val="none" w:sz="0" w:space="0" w:color="auto"/>
            <w:left w:val="none" w:sz="0" w:space="0" w:color="auto"/>
            <w:bottom w:val="none" w:sz="0" w:space="0" w:color="auto"/>
            <w:right w:val="none" w:sz="0" w:space="0" w:color="auto"/>
          </w:divBdr>
          <w:divsChild>
            <w:div w:id="1750080102">
              <w:marLeft w:val="0"/>
              <w:marRight w:val="0"/>
              <w:marTop w:val="0"/>
              <w:marBottom w:val="0"/>
              <w:divBdr>
                <w:top w:val="none" w:sz="0" w:space="0" w:color="auto"/>
                <w:left w:val="none" w:sz="0" w:space="0" w:color="auto"/>
                <w:bottom w:val="none" w:sz="0" w:space="0" w:color="auto"/>
                <w:right w:val="none" w:sz="0" w:space="0" w:color="auto"/>
              </w:divBdr>
            </w:div>
            <w:div w:id="1049720672">
              <w:marLeft w:val="0"/>
              <w:marRight w:val="0"/>
              <w:marTop w:val="0"/>
              <w:marBottom w:val="0"/>
              <w:divBdr>
                <w:top w:val="none" w:sz="0" w:space="0" w:color="auto"/>
                <w:left w:val="none" w:sz="0" w:space="0" w:color="auto"/>
                <w:bottom w:val="none" w:sz="0" w:space="0" w:color="auto"/>
                <w:right w:val="none" w:sz="0" w:space="0" w:color="auto"/>
              </w:divBdr>
            </w:div>
            <w:div w:id="933627811">
              <w:marLeft w:val="0"/>
              <w:marRight w:val="0"/>
              <w:marTop w:val="0"/>
              <w:marBottom w:val="0"/>
              <w:divBdr>
                <w:top w:val="none" w:sz="0" w:space="0" w:color="auto"/>
                <w:left w:val="none" w:sz="0" w:space="0" w:color="auto"/>
                <w:bottom w:val="none" w:sz="0" w:space="0" w:color="auto"/>
                <w:right w:val="none" w:sz="0" w:space="0" w:color="auto"/>
              </w:divBdr>
            </w:div>
            <w:div w:id="153449895">
              <w:marLeft w:val="0"/>
              <w:marRight w:val="0"/>
              <w:marTop w:val="0"/>
              <w:marBottom w:val="0"/>
              <w:divBdr>
                <w:top w:val="none" w:sz="0" w:space="0" w:color="auto"/>
                <w:left w:val="none" w:sz="0" w:space="0" w:color="auto"/>
                <w:bottom w:val="none" w:sz="0" w:space="0" w:color="auto"/>
                <w:right w:val="none" w:sz="0" w:space="0" w:color="auto"/>
              </w:divBdr>
            </w:div>
            <w:div w:id="1119564375">
              <w:marLeft w:val="0"/>
              <w:marRight w:val="0"/>
              <w:marTop w:val="0"/>
              <w:marBottom w:val="0"/>
              <w:divBdr>
                <w:top w:val="none" w:sz="0" w:space="0" w:color="auto"/>
                <w:left w:val="none" w:sz="0" w:space="0" w:color="auto"/>
                <w:bottom w:val="none" w:sz="0" w:space="0" w:color="auto"/>
                <w:right w:val="none" w:sz="0" w:space="0" w:color="auto"/>
              </w:divBdr>
            </w:div>
            <w:div w:id="936988949">
              <w:marLeft w:val="0"/>
              <w:marRight w:val="0"/>
              <w:marTop w:val="0"/>
              <w:marBottom w:val="0"/>
              <w:divBdr>
                <w:top w:val="none" w:sz="0" w:space="0" w:color="auto"/>
                <w:left w:val="none" w:sz="0" w:space="0" w:color="auto"/>
                <w:bottom w:val="none" w:sz="0" w:space="0" w:color="auto"/>
                <w:right w:val="none" w:sz="0" w:space="0" w:color="auto"/>
              </w:divBdr>
            </w:div>
            <w:div w:id="1014768360">
              <w:marLeft w:val="0"/>
              <w:marRight w:val="0"/>
              <w:marTop w:val="0"/>
              <w:marBottom w:val="0"/>
              <w:divBdr>
                <w:top w:val="none" w:sz="0" w:space="0" w:color="auto"/>
                <w:left w:val="none" w:sz="0" w:space="0" w:color="auto"/>
                <w:bottom w:val="none" w:sz="0" w:space="0" w:color="auto"/>
                <w:right w:val="none" w:sz="0" w:space="0" w:color="auto"/>
              </w:divBdr>
            </w:div>
            <w:div w:id="1103115830">
              <w:marLeft w:val="0"/>
              <w:marRight w:val="0"/>
              <w:marTop w:val="0"/>
              <w:marBottom w:val="0"/>
              <w:divBdr>
                <w:top w:val="none" w:sz="0" w:space="0" w:color="auto"/>
                <w:left w:val="none" w:sz="0" w:space="0" w:color="auto"/>
                <w:bottom w:val="none" w:sz="0" w:space="0" w:color="auto"/>
                <w:right w:val="none" w:sz="0" w:space="0" w:color="auto"/>
              </w:divBdr>
            </w:div>
            <w:div w:id="1469201327">
              <w:marLeft w:val="0"/>
              <w:marRight w:val="0"/>
              <w:marTop w:val="0"/>
              <w:marBottom w:val="0"/>
              <w:divBdr>
                <w:top w:val="none" w:sz="0" w:space="0" w:color="auto"/>
                <w:left w:val="none" w:sz="0" w:space="0" w:color="auto"/>
                <w:bottom w:val="none" w:sz="0" w:space="0" w:color="auto"/>
                <w:right w:val="none" w:sz="0" w:space="0" w:color="auto"/>
              </w:divBdr>
            </w:div>
            <w:div w:id="817767483">
              <w:marLeft w:val="0"/>
              <w:marRight w:val="0"/>
              <w:marTop w:val="0"/>
              <w:marBottom w:val="0"/>
              <w:divBdr>
                <w:top w:val="none" w:sz="0" w:space="0" w:color="auto"/>
                <w:left w:val="none" w:sz="0" w:space="0" w:color="auto"/>
                <w:bottom w:val="none" w:sz="0" w:space="0" w:color="auto"/>
                <w:right w:val="none" w:sz="0" w:space="0" w:color="auto"/>
              </w:divBdr>
            </w:div>
            <w:div w:id="2096903003">
              <w:marLeft w:val="0"/>
              <w:marRight w:val="0"/>
              <w:marTop w:val="0"/>
              <w:marBottom w:val="0"/>
              <w:divBdr>
                <w:top w:val="none" w:sz="0" w:space="0" w:color="auto"/>
                <w:left w:val="none" w:sz="0" w:space="0" w:color="auto"/>
                <w:bottom w:val="none" w:sz="0" w:space="0" w:color="auto"/>
                <w:right w:val="none" w:sz="0" w:space="0" w:color="auto"/>
              </w:divBdr>
            </w:div>
            <w:div w:id="1053306172">
              <w:marLeft w:val="0"/>
              <w:marRight w:val="0"/>
              <w:marTop w:val="0"/>
              <w:marBottom w:val="0"/>
              <w:divBdr>
                <w:top w:val="none" w:sz="0" w:space="0" w:color="auto"/>
                <w:left w:val="none" w:sz="0" w:space="0" w:color="auto"/>
                <w:bottom w:val="none" w:sz="0" w:space="0" w:color="auto"/>
                <w:right w:val="none" w:sz="0" w:space="0" w:color="auto"/>
              </w:divBdr>
            </w:div>
            <w:div w:id="2133093272">
              <w:marLeft w:val="0"/>
              <w:marRight w:val="0"/>
              <w:marTop w:val="0"/>
              <w:marBottom w:val="0"/>
              <w:divBdr>
                <w:top w:val="none" w:sz="0" w:space="0" w:color="auto"/>
                <w:left w:val="none" w:sz="0" w:space="0" w:color="auto"/>
                <w:bottom w:val="none" w:sz="0" w:space="0" w:color="auto"/>
                <w:right w:val="none" w:sz="0" w:space="0" w:color="auto"/>
              </w:divBdr>
            </w:div>
            <w:div w:id="1121076754">
              <w:marLeft w:val="0"/>
              <w:marRight w:val="0"/>
              <w:marTop w:val="0"/>
              <w:marBottom w:val="0"/>
              <w:divBdr>
                <w:top w:val="none" w:sz="0" w:space="0" w:color="auto"/>
                <w:left w:val="none" w:sz="0" w:space="0" w:color="auto"/>
                <w:bottom w:val="none" w:sz="0" w:space="0" w:color="auto"/>
                <w:right w:val="none" w:sz="0" w:space="0" w:color="auto"/>
              </w:divBdr>
            </w:div>
            <w:div w:id="897204594">
              <w:marLeft w:val="0"/>
              <w:marRight w:val="0"/>
              <w:marTop w:val="0"/>
              <w:marBottom w:val="0"/>
              <w:divBdr>
                <w:top w:val="none" w:sz="0" w:space="0" w:color="auto"/>
                <w:left w:val="none" w:sz="0" w:space="0" w:color="auto"/>
                <w:bottom w:val="none" w:sz="0" w:space="0" w:color="auto"/>
                <w:right w:val="none" w:sz="0" w:space="0" w:color="auto"/>
              </w:divBdr>
            </w:div>
            <w:div w:id="1050227461">
              <w:marLeft w:val="0"/>
              <w:marRight w:val="0"/>
              <w:marTop w:val="0"/>
              <w:marBottom w:val="0"/>
              <w:divBdr>
                <w:top w:val="none" w:sz="0" w:space="0" w:color="auto"/>
                <w:left w:val="none" w:sz="0" w:space="0" w:color="auto"/>
                <w:bottom w:val="none" w:sz="0" w:space="0" w:color="auto"/>
                <w:right w:val="none" w:sz="0" w:space="0" w:color="auto"/>
              </w:divBdr>
            </w:div>
            <w:div w:id="1634823400">
              <w:marLeft w:val="0"/>
              <w:marRight w:val="0"/>
              <w:marTop w:val="0"/>
              <w:marBottom w:val="0"/>
              <w:divBdr>
                <w:top w:val="none" w:sz="0" w:space="0" w:color="auto"/>
                <w:left w:val="none" w:sz="0" w:space="0" w:color="auto"/>
                <w:bottom w:val="none" w:sz="0" w:space="0" w:color="auto"/>
                <w:right w:val="none" w:sz="0" w:space="0" w:color="auto"/>
              </w:divBdr>
            </w:div>
            <w:div w:id="889999273">
              <w:marLeft w:val="0"/>
              <w:marRight w:val="0"/>
              <w:marTop w:val="0"/>
              <w:marBottom w:val="0"/>
              <w:divBdr>
                <w:top w:val="none" w:sz="0" w:space="0" w:color="auto"/>
                <w:left w:val="none" w:sz="0" w:space="0" w:color="auto"/>
                <w:bottom w:val="none" w:sz="0" w:space="0" w:color="auto"/>
                <w:right w:val="none" w:sz="0" w:space="0" w:color="auto"/>
              </w:divBdr>
            </w:div>
            <w:div w:id="557782336">
              <w:marLeft w:val="0"/>
              <w:marRight w:val="0"/>
              <w:marTop w:val="0"/>
              <w:marBottom w:val="0"/>
              <w:divBdr>
                <w:top w:val="none" w:sz="0" w:space="0" w:color="auto"/>
                <w:left w:val="none" w:sz="0" w:space="0" w:color="auto"/>
                <w:bottom w:val="none" w:sz="0" w:space="0" w:color="auto"/>
                <w:right w:val="none" w:sz="0" w:space="0" w:color="auto"/>
              </w:divBdr>
            </w:div>
            <w:div w:id="888956088">
              <w:marLeft w:val="0"/>
              <w:marRight w:val="0"/>
              <w:marTop w:val="0"/>
              <w:marBottom w:val="0"/>
              <w:divBdr>
                <w:top w:val="none" w:sz="0" w:space="0" w:color="auto"/>
                <w:left w:val="none" w:sz="0" w:space="0" w:color="auto"/>
                <w:bottom w:val="none" w:sz="0" w:space="0" w:color="auto"/>
                <w:right w:val="none" w:sz="0" w:space="0" w:color="auto"/>
              </w:divBdr>
            </w:div>
            <w:div w:id="290745336">
              <w:marLeft w:val="0"/>
              <w:marRight w:val="0"/>
              <w:marTop w:val="0"/>
              <w:marBottom w:val="0"/>
              <w:divBdr>
                <w:top w:val="none" w:sz="0" w:space="0" w:color="auto"/>
                <w:left w:val="none" w:sz="0" w:space="0" w:color="auto"/>
                <w:bottom w:val="none" w:sz="0" w:space="0" w:color="auto"/>
                <w:right w:val="none" w:sz="0" w:space="0" w:color="auto"/>
              </w:divBdr>
            </w:div>
            <w:div w:id="752705225">
              <w:marLeft w:val="0"/>
              <w:marRight w:val="0"/>
              <w:marTop w:val="0"/>
              <w:marBottom w:val="0"/>
              <w:divBdr>
                <w:top w:val="none" w:sz="0" w:space="0" w:color="auto"/>
                <w:left w:val="none" w:sz="0" w:space="0" w:color="auto"/>
                <w:bottom w:val="none" w:sz="0" w:space="0" w:color="auto"/>
                <w:right w:val="none" w:sz="0" w:space="0" w:color="auto"/>
              </w:divBdr>
            </w:div>
            <w:div w:id="2063167977">
              <w:marLeft w:val="0"/>
              <w:marRight w:val="0"/>
              <w:marTop w:val="0"/>
              <w:marBottom w:val="0"/>
              <w:divBdr>
                <w:top w:val="none" w:sz="0" w:space="0" w:color="auto"/>
                <w:left w:val="none" w:sz="0" w:space="0" w:color="auto"/>
                <w:bottom w:val="none" w:sz="0" w:space="0" w:color="auto"/>
                <w:right w:val="none" w:sz="0" w:space="0" w:color="auto"/>
              </w:divBdr>
            </w:div>
            <w:div w:id="603538290">
              <w:marLeft w:val="0"/>
              <w:marRight w:val="0"/>
              <w:marTop w:val="0"/>
              <w:marBottom w:val="0"/>
              <w:divBdr>
                <w:top w:val="none" w:sz="0" w:space="0" w:color="auto"/>
                <w:left w:val="none" w:sz="0" w:space="0" w:color="auto"/>
                <w:bottom w:val="none" w:sz="0" w:space="0" w:color="auto"/>
                <w:right w:val="none" w:sz="0" w:space="0" w:color="auto"/>
              </w:divBdr>
            </w:div>
            <w:div w:id="2146507088">
              <w:marLeft w:val="0"/>
              <w:marRight w:val="0"/>
              <w:marTop w:val="0"/>
              <w:marBottom w:val="0"/>
              <w:divBdr>
                <w:top w:val="none" w:sz="0" w:space="0" w:color="auto"/>
                <w:left w:val="none" w:sz="0" w:space="0" w:color="auto"/>
                <w:bottom w:val="none" w:sz="0" w:space="0" w:color="auto"/>
                <w:right w:val="none" w:sz="0" w:space="0" w:color="auto"/>
              </w:divBdr>
            </w:div>
            <w:div w:id="742987267">
              <w:marLeft w:val="0"/>
              <w:marRight w:val="0"/>
              <w:marTop w:val="0"/>
              <w:marBottom w:val="0"/>
              <w:divBdr>
                <w:top w:val="none" w:sz="0" w:space="0" w:color="auto"/>
                <w:left w:val="none" w:sz="0" w:space="0" w:color="auto"/>
                <w:bottom w:val="none" w:sz="0" w:space="0" w:color="auto"/>
                <w:right w:val="none" w:sz="0" w:space="0" w:color="auto"/>
              </w:divBdr>
            </w:div>
            <w:div w:id="19483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4407">
      <w:bodyDiv w:val="1"/>
      <w:marLeft w:val="0"/>
      <w:marRight w:val="0"/>
      <w:marTop w:val="0"/>
      <w:marBottom w:val="0"/>
      <w:divBdr>
        <w:top w:val="none" w:sz="0" w:space="0" w:color="auto"/>
        <w:left w:val="none" w:sz="0" w:space="0" w:color="auto"/>
        <w:bottom w:val="none" w:sz="0" w:space="0" w:color="auto"/>
        <w:right w:val="none" w:sz="0" w:space="0" w:color="auto"/>
      </w:divBdr>
      <w:divsChild>
        <w:div w:id="866794017">
          <w:marLeft w:val="0"/>
          <w:marRight w:val="0"/>
          <w:marTop w:val="0"/>
          <w:marBottom w:val="0"/>
          <w:divBdr>
            <w:top w:val="none" w:sz="0" w:space="0" w:color="auto"/>
            <w:left w:val="none" w:sz="0" w:space="0" w:color="auto"/>
            <w:bottom w:val="none" w:sz="0" w:space="0" w:color="auto"/>
            <w:right w:val="none" w:sz="0" w:space="0" w:color="auto"/>
          </w:divBdr>
          <w:divsChild>
            <w:div w:id="20585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987">
      <w:bodyDiv w:val="1"/>
      <w:marLeft w:val="0"/>
      <w:marRight w:val="0"/>
      <w:marTop w:val="0"/>
      <w:marBottom w:val="0"/>
      <w:divBdr>
        <w:top w:val="none" w:sz="0" w:space="0" w:color="auto"/>
        <w:left w:val="none" w:sz="0" w:space="0" w:color="auto"/>
        <w:bottom w:val="none" w:sz="0" w:space="0" w:color="auto"/>
        <w:right w:val="none" w:sz="0" w:space="0" w:color="auto"/>
      </w:divBdr>
      <w:divsChild>
        <w:div w:id="2079009552">
          <w:marLeft w:val="0"/>
          <w:marRight w:val="0"/>
          <w:marTop w:val="0"/>
          <w:marBottom w:val="0"/>
          <w:divBdr>
            <w:top w:val="none" w:sz="0" w:space="0" w:color="auto"/>
            <w:left w:val="none" w:sz="0" w:space="0" w:color="auto"/>
            <w:bottom w:val="none" w:sz="0" w:space="0" w:color="auto"/>
            <w:right w:val="none" w:sz="0" w:space="0" w:color="auto"/>
          </w:divBdr>
          <w:divsChild>
            <w:div w:id="881330489">
              <w:marLeft w:val="0"/>
              <w:marRight w:val="0"/>
              <w:marTop w:val="0"/>
              <w:marBottom w:val="0"/>
              <w:divBdr>
                <w:top w:val="none" w:sz="0" w:space="0" w:color="auto"/>
                <w:left w:val="none" w:sz="0" w:space="0" w:color="auto"/>
                <w:bottom w:val="none" w:sz="0" w:space="0" w:color="auto"/>
                <w:right w:val="none" w:sz="0" w:space="0" w:color="auto"/>
              </w:divBdr>
            </w:div>
            <w:div w:id="1475565770">
              <w:marLeft w:val="0"/>
              <w:marRight w:val="0"/>
              <w:marTop w:val="0"/>
              <w:marBottom w:val="0"/>
              <w:divBdr>
                <w:top w:val="none" w:sz="0" w:space="0" w:color="auto"/>
                <w:left w:val="none" w:sz="0" w:space="0" w:color="auto"/>
                <w:bottom w:val="none" w:sz="0" w:space="0" w:color="auto"/>
                <w:right w:val="none" w:sz="0" w:space="0" w:color="auto"/>
              </w:divBdr>
            </w:div>
            <w:div w:id="1396783997">
              <w:marLeft w:val="0"/>
              <w:marRight w:val="0"/>
              <w:marTop w:val="0"/>
              <w:marBottom w:val="0"/>
              <w:divBdr>
                <w:top w:val="none" w:sz="0" w:space="0" w:color="auto"/>
                <w:left w:val="none" w:sz="0" w:space="0" w:color="auto"/>
                <w:bottom w:val="none" w:sz="0" w:space="0" w:color="auto"/>
                <w:right w:val="none" w:sz="0" w:space="0" w:color="auto"/>
              </w:divBdr>
            </w:div>
            <w:div w:id="821775199">
              <w:marLeft w:val="0"/>
              <w:marRight w:val="0"/>
              <w:marTop w:val="0"/>
              <w:marBottom w:val="0"/>
              <w:divBdr>
                <w:top w:val="none" w:sz="0" w:space="0" w:color="auto"/>
                <w:left w:val="none" w:sz="0" w:space="0" w:color="auto"/>
                <w:bottom w:val="none" w:sz="0" w:space="0" w:color="auto"/>
                <w:right w:val="none" w:sz="0" w:space="0" w:color="auto"/>
              </w:divBdr>
            </w:div>
            <w:div w:id="411008908">
              <w:marLeft w:val="0"/>
              <w:marRight w:val="0"/>
              <w:marTop w:val="0"/>
              <w:marBottom w:val="0"/>
              <w:divBdr>
                <w:top w:val="none" w:sz="0" w:space="0" w:color="auto"/>
                <w:left w:val="none" w:sz="0" w:space="0" w:color="auto"/>
                <w:bottom w:val="none" w:sz="0" w:space="0" w:color="auto"/>
                <w:right w:val="none" w:sz="0" w:space="0" w:color="auto"/>
              </w:divBdr>
            </w:div>
            <w:div w:id="1588222824">
              <w:marLeft w:val="0"/>
              <w:marRight w:val="0"/>
              <w:marTop w:val="0"/>
              <w:marBottom w:val="0"/>
              <w:divBdr>
                <w:top w:val="none" w:sz="0" w:space="0" w:color="auto"/>
                <w:left w:val="none" w:sz="0" w:space="0" w:color="auto"/>
                <w:bottom w:val="none" w:sz="0" w:space="0" w:color="auto"/>
                <w:right w:val="none" w:sz="0" w:space="0" w:color="auto"/>
              </w:divBdr>
            </w:div>
            <w:div w:id="1410079800">
              <w:marLeft w:val="0"/>
              <w:marRight w:val="0"/>
              <w:marTop w:val="0"/>
              <w:marBottom w:val="0"/>
              <w:divBdr>
                <w:top w:val="none" w:sz="0" w:space="0" w:color="auto"/>
                <w:left w:val="none" w:sz="0" w:space="0" w:color="auto"/>
                <w:bottom w:val="none" w:sz="0" w:space="0" w:color="auto"/>
                <w:right w:val="none" w:sz="0" w:space="0" w:color="auto"/>
              </w:divBdr>
            </w:div>
            <w:div w:id="738406760">
              <w:marLeft w:val="0"/>
              <w:marRight w:val="0"/>
              <w:marTop w:val="0"/>
              <w:marBottom w:val="0"/>
              <w:divBdr>
                <w:top w:val="none" w:sz="0" w:space="0" w:color="auto"/>
                <w:left w:val="none" w:sz="0" w:space="0" w:color="auto"/>
                <w:bottom w:val="none" w:sz="0" w:space="0" w:color="auto"/>
                <w:right w:val="none" w:sz="0" w:space="0" w:color="auto"/>
              </w:divBdr>
            </w:div>
            <w:div w:id="1798331216">
              <w:marLeft w:val="0"/>
              <w:marRight w:val="0"/>
              <w:marTop w:val="0"/>
              <w:marBottom w:val="0"/>
              <w:divBdr>
                <w:top w:val="none" w:sz="0" w:space="0" w:color="auto"/>
                <w:left w:val="none" w:sz="0" w:space="0" w:color="auto"/>
                <w:bottom w:val="none" w:sz="0" w:space="0" w:color="auto"/>
                <w:right w:val="none" w:sz="0" w:space="0" w:color="auto"/>
              </w:divBdr>
            </w:div>
            <w:div w:id="502939114">
              <w:marLeft w:val="0"/>
              <w:marRight w:val="0"/>
              <w:marTop w:val="0"/>
              <w:marBottom w:val="0"/>
              <w:divBdr>
                <w:top w:val="none" w:sz="0" w:space="0" w:color="auto"/>
                <w:left w:val="none" w:sz="0" w:space="0" w:color="auto"/>
                <w:bottom w:val="none" w:sz="0" w:space="0" w:color="auto"/>
                <w:right w:val="none" w:sz="0" w:space="0" w:color="auto"/>
              </w:divBdr>
            </w:div>
            <w:div w:id="1355768105">
              <w:marLeft w:val="0"/>
              <w:marRight w:val="0"/>
              <w:marTop w:val="0"/>
              <w:marBottom w:val="0"/>
              <w:divBdr>
                <w:top w:val="none" w:sz="0" w:space="0" w:color="auto"/>
                <w:left w:val="none" w:sz="0" w:space="0" w:color="auto"/>
                <w:bottom w:val="none" w:sz="0" w:space="0" w:color="auto"/>
                <w:right w:val="none" w:sz="0" w:space="0" w:color="auto"/>
              </w:divBdr>
            </w:div>
            <w:div w:id="1964388628">
              <w:marLeft w:val="0"/>
              <w:marRight w:val="0"/>
              <w:marTop w:val="0"/>
              <w:marBottom w:val="0"/>
              <w:divBdr>
                <w:top w:val="none" w:sz="0" w:space="0" w:color="auto"/>
                <w:left w:val="none" w:sz="0" w:space="0" w:color="auto"/>
                <w:bottom w:val="none" w:sz="0" w:space="0" w:color="auto"/>
                <w:right w:val="none" w:sz="0" w:space="0" w:color="auto"/>
              </w:divBdr>
            </w:div>
            <w:div w:id="1913194345">
              <w:marLeft w:val="0"/>
              <w:marRight w:val="0"/>
              <w:marTop w:val="0"/>
              <w:marBottom w:val="0"/>
              <w:divBdr>
                <w:top w:val="none" w:sz="0" w:space="0" w:color="auto"/>
                <w:left w:val="none" w:sz="0" w:space="0" w:color="auto"/>
                <w:bottom w:val="none" w:sz="0" w:space="0" w:color="auto"/>
                <w:right w:val="none" w:sz="0" w:space="0" w:color="auto"/>
              </w:divBdr>
            </w:div>
            <w:div w:id="1411270959">
              <w:marLeft w:val="0"/>
              <w:marRight w:val="0"/>
              <w:marTop w:val="0"/>
              <w:marBottom w:val="0"/>
              <w:divBdr>
                <w:top w:val="none" w:sz="0" w:space="0" w:color="auto"/>
                <w:left w:val="none" w:sz="0" w:space="0" w:color="auto"/>
                <w:bottom w:val="none" w:sz="0" w:space="0" w:color="auto"/>
                <w:right w:val="none" w:sz="0" w:space="0" w:color="auto"/>
              </w:divBdr>
            </w:div>
            <w:div w:id="501360942">
              <w:marLeft w:val="0"/>
              <w:marRight w:val="0"/>
              <w:marTop w:val="0"/>
              <w:marBottom w:val="0"/>
              <w:divBdr>
                <w:top w:val="none" w:sz="0" w:space="0" w:color="auto"/>
                <w:left w:val="none" w:sz="0" w:space="0" w:color="auto"/>
                <w:bottom w:val="none" w:sz="0" w:space="0" w:color="auto"/>
                <w:right w:val="none" w:sz="0" w:space="0" w:color="auto"/>
              </w:divBdr>
            </w:div>
            <w:div w:id="1839155167">
              <w:marLeft w:val="0"/>
              <w:marRight w:val="0"/>
              <w:marTop w:val="0"/>
              <w:marBottom w:val="0"/>
              <w:divBdr>
                <w:top w:val="none" w:sz="0" w:space="0" w:color="auto"/>
                <w:left w:val="none" w:sz="0" w:space="0" w:color="auto"/>
                <w:bottom w:val="none" w:sz="0" w:space="0" w:color="auto"/>
                <w:right w:val="none" w:sz="0" w:space="0" w:color="auto"/>
              </w:divBdr>
            </w:div>
            <w:div w:id="1471557542">
              <w:marLeft w:val="0"/>
              <w:marRight w:val="0"/>
              <w:marTop w:val="0"/>
              <w:marBottom w:val="0"/>
              <w:divBdr>
                <w:top w:val="none" w:sz="0" w:space="0" w:color="auto"/>
                <w:left w:val="none" w:sz="0" w:space="0" w:color="auto"/>
                <w:bottom w:val="none" w:sz="0" w:space="0" w:color="auto"/>
                <w:right w:val="none" w:sz="0" w:space="0" w:color="auto"/>
              </w:divBdr>
            </w:div>
            <w:div w:id="339086592">
              <w:marLeft w:val="0"/>
              <w:marRight w:val="0"/>
              <w:marTop w:val="0"/>
              <w:marBottom w:val="0"/>
              <w:divBdr>
                <w:top w:val="none" w:sz="0" w:space="0" w:color="auto"/>
                <w:left w:val="none" w:sz="0" w:space="0" w:color="auto"/>
                <w:bottom w:val="none" w:sz="0" w:space="0" w:color="auto"/>
                <w:right w:val="none" w:sz="0" w:space="0" w:color="auto"/>
              </w:divBdr>
            </w:div>
            <w:div w:id="1147043639">
              <w:marLeft w:val="0"/>
              <w:marRight w:val="0"/>
              <w:marTop w:val="0"/>
              <w:marBottom w:val="0"/>
              <w:divBdr>
                <w:top w:val="none" w:sz="0" w:space="0" w:color="auto"/>
                <w:left w:val="none" w:sz="0" w:space="0" w:color="auto"/>
                <w:bottom w:val="none" w:sz="0" w:space="0" w:color="auto"/>
                <w:right w:val="none" w:sz="0" w:space="0" w:color="auto"/>
              </w:divBdr>
            </w:div>
            <w:div w:id="135223369">
              <w:marLeft w:val="0"/>
              <w:marRight w:val="0"/>
              <w:marTop w:val="0"/>
              <w:marBottom w:val="0"/>
              <w:divBdr>
                <w:top w:val="none" w:sz="0" w:space="0" w:color="auto"/>
                <w:left w:val="none" w:sz="0" w:space="0" w:color="auto"/>
                <w:bottom w:val="none" w:sz="0" w:space="0" w:color="auto"/>
                <w:right w:val="none" w:sz="0" w:space="0" w:color="auto"/>
              </w:divBdr>
            </w:div>
            <w:div w:id="87821526">
              <w:marLeft w:val="0"/>
              <w:marRight w:val="0"/>
              <w:marTop w:val="0"/>
              <w:marBottom w:val="0"/>
              <w:divBdr>
                <w:top w:val="none" w:sz="0" w:space="0" w:color="auto"/>
                <w:left w:val="none" w:sz="0" w:space="0" w:color="auto"/>
                <w:bottom w:val="none" w:sz="0" w:space="0" w:color="auto"/>
                <w:right w:val="none" w:sz="0" w:space="0" w:color="auto"/>
              </w:divBdr>
            </w:div>
            <w:div w:id="2063093883">
              <w:marLeft w:val="0"/>
              <w:marRight w:val="0"/>
              <w:marTop w:val="0"/>
              <w:marBottom w:val="0"/>
              <w:divBdr>
                <w:top w:val="none" w:sz="0" w:space="0" w:color="auto"/>
                <w:left w:val="none" w:sz="0" w:space="0" w:color="auto"/>
                <w:bottom w:val="none" w:sz="0" w:space="0" w:color="auto"/>
                <w:right w:val="none" w:sz="0" w:space="0" w:color="auto"/>
              </w:divBdr>
            </w:div>
            <w:div w:id="403257107">
              <w:marLeft w:val="0"/>
              <w:marRight w:val="0"/>
              <w:marTop w:val="0"/>
              <w:marBottom w:val="0"/>
              <w:divBdr>
                <w:top w:val="none" w:sz="0" w:space="0" w:color="auto"/>
                <w:left w:val="none" w:sz="0" w:space="0" w:color="auto"/>
                <w:bottom w:val="none" w:sz="0" w:space="0" w:color="auto"/>
                <w:right w:val="none" w:sz="0" w:space="0" w:color="auto"/>
              </w:divBdr>
            </w:div>
            <w:div w:id="1981765596">
              <w:marLeft w:val="0"/>
              <w:marRight w:val="0"/>
              <w:marTop w:val="0"/>
              <w:marBottom w:val="0"/>
              <w:divBdr>
                <w:top w:val="none" w:sz="0" w:space="0" w:color="auto"/>
                <w:left w:val="none" w:sz="0" w:space="0" w:color="auto"/>
                <w:bottom w:val="none" w:sz="0" w:space="0" w:color="auto"/>
                <w:right w:val="none" w:sz="0" w:space="0" w:color="auto"/>
              </w:divBdr>
            </w:div>
            <w:div w:id="656962029">
              <w:marLeft w:val="0"/>
              <w:marRight w:val="0"/>
              <w:marTop w:val="0"/>
              <w:marBottom w:val="0"/>
              <w:divBdr>
                <w:top w:val="none" w:sz="0" w:space="0" w:color="auto"/>
                <w:left w:val="none" w:sz="0" w:space="0" w:color="auto"/>
                <w:bottom w:val="none" w:sz="0" w:space="0" w:color="auto"/>
                <w:right w:val="none" w:sz="0" w:space="0" w:color="auto"/>
              </w:divBdr>
            </w:div>
            <w:div w:id="698623666">
              <w:marLeft w:val="0"/>
              <w:marRight w:val="0"/>
              <w:marTop w:val="0"/>
              <w:marBottom w:val="0"/>
              <w:divBdr>
                <w:top w:val="none" w:sz="0" w:space="0" w:color="auto"/>
                <w:left w:val="none" w:sz="0" w:space="0" w:color="auto"/>
                <w:bottom w:val="none" w:sz="0" w:space="0" w:color="auto"/>
                <w:right w:val="none" w:sz="0" w:space="0" w:color="auto"/>
              </w:divBdr>
            </w:div>
            <w:div w:id="425002137">
              <w:marLeft w:val="0"/>
              <w:marRight w:val="0"/>
              <w:marTop w:val="0"/>
              <w:marBottom w:val="0"/>
              <w:divBdr>
                <w:top w:val="none" w:sz="0" w:space="0" w:color="auto"/>
                <w:left w:val="none" w:sz="0" w:space="0" w:color="auto"/>
                <w:bottom w:val="none" w:sz="0" w:space="0" w:color="auto"/>
                <w:right w:val="none" w:sz="0" w:space="0" w:color="auto"/>
              </w:divBdr>
            </w:div>
            <w:div w:id="1866626277">
              <w:marLeft w:val="0"/>
              <w:marRight w:val="0"/>
              <w:marTop w:val="0"/>
              <w:marBottom w:val="0"/>
              <w:divBdr>
                <w:top w:val="none" w:sz="0" w:space="0" w:color="auto"/>
                <w:left w:val="none" w:sz="0" w:space="0" w:color="auto"/>
                <w:bottom w:val="none" w:sz="0" w:space="0" w:color="auto"/>
                <w:right w:val="none" w:sz="0" w:space="0" w:color="auto"/>
              </w:divBdr>
            </w:div>
            <w:div w:id="257759099">
              <w:marLeft w:val="0"/>
              <w:marRight w:val="0"/>
              <w:marTop w:val="0"/>
              <w:marBottom w:val="0"/>
              <w:divBdr>
                <w:top w:val="none" w:sz="0" w:space="0" w:color="auto"/>
                <w:left w:val="none" w:sz="0" w:space="0" w:color="auto"/>
                <w:bottom w:val="none" w:sz="0" w:space="0" w:color="auto"/>
                <w:right w:val="none" w:sz="0" w:space="0" w:color="auto"/>
              </w:divBdr>
            </w:div>
            <w:div w:id="1405763498">
              <w:marLeft w:val="0"/>
              <w:marRight w:val="0"/>
              <w:marTop w:val="0"/>
              <w:marBottom w:val="0"/>
              <w:divBdr>
                <w:top w:val="none" w:sz="0" w:space="0" w:color="auto"/>
                <w:left w:val="none" w:sz="0" w:space="0" w:color="auto"/>
                <w:bottom w:val="none" w:sz="0" w:space="0" w:color="auto"/>
                <w:right w:val="none" w:sz="0" w:space="0" w:color="auto"/>
              </w:divBdr>
            </w:div>
            <w:div w:id="72164962">
              <w:marLeft w:val="0"/>
              <w:marRight w:val="0"/>
              <w:marTop w:val="0"/>
              <w:marBottom w:val="0"/>
              <w:divBdr>
                <w:top w:val="none" w:sz="0" w:space="0" w:color="auto"/>
                <w:left w:val="none" w:sz="0" w:space="0" w:color="auto"/>
                <w:bottom w:val="none" w:sz="0" w:space="0" w:color="auto"/>
                <w:right w:val="none" w:sz="0" w:space="0" w:color="auto"/>
              </w:divBdr>
            </w:div>
            <w:div w:id="351687780">
              <w:marLeft w:val="0"/>
              <w:marRight w:val="0"/>
              <w:marTop w:val="0"/>
              <w:marBottom w:val="0"/>
              <w:divBdr>
                <w:top w:val="none" w:sz="0" w:space="0" w:color="auto"/>
                <w:left w:val="none" w:sz="0" w:space="0" w:color="auto"/>
                <w:bottom w:val="none" w:sz="0" w:space="0" w:color="auto"/>
                <w:right w:val="none" w:sz="0" w:space="0" w:color="auto"/>
              </w:divBdr>
            </w:div>
            <w:div w:id="443157323">
              <w:marLeft w:val="0"/>
              <w:marRight w:val="0"/>
              <w:marTop w:val="0"/>
              <w:marBottom w:val="0"/>
              <w:divBdr>
                <w:top w:val="none" w:sz="0" w:space="0" w:color="auto"/>
                <w:left w:val="none" w:sz="0" w:space="0" w:color="auto"/>
                <w:bottom w:val="none" w:sz="0" w:space="0" w:color="auto"/>
                <w:right w:val="none" w:sz="0" w:space="0" w:color="auto"/>
              </w:divBdr>
            </w:div>
            <w:div w:id="1342859500">
              <w:marLeft w:val="0"/>
              <w:marRight w:val="0"/>
              <w:marTop w:val="0"/>
              <w:marBottom w:val="0"/>
              <w:divBdr>
                <w:top w:val="none" w:sz="0" w:space="0" w:color="auto"/>
                <w:left w:val="none" w:sz="0" w:space="0" w:color="auto"/>
                <w:bottom w:val="none" w:sz="0" w:space="0" w:color="auto"/>
                <w:right w:val="none" w:sz="0" w:space="0" w:color="auto"/>
              </w:divBdr>
            </w:div>
            <w:div w:id="1464618026">
              <w:marLeft w:val="0"/>
              <w:marRight w:val="0"/>
              <w:marTop w:val="0"/>
              <w:marBottom w:val="0"/>
              <w:divBdr>
                <w:top w:val="none" w:sz="0" w:space="0" w:color="auto"/>
                <w:left w:val="none" w:sz="0" w:space="0" w:color="auto"/>
                <w:bottom w:val="none" w:sz="0" w:space="0" w:color="auto"/>
                <w:right w:val="none" w:sz="0" w:space="0" w:color="auto"/>
              </w:divBdr>
            </w:div>
            <w:div w:id="73867275">
              <w:marLeft w:val="0"/>
              <w:marRight w:val="0"/>
              <w:marTop w:val="0"/>
              <w:marBottom w:val="0"/>
              <w:divBdr>
                <w:top w:val="none" w:sz="0" w:space="0" w:color="auto"/>
                <w:left w:val="none" w:sz="0" w:space="0" w:color="auto"/>
                <w:bottom w:val="none" w:sz="0" w:space="0" w:color="auto"/>
                <w:right w:val="none" w:sz="0" w:space="0" w:color="auto"/>
              </w:divBdr>
            </w:div>
            <w:div w:id="1205873124">
              <w:marLeft w:val="0"/>
              <w:marRight w:val="0"/>
              <w:marTop w:val="0"/>
              <w:marBottom w:val="0"/>
              <w:divBdr>
                <w:top w:val="none" w:sz="0" w:space="0" w:color="auto"/>
                <w:left w:val="none" w:sz="0" w:space="0" w:color="auto"/>
                <w:bottom w:val="none" w:sz="0" w:space="0" w:color="auto"/>
                <w:right w:val="none" w:sz="0" w:space="0" w:color="auto"/>
              </w:divBdr>
            </w:div>
            <w:div w:id="578565264">
              <w:marLeft w:val="0"/>
              <w:marRight w:val="0"/>
              <w:marTop w:val="0"/>
              <w:marBottom w:val="0"/>
              <w:divBdr>
                <w:top w:val="none" w:sz="0" w:space="0" w:color="auto"/>
                <w:left w:val="none" w:sz="0" w:space="0" w:color="auto"/>
                <w:bottom w:val="none" w:sz="0" w:space="0" w:color="auto"/>
                <w:right w:val="none" w:sz="0" w:space="0" w:color="auto"/>
              </w:divBdr>
            </w:div>
            <w:div w:id="158352911">
              <w:marLeft w:val="0"/>
              <w:marRight w:val="0"/>
              <w:marTop w:val="0"/>
              <w:marBottom w:val="0"/>
              <w:divBdr>
                <w:top w:val="none" w:sz="0" w:space="0" w:color="auto"/>
                <w:left w:val="none" w:sz="0" w:space="0" w:color="auto"/>
                <w:bottom w:val="none" w:sz="0" w:space="0" w:color="auto"/>
                <w:right w:val="none" w:sz="0" w:space="0" w:color="auto"/>
              </w:divBdr>
            </w:div>
            <w:div w:id="1005783962">
              <w:marLeft w:val="0"/>
              <w:marRight w:val="0"/>
              <w:marTop w:val="0"/>
              <w:marBottom w:val="0"/>
              <w:divBdr>
                <w:top w:val="none" w:sz="0" w:space="0" w:color="auto"/>
                <w:left w:val="none" w:sz="0" w:space="0" w:color="auto"/>
                <w:bottom w:val="none" w:sz="0" w:space="0" w:color="auto"/>
                <w:right w:val="none" w:sz="0" w:space="0" w:color="auto"/>
              </w:divBdr>
            </w:div>
            <w:div w:id="490945839">
              <w:marLeft w:val="0"/>
              <w:marRight w:val="0"/>
              <w:marTop w:val="0"/>
              <w:marBottom w:val="0"/>
              <w:divBdr>
                <w:top w:val="none" w:sz="0" w:space="0" w:color="auto"/>
                <w:left w:val="none" w:sz="0" w:space="0" w:color="auto"/>
                <w:bottom w:val="none" w:sz="0" w:space="0" w:color="auto"/>
                <w:right w:val="none" w:sz="0" w:space="0" w:color="auto"/>
              </w:divBdr>
            </w:div>
            <w:div w:id="1479493822">
              <w:marLeft w:val="0"/>
              <w:marRight w:val="0"/>
              <w:marTop w:val="0"/>
              <w:marBottom w:val="0"/>
              <w:divBdr>
                <w:top w:val="none" w:sz="0" w:space="0" w:color="auto"/>
                <w:left w:val="none" w:sz="0" w:space="0" w:color="auto"/>
                <w:bottom w:val="none" w:sz="0" w:space="0" w:color="auto"/>
                <w:right w:val="none" w:sz="0" w:space="0" w:color="auto"/>
              </w:divBdr>
            </w:div>
            <w:div w:id="999697381">
              <w:marLeft w:val="0"/>
              <w:marRight w:val="0"/>
              <w:marTop w:val="0"/>
              <w:marBottom w:val="0"/>
              <w:divBdr>
                <w:top w:val="none" w:sz="0" w:space="0" w:color="auto"/>
                <w:left w:val="none" w:sz="0" w:space="0" w:color="auto"/>
                <w:bottom w:val="none" w:sz="0" w:space="0" w:color="auto"/>
                <w:right w:val="none" w:sz="0" w:space="0" w:color="auto"/>
              </w:divBdr>
            </w:div>
            <w:div w:id="328170486">
              <w:marLeft w:val="0"/>
              <w:marRight w:val="0"/>
              <w:marTop w:val="0"/>
              <w:marBottom w:val="0"/>
              <w:divBdr>
                <w:top w:val="none" w:sz="0" w:space="0" w:color="auto"/>
                <w:left w:val="none" w:sz="0" w:space="0" w:color="auto"/>
                <w:bottom w:val="none" w:sz="0" w:space="0" w:color="auto"/>
                <w:right w:val="none" w:sz="0" w:space="0" w:color="auto"/>
              </w:divBdr>
            </w:div>
            <w:div w:id="1179807397">
              <w:marLeft w:val="0"/>
              <w:marRight w:val="0"/>
              <w:marTop w:val="0"/>
              <w:marBottom w:val="0"/>
              <w:divBdr>
                <w:top w:val="none" w:sz="0" w:space="0" w:color="auto"/>
                <w:left w:val="none" w:sz="0" w:space="0" w:color="auto"/>
                <w:bottom w:val="none" w:sz="0" w:space="0" w:color="auto"/>
                <w:right w:val="none" w:sz="0" w:space="0" w:color="auto"/>
              </w:divBdr>
            </w:div>
            <w:div w:id="1347319741">
              <w:marLeft w:val="0"/>
              <w:marRight w:val="0"/>
              <w:marTop w:val="0"/>
              <w:marBottom w:val="0"/>
              <w:divBdr>
                <w:top w:val="none" w:sz="0" w:space="0" w:color="auto"/>
                <w:left w:val="none" w:sz="0" w:space="0" w:color="auto"/>
                <w:bottom w:val="none" w:sz="0" w:space="0" w:color="auto"/>
                <w:right w:val="none" w:sz="0" w:space="0" w:color="auto"/>
              </w:divBdr>
            </w:div>
            <w:div w:id="1075083398">
              <w:marLeft w:val="0"/>
              <w:marRight w:val="0"/>
              <w:marTop w:val="0"/>
              <w:marBottom w:val="0"/>
              <w:divBdr>
                <w:top w:val="none" w:sz="0" w:space="0" w:color="auto"/>
                <w:left w:val="none" w:sz="0" w:space="0" w:color="auto"/>
                <w:bottom w:val="none" w:sz="0" w:space="0" w:color="auto"/>
                <w:right w:val="none" w:sz="0" w:space="0" w:color="auto"/>
              </w:divBdr>
            </w:div>
            <w:div w:id="1509297539">
              <w:marLeft w:val="0"/>
              <w:marRight w:val="0"/>
              <w:marTop w:val="0"/>
              <w:marBottom w:val="0"/>
              <w:divBdr>
                <w:top w:val="none" w:sz="0" w:space="0" w:color="auto"/>
                <w:left w:val="none" w:sz="0" w:space="0" w:color="auto"/>
                <w:bottom w:val="none" w:sz="0" w:space="0" w:color="auto"/>
                <w:right w:val="none" w:sz="0" w:space="0" w:color="auto"/>
              </w:divBdr>
            </w:div>
            <w:div w:id="1416785164">
              <w:marLeft w:val="0"/>
              <w:marRight w:val="0"/>
              <w:marTop w:val="0"/>
              <w:marBottom w:val="0"/>
              <w:divBdr>
                <w:top w:val="none" w:sz="0" w:space="0" w:color="auto"/>
                <w:left w:val="none" w:sz="0" w:space="0" w:color="auto"/>
                <w:bottom w:val="none" w:sz="0" w:space="0" w:color="auto"/>
                <w:right w:val="none" w:sz="0" w:space="0" w:color="auto"/>
              </w:divBdr>
            </w:div>
            <w:div w:id="457604853">
              <w:marLeft w:val="0"/>
              <w:marRight w:val="0"/>
              <w:marTop w:val="0"/>
              <w:marBottom w:val="0"/>
              <w:divBdr>
                <w:top w:val="none" w:sz="0" w:space="0" w:color="auto"/>
                <w:left w:val="none" w:sz="0" w:space="0" w:color="auto"/>
                <w:bottom w:val="none" w:sz="0" w:space="0" w:color="auto"/>
                <w:right w:val="none" w:sz="0" w:space="0" w:color="auto"/>
              </w:divBdr>
            </w:div>
            <w:div w:id="893780579">
              <w:marLeft w:val="0"/>
              <w:marRight w:val="0"/>
              <w:marTop w:val="0"/>
              <w:marBottom w:val="0"/>
              <w:divBdr>
                <w:top w:val="none" w:sz="0" w:space="0" w:color="auto"/>
                <w:left w:val="none" w:sz="0" w:space="0" w:color="auto"/>
                <w:bottom w:val="none" w:sz="0" w:space="0" w:color="auto"/>
                <w:right w:val="none" w:sz="0" w:space="0" w:color="auto"/>
              </w:divBdr>
            </w:div>
            <w:div w:id="691491822">
              <w:marLeft w:val="0"/>
              <w:marRight w:val="0"/>
              <w:marTop w:val="0"/>
              <w:marBottom w:val="0"/>
              <w:divBdr>
                <w:top w:val="none" w:sz="0" w:space="0" w:color="auto"/>
                <w:left w:val="none" w:sz="0" w:space="0" w:color="auto"/>
                <w:bottom w:val="none" w:sz="0" w:space="0" w:color="auto"/>
                <w:right w:val="none" w:sz="0" w:space="0" w:color="auto"/>
              </w:divBdr>
            </w:div>
            <w:div w:id="2101365763">
              <w:marLeft w:val="0"/>
              <w:marRight w:val="0"/>
              <w:marTop w:val="0"/>
              <w:marBottom w:val="0"/>
              <w:divBdr>
                <w:top w:val="none" w:sz="0" w:space="0" w:color="auto"/>
                <w:left w:val="none" w:sz="0" w:space="0" w:color="auto"/>
                <w:bottom w:val="none" w:sz="0" w:space="0" w:color="auto"/>
                <w:right w:val="none" w:sz="0" w:space="0" w:color="auto"/>
              </w:divBdr>
            </w:div>
            <w:div w:id="727219730">
              <w:marLeft w:val="0"/>
              <w:marRight w:val="0"/>
              <w:marTop w:val="0"/>
              <w:marBottom w:val="0"/>
              <w:divBdr>
                <w:top w:val="none" w:sz="0" w:space="0" w:color="auto"/>
                <w:left w:val="none" w:sz="0" w:space="0" w:color="auto"/>
                <w:bottom w:val="none" w:sz="0" w:space="0" w:color="auto"/>
                <w:right w:val="none" w:sz="0" w:space="0" w:color="auto"/>
              </w:divBdr>
            </w:div>
            <w:div w:id="395707558">
              <w:marLeft w:val="0"/>
              <w:marRight w:val="0"/>
              <w:marTop w:val="0"/>
              <w:marBottom w:val="0"/>
              <w:divBdr>
                <w:top w:val="none" w:sz="0" w:space="0" w:color="auto"/>
                <w:left w:val="none" w:sz="0" w:space="0" w:color="auto"/>
                <w:bottom w:val="none" w:sz="0" w:space="0" w:color="auto"/>
                <w:right w:val="none" w:sz="0" w:space="0" w:color="auto"/>
              </w:divBdr>
            </w:div>
            <w:div w:id="1717199352">
              <w:marLeft w:val="0"/>
              <w:marRight w:val="0"/>
              <w:marTop w:val="0"/>
              <w:marBottom w:val="0"/>
              <w:divBdr>
                <w:top w:val="none" w:sz="0" w:space="0" w:color="auto"/>
                <w:left w:val="none" w:sz="0" w:space="0" w:color="auto"/>
                <w:bottom w:val="none" w:sz="0" w:space="0" w:color="auto"/>
                <w:right w:val="none" w:sz="0" w:space="0" w:color="auto"/>
              </w:divBdr>
            </w:div>
            <w:div w:id="163131483">
              <w:marLeft w:val="0"/>
              <w:marRight w:val="0"/>
              <w:marTop w:val="0"/>
              <w:marBottom w:val="0"/>
              <w:divBdr>
                <w:top w:val="none" w:sz="0" w:space="0" w:color="auto"/>
                <w:left w:val="none" w:sz="0" w:space="0" w:color="auto"/>
                <w:bottom w:val="none" w:sz="0" w:space="0" w:color="auto"/>
                <w:right w:val="none" w:sz="0" w:space="0" w:color="auto"/>
              </w:divBdr>
            </w:div>
            <w:div w:id="624121126">
              <w:marLeft w:val="0"/>
              <w:marRight w:val="0"/>
              <w:marTop w:val="0"/>
              <w:marBottom w:val="0"/>
              <w:divBdr>
                <w:top w:val="none" w:sz="0" w:space="0" w:color="auto"/>
                <w:left w:val="none" w:sz="0" w:space="0" w:color="auto"/>
                <w:bottom w:val="none" w:sz="0" w:space="0" w:color="auto"/>
                <w:right w:val="none" w:sz="0" w:space="0" w:color="auto"/>
              </w:divBdr>
            </w:div>
            <w:div w:id="986740181">
              <w:marLeft w:val="0"/>
              <w:marRight w:val="0"/>
              <w:marTop w:val="0"/>
              <w:marBottom w:val="0"/>
              <w:divBdr>
                <w:top w:val="none" w:sz="0" w:space="0" w:color="auto"/>
                <w:left w:val="none" w:sz="0" w:space="0" w:color="auto"/>
                <w:bottom w:val="none" w:sz="0" w:space="0" w:color="auto"/>
                <w:right w:val="none" w:sz="0" w:space="0" w:color="auto"/>
              </w:divBdr>
            </w:div>
            <w:div w:id="315650907">
              <w:marLeft w:val="0"/>
              <w:marRight w:val="0"/>
              <w:marTop w:val="0"/>
              <w:marBottom w:val="0"/>
              <w:divBdr>
                <w:top w:val="none" w:sz="0" w:space="0" w:color="auto"/>
                <w:left w:val="none" w:sz="0" w:space="0" w:color="auto"/>
                <w:bottom w:val="none" w:sz="0" w:space="0" w:color="auto"/>
                <w:right w:val="none" w:sz="0" w:space="0" w:color="auto"/>
              </w:divBdr>
            </w:div>
            <w:div w:id="326640292">
              <w:marLeft w:val="0"/>
              <w:marRight w:val="0"/>
              <w:marTop w:val="0"/>
              <w:marBottom w:val="0"/>
              <w:divBdr>
                <w:top w:val="none" w:sz="0" w:space="0" w:color="auto"/>
                <w:left w:val="none" w:sz="0" w:space="0" w:color="auto"/>
                <w:bottom w:val="none" w:sz="0" w:space="0" w:color="auto"/>
                <w:right w:val="none" w:sz="0" w:space="0" w:color="auto"/>
              </w:divBdr>
            </w:div>
            <w:div w:id="25836166">
              <w:marLeft w:val="0"/>
              <w:marRight w:val="0"/>
              <w:marTop w:val="0"/>
              <w:marBottom w:val="0"/>
              <w:divBdr>
                <w:top w:val="none" w:sz="0" w:space="0" w:color="auto"/>
                <w:left w:val="none" w:sz="0" w:space="0" w:color="auto"/>
                <w:bottom w:val="none" w:sz="0" w:space="0" w:color="auto"/>
                <w:right w:val="none" w:sz="0" w:space="0" w:color="auto"/>
              </w:divBdr>
            </w:div>
            <w:div w:id="783765301">
              <w:marLeft w:val="0"/>
              <w:marRight w:val="0"/>
              <w:marTop w:val="0"/>
              <w:marBottom w:val="0"/>
              <w:divBdr>
                <w:top w:val="none" w:sz="0" w:space="0" w:color="auto"/>
                <w:left w:val="none" w:sz="0" w:space="0" w:color="auto"/>
                <w:bottom w:val="none" w:sz="0" w:space="0" w:color="auto"/>
                <w:right w:val="none" w:sz="0" w:space="0" w:color="auto"/>
              </w:divBdr>
            </w:div>
            <w:div w:id="986544913">
              <w:marLeft w:val="0"/>
              <w:marRight w:val="0"/>
              <w:marTop w:val="0"/>
              <w:marBottom w:val="0"/>
              <w:divBdr>
                <w:top w:val="none" w:sz="0" w:space="0" w:color="auto"/>
                <w:left w:val="none" w:sz="0" w:space="0" w:color="auto"/>
                <w:bottom w:val="none" w:sz="0" w:space="0" w:color="auto"/>
                <w:right w:val="none" w:sz="0" w:space="0" w:color="auto"/>
              </w:divBdr>
            </w:div>
            <w:div w:id="1907490909">
              <w:marLeft w:val="0"/>
              <w:marRight w:val="0"/>
              <w:marTop w:val="0"/>
              <w:marBottom w:val="0"/>
              <w:divBdr>
                <w:top w:val="none" w:sz="0" w:space="0" w:color="auto"/>
                <w:left w:val="none" w:sz="0" w:space="0" w:color="auto"/>
                <w:bottom w:val="none" w:sz="0" w:space="0" w:color="auto"/>
                <w:right w:val="none" w:sz="0" w:space="0" w:color="auto"/>
              </w:divBdr>
            </w:div>
            <w:div w:id="1814634807">
              <w:marLeft w:val="0"/>
              <w:marRight w:val="0"/>
              <w:marTop w:val="0"/>
              <w:marBottom w:val="0"/>
              <w:divBdr>
                <w:top w:val="none" w:sz="0" w:space="0" w:color="auto"/>
                <w:left w:val="none" w:sz="0" w:space="0" w:color="auto"/>
                <w:bottom w:val="none" w:sz="0" w:space="0" w:color="auto"/>
                <w:right w:val="none" w:sz="0" w:space="0" w:color="auto"/>
              </w:divBdr>
            </w:div>
            <w:div w:id="1396514245">
              <w:marLeft w:val="0"/>
              <w:marRight w:val="0"/>
              <w:marTop w:val="0"/>
              <w:marBottom w:val="0"/>
              <w:divBdr>
                <w:top w:val="none" w:sz="0" w:space="0" w:color="auto"/>
                <w:left w:val="none" w:sz="0" w:space="0" w:color="auto"/>
                <w:bottom w:val="none" w:sz="0" w:space="0" w:color="auto"/>
                <w:right w:val="none" w:sz="0" w:space="0" w:color="auto"/>
              </w:divBdr>
            </w:div>
            <w:div w:id="505093412">
              <w:marLeft w:val="0"/>
              <w:marRight w:val="0"/>
              <w:marTop w:val="0"/>
              <w:marBottom w:val="0"/>
              <w:divBdr>
                <w:top w:val="none" w:sz="0" w:space="0" w:color="auto"/>
                <w:left w:val="none" w:sz="0" w:space="0" w:color="auto"/>
                <w:bottom w:val="none" w:sz="0" w:space="0" w:color="auto"/>
                <w:right w:val="none" w:sz="0" w:space="0" w:color="auto"/>
              </w:divBdr>
            </w:div>
            <w:div w:id="2067988739">
              <w:marLeft w:val="0"/>
              <w:marRight w:val="0"/>
              <w:marTop w:val="0"/>
              <w:marBottom w:val="0"/>
              <w:divBdr>
                <w:top w:val="none" w:sz="0" w:space="0" w:color="auto"/>
                <w:left w:val="none" w:sz="0" w:space="0" w:color="auto"/>
                <w:bottom w:val="none" w:sz="0" w:space="0" w:color="auto"/>
                <w:right w:val="none" w:sz="0" w:space="0" w:color="auto"/>
              </w:divBdr>
            </w:div>
            <w:div w:id="1725833951">
              <w:marLeft w:val="0"/>
              <w:marRight w:val="0"/>
              <w:marTop w:val="0"/>
              <w:marBottom w:val="0"/>
              <w:divBdr>
                <w:top w:val="none" w:sz="0" w:space="0" w:color="auto"/>
                <w:left w:val="none" w:sz="0" w:space="0" w:color="auto"/>
                <w:bottom w:val="none" w:sz="0" w:space="0" w:color="auto"/>
                <w:right w:val="none" w:sz="0" w:space="0" w:color="auto"/>
              </w:divBdr>
            </w:div>
            <w:div w:id="1585533813">
              <w:marLeft w:val="0"/>
              <w:marRight w:val="0"/>
              <w:marTop w:val="0"/>
              <w:marBottom w:val="0"/>
              <w:divBdr>
                <w:top w:val="none" w:sz="0" w:space="0" w:color="auto"/>
                <w:left w:val="none" w:sz="0" w:space="0" w:color="auto"/>
                <w:bottom w:val="none" w:sz="0" w:space="0" w:color="auto"/>
                <w:right w:val="none" w:sz="0" w:space="0" w:color="auto"/>
              </w:divBdr>
            </w:div>
            <w:div w:id="1663318107">
              <w:marLeft w:val="0"/>
              <w:marRight w:val="0"/>
              <w:marTop w:val="0"/>
              <w:marBottom w:val="0"/>
              <w:divBdr>
                <w:top w:val="none" w:sz="0" w:space="0" w:color="auto"/>
                <w:left w:val="none" w:sz="0" w:space="0" w:color="auto"/>
                <w:bottom w:val="none" w:sz="0" w:space="0" w:color="auto"/>
                <w:right w:val="none" w:sz="0" w:space="0" w:color="auto"/>
              </w:divBdr>
            </w:div>
            <w:div w:id="460194050">
              <w:marLeft w:val="0"/>
              <w:marRight w:val="0"/>
              <w:marTop w:val="0"/>
              <w:marBottom w:val="0"/>
              <w:divBdr>
                <w:top w:val="none" w:sz="0" w:space="0" w:color="auto"/>
                <w:left w:val="none" w:sz="0" w:space="0" w:color="auto"/>
                <w:bottom w:val="none" w:sz="0" w:space="0" w:color="auto"/>
                <w:right w:val="none" w:sz="0" w:space="0" w:color="auto"/>
              </w:divBdr>
            </w:div>
            <w:div w:id="650476646">
              <w:marLeft w:val="0"/>
              <w:marRight w:val="0"/>
              <w:marTop w:val="0"/>
              <w:marBottom w:val="0"/>
              <w:divBdr>
                <w:top w:val="none" w:sz="0" w:space="0" w:color="auto"/>
                <w:left w:val="none" w:sz="0" w:space="0" w:color="auto"/>
                <w:bottom w:val="none" w:sz="0" w:space="0" w:color="auto"/>
                <w:right w:val="none" w:sz="0" w:space="0" w:color="auto"/>
              </w:divBdr>
            </w:div>
            <w:div w:id="31879517">
              <w:marLeft w:val="0"/>
              <w:marRight w:val="0"/>
              <w:marTop w:val="0"/>
              <w:marBottom w:val="0"/>
              <w:divBdr>
                <w:top w:val="none" w:sz="0" w:space="0" w:color="auto"/>
                <w:left w:val="none" w:sz="0" w:space="0" w:color="auto"/>
                <w:bottom w:val="none" w:sz="0" w:space="0" w:color="auto"/>
                <w:right w:val="none" w:sz="0" w:space="0" w:color="auto"/>
              </w:divBdr>
            </w:div>
            <w:div w:id="440298734">
              <w:marLeft w:val="0"/>
              <w:marRight w:val="0"/>
              <w:marTop w:val="0"/>
              <w:marBottom w:val="0"/>
              <w:divBdr>
                <w:top w:val="none" w:sz="0" w:space="0" w:color="auto"/>
                <w:left w:val="none" w:sz="0" w:space="0" w:color="auto"/>
                <w:bottom w:val="none" w:sz="0" w:space="0" w:color="auto"/>
                <w:right w:val="none" w:sz="0" w:space="0" w:color="auto"/>
              </w:divBdr>
            </w:div>
            <w:div w:id="2111048873">
              <w:marLeft w:val="0"/>
              <w:marRight w:val="0"/>
              <w:marTop w:val="0"/>
              <w:marBottom w:val="0"/>
              <w:divBdr>
                <w:top w:val="none" w:sz="0" w:space="0" w:color="auto"/>
                <w:left w:val="none" w:sz="0" w:space="0" w:color="auto"/>
                <w:bottom w:val="none" w:sz="0" w:space="0" w:color="auto"/>
                <w:right w:val="none" w:sz="0" w:space="0" w:color="auto"/>
              </w:divBdr>
            </w:div>
            <w:div w:id="1127311660">
              <w:marLeft w:val="0"/>
              <w:marRight w:val="0"/>
              <w:marTop w:val="0"/>
              <w:marBottom w:val="0"/>
              <w:divBdr>
                <w:top w:val="none" w:sz="0" w:space="0" w:color="auto"/>
                <w:left w:val="none" w:sz="0" w:space="0" w:color="auto"/>
                <w:bottom w:val="none" w:sz="0" w:space="0" w:color="auto"/>
                <w:right w:val="none" w:sz="0" w:space="0" w:color="auto"/>
              </w:divBdr>
            </w:div>
            <w:div w:id="1719551628">
              <w:marLeft w:val="0"/>
              <w:marRight w:val="0"/>
              <w:marTop w:val="0"/>
              <w:marBottom w:val="0"/>
              <w:divBdr>
                <w:top w:val="none" w:sz="0" w:space="0" w:color="auto"/>
                <w:left w:val="none" w:sz="0" w:space="0" w:color="auto"/>
                <w:bottom w:val="none" w:sz="0" w:space="0" w:color="auto"/>
                <w:right w:val="none" w:sz="0" w:space="0" w:color="auto"/>
              </w:divBdr>
            </w:div>
            <w:div w:id="2063213328">
              <w:marLeft w:val="0"/>
              <w:marRight w:val="0"/>
              <w:marTop w:val="0"/>
              <w:marBottom w:val="0"/>
              <w:divBdr>
                <w:top w:val="none" w:sz="0" w:space="0" w:color="auto"/>
                <w:left w:val="none" w:sz="0" w:space="0" w:color="auto"/>
                <w:bottom w:val="none" w:sz="0" w:space="0" w:color="auto"/>
                <w:right w:val="none" w:sz="0" w:space="0" w:color="auto"/>
              </w:divBdr>
            </w:div>
            <w:div w:id="693386144">
              <w:marLeft w:val="0"/>
              <w:marRight w:val="0"/>
              <w:marTop w:val="0"/>
              <w:marBottom w:val="0"/>
              <w:divBdr>
                <w:top w:val="none" w:sz="0" w:space="0" w:color="auto"/>
                <w:left w:val="none" w:sz="0" w:space="0" w:color="auto"/>
                <w:bottom w:val="none" w:sz="0" w:space="0" w:color="auto"/>
                <w:right w:val="none" w:sz="0" w:space="0" w:color="auto"/>
              </w:divBdr>
            </w:div>
            <w:div w:id="310797045">
              <w:marLeft w:val="0"/>
              <w:marRight w:val="0"/>
              <w:marTop w:val="0"/>
              <w:marBottom w:val="0"/>
              <w:divBdr>
                <w:top w:val="none" w:sz="0" w:space="0" w:color="auto"/>
                <w:left w:val="none" w:sz="0" w:space="0" w:color="auto"/>
                <w:bottom w:val="none" w:sz="0" w:space="0" w:color="auto"/>
                <w:right w:val="none" w:sz="0" w:space="0" w:color="auto"/>
              </w:divBdr>
            </w:div>
            <w:div w:id="1766027052">
              <w:marLeft w:val="0"/>
              <w:marRight w:val="0"/>
              <w:marTop w:val="0"/>
              <w:marBottom w:val="0"/>
              <w:divBdr>
                <w:top w:val="none" w:sz="0" w:space="0" w:color="auto"/>
                <w:left w:val="none" w:sz="0" w:space="0" w:color="auto"/>
                <w:bottom w:val="none" w:sz="0" w:space="0" w:color="auto"/>
                <w:right w:val="none" w:sz="0" w:space="0" w:color="auto"/>
              </w:divBdr>
            </w:div>
            <w:div w:id="451752150">
              <w:marLeft w:val="0"/>
              <w:marRight w:val="0"/>
              <w:marTop w:val="0"/>
              <w:marBottom w:val="0"/>
              <w:divBdr>
                <w:top w:val="none" w:sz="0" w:space="0" w:color="auto"/>
                <w:left w:val="none" w:sz="0" w:space="0" w:color="auto"/>
                <w:bottom w:val="none" w:sz="0" w:space="0" w:color="auto"/>
                <w:right w:val="none" w:sz="0" w:space="0" w:color="auto"/>
              </w:divBdr>
            </w:div>
            <w:div w:id="363749106">
              <w:marLeft w:val="0"/>
              <w:marRight w:val="0"/>
              <w:marTop w:val="0"/>
              <w:marBottom w:val="0"/>
              <w:divBdr>
                <w:top w:val="none" w:sz="0" w:space="0" w:color="auto"/>
                <w:left w:val="none" w:sz="0" w:space="0" w:color="auto"/>
                <w:bottom w:val="none" w:sz="0" w:space="0" w:color="auto"/>
                <w:right w:val="none" w:sz="0" w:space="0" w:color="auto"/>
              </w:divBdr>
            </w:div>
            <w:div w:id="289018775">
              <w:marLeft w:val="0"/>
              <w:marRight w:val="0"/>
              <w:marTop w:val="0"/>
              <w:marBottom w:val="0"/>
              <w:divBdr>
                <w:top w:val="none" w:sz="0" w:space="0" w:color="auto"/>
                <w:left w:val="none" w:sz="0" w:space="0" w:color="auto"/>
                <w:bottom w:val="none" w:sz="0" w:space="0" w:color="auto"/>
                <w:right w:val="none" w:sz="0" w:space="0" w:color="auto"/>
              </w:divBdr>
            </w:div>
            <w:div w:id="358900632">
              <w:marLeft w:val="0"/>
              <w:marRight w:val="0"/>
              <w:marTop w:val="0"/>
              <w:marBottom w:val="0"/>
              <w:divBdr>
                <w:top w:val="none" w:sz="0" w:space="0" w:color="auto"/>
                <w:left w:val="none" w:sz="0" w:space="0" w:color="auto"/>
                <w:bottom w:val="none" w:sz="0" w:space="0" w:color="auto"/>
                <w:right w:val="none" w:sz="0" w:space="0" w:color="auto"/>
              </w:divBdr>
            </w:div>
            <w:div w:id="1811284241">
              <w:marLeft w:val="0"/>
              <w:marRight w:val="0"/>
              <w:marTop w:val="0"/>
              <w:marBottom w:val="0"/>
              <w:divBdr>
                <w:top w:val="none" w:sz="0" w:space="0" w:color="auto"/>
                <w:left w:val="none" w:sz="0" w:space="0" w:color="auto"/>
                <w:bottom w:val="none" w:sz="0" w:space="0" w:color="auto"/>
                <w:right w:val="none" w:sz="0" w:space="0" w:color="auto"/>
              </w:divBdr>
            </w:div>
            <w:div w:id="1881436549">
              <w:marLeft w:val="0"/>
              <w:marRight w:val="0"/>
              <w:marTop w:val="0"/>
              <w:marBottom w:val="0"/>
              <w:divBdr>
                <w:top w:val="none" w:sz="0" w:space="0" w:color="auto"/>
                <w:left w:val="none" w:sz="0" w:space="0" w:color="auto"/>
                <w:bottom w:val="none" w:sz="0" w:space="0" w:color="auto"/>
                <w:right w:val="none" w:sz="0" w:space="0" w:color="auto"/>
              </w:divBdr>
            </w:div>
            <w:div w:id="368067130">
              <w:marLeft w:val="0"/>
              <w:marRight w:val="0"/>
              <w:marTop w:val="0"/>
              <w:marBottom w:val="0"/>
              <w:divBdr>
                <w:top w:val="none" w:sz="0" w:space="0" w:color="auto"/>
                <w:left w:val="none" w:sz="0" w:space="0" w:color="auto"/>
                <w:bottom w:val="none" w:sz="0" w:space="0" w:color="auto"/>
                <w:right w:val="none" w:sz="0" w:space="0" w:color="auto"/>
              </w:divBdr>
            </w:div>
            <w:div w:id="885723417">
              <w:marLeft w:val="0"/>
              <w:marRight w:val="0"/>
              <w:marTop w:val="0"/>
              <w:marBottom w:val="0"/>
              <w:divBdr>
                <w:top w:val="none" w:sz="0" w:space="0" w:color="auto"/>
                <w:left w:val="none" w:sz="0" w:space="0" w:color="auto"/>
                <w:bottom w:val="none" w:sz="0" w:space="0" w:color="auto"/>
                <w:right w:val="none" w:sz="0" w:space="0" w:color="auto"/>
              </w:divBdr>
            </w:div>
            <w:div w:id="1803693498">
              <w:marLeft w:val="0"/>
              <w:marRight w:val="0"/>
              <w:marTop w:val="0"/>
              <w:marBottom w:val="0"/>
              <w:divBdr>
                <w:top w:val="none" w:sz="0" w:space="0" w:color="auto"/>
                <w:left w:val="none" w:sz="0" w:space="0" w:color="auto"/>
                <w:bottom w:val="none" w:sz="0" w:space="0" w:color="auto"/>
                <w:right w:val="none" w:sz="0" w:space="0" w:color="auto"/>
              </w:divBdr>
            </w:div>
            <w:div w:id="1362394536">
              <w:marLeft w:val="0"/>
              <w:marRight w:val="0"/>
              <w:marTop w:val="0"/>
              <w:marBottom w:val="0"/>
              <w:divBdr>
                <w:top w:val="none" w:sz="0" w:space="0" w:color="auto"/>
                <w:left w:val="none" w:sz="0" w:space="0" w:color="auto"/>
                <w:bottom w:val="none" w:sz="0" w:space="0" w:color="auto"/>
                <w:right w:val="none" w:sz="0" w:space="0" w:color="auto"/>
              </w:divBdr>
            </w:div>
            <w:div w:id="10371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564">
      <w:bodyDiv w:val="1"/>
      <w:marLeft w:val="0"/>
      <w:marRight w:val="0"/>
      <w:marTop w:val="0"/>
      <w:marBottom w:val="0"/>
      <w:divBdr>
        <w:top w:val="none" w:sz="0" w:space="0" w:color="auto"/>
        <w:left w:val="none" w:sz="0" w:space="0" w:color="auto"/>
        <w:bottom w:val="none" w:sz="0" w:space="0" w:color="auto"/>
        <w:right w:val="none" w:sz="0" w:space="0" w:color="auto"/>
      </w:divBdr>
      <w:divsChild>
        <w:div w:id="1194538977">
          <w:marLeft w:val="0"/>
          <w:marRight w:val="90"/>
          <w:marTop w:val="0"/>
          <w:marBottom w:val="0"/>
          <w:divBdr>
            <w:top w:val="none" w:sz="0" w:space="0" w:color="auto"/>
            <w:left w:val="none" w:sz="0" w:space="0" w:color="auto"/>
            <w:bottom w:val="none" w:sz="0" w:space="0" w:color="auto"/>
            <w:right w:val="none" w:sz="0" w:space="0" w:color="auto"/>
          </w:divBdr>
        </w:div>
        <w:div w:id="1176265999">
          <w:marLeft w:val="0"/>
          <w:marRight w:val="0"/>
          <w:marTop w:val="0"/>
          <w:marBottom w:val="0"/>
          <w:divBdr>
            <w:top w:val="none" w:sz="0" w:space="0" w:color="auto"/>
            <w:left w:val="none" w:sz="0" w:space="0" w:color="auto"/>
            <w:bottom w:val="none" w:sz="0" w:space="0" w:color="auto"/>
            <w:right w:val="none" w:sz="0" w:space="0" w:color="auto"/>
          </w:divBdr>
        </w:div>
      </w:divsChild>
    </w:div>
    <w:div w:id="303392938">
      <w:bodyDiv w:val="1"/>
      <w:marLeft w:val="0"/>
      <w:marRight w:val="0"/>
      <w:marTop w:val="0"/>
      <w:marBottom w:val="0"/>
      <w:divBdr>
        <w:top w:val="none" w:sz="0" w:space="0" w:color="auto"/>
        <w:left w:val="none" w:sz="0" w:space="0" w:color="auto"/>
        <w:bottom w:val="none" w:sz="0" w:space="0" w:color="auto"/>
        <w:right w:val="none" w:sz="0" w:space="0" w:color="auto"/>
      </w:divBdr>
      <w:divsChild>
        <w:div w:id="567767353">
          <w:marLeft w:val="0"/>
          <w:marRight w:val="720"/>
          <w:marTop w:val="0"/>
          <w:marBottom w:val="0"/>
          <w:divBdr>
            <w:top w:val="none" w:sz="0" w:space="0" w:color="auto"/>
            <w:left w:val="none" w:sz="0" w:space="0" w:color="auto"/>
            <w:bottom w:val="none" w:sz="0" w:space="0" w:color="auto"/>
            <w:right w:val="none" w:sz="0" w:space="0" w:color="auto"/>
          </w:divBdr>
        </w:div>
        <w:div w:id="824324290">
          <w:marLeft w:val="0"/>
          <w:marRight w:val="0"/>
          <w:marTop w:val="0"/>
          <w:marBottom w:val="0"/>
          <w:divBdr>
            <w:top w:val="none" w:sz="0" w:space="0" w:color="auto"/>
            <w:left w:val="none" w:sz="0" w:space="0" w:color="auto"/>
            <w:bottom w:val="none" w:sz="0" w:space="0" w:color="auto"/>
            <w:right w:val="none" w:sz="0" w:space="0" w:color="auto"/>
          </w:divBdr>
        </w:div>
      </w:divsChild>
    </w:div>
    <w:div w:id="304941832">
      <w:bodyDiv w:val="1"/>
      <w:marLeft w:val="0"/>
      <w:marRight w:val="0"/>
      <w:marTop w:val="0"/>
      <w:marBottom w:val="0"/>
      <w:divBdr>
        <w:top w:val="none" w:sz="0" w:space="0" w:color="auto"/>
        <w:left w:val="none" w:sz="0" w:space="0" w:color="auto"/>
        <w:bottom w:val="none" w:sz="0" w:space="0" w:color="auto"/>
        <w:right w:val="none" w:sz="0" w:space="0" w:color="auto"/>
      </w:divBdr>
      <w:divsChild>
        <w:div w:id="1886796110">
          <w:marLeft w:val="0"/>
          <w:marRight w:val="720"/>
          <w:marTop w:val="0"/>
          <w:marBottom w:val="0"/>
          <w:divBdr>
            <w:top w:val="none" w:sz="0" w:space="0" w:color="auto"/>
            <w:left w:val="none" w:sz="0" w:space="0" w:color="auto"/>
            <w:bottom w:val="none" w:sz="0" w:space="0" w:color="auto"/>
            <w:right w:val="none" w:sz="0" w:space="0" w:color="auto"/>
          </w:divBdr>
        </w:div>
        <w:div w:id="263000299">
          <w:marLeft w:val="0"/>
          <w:marRight w:val="0"/>
          <w:marTop w:val="0"/>
          <w:marBottom w:val="0"/>
          <w:divBdr>
            <w:top w:val="none" w:sz="0" w:space="0" w:color="auto"/>
            <w:left w:val="none" w:sz="0" w:space="0" w:color="auto"/>
            <w:bottom w:val="none" w:sz="0" w:space="0" w:color="auto"/>
            <w:right w:val="none" w:sz="0" w:space="0" w:color="auto"/>
          </w:divBdr>
        </w:div>
      </w:divsChild>
    </w:div>
    <w:div w:id="372660585">
      <w:bodyDiv w:val="1"/>
      <w:marLeft w:val="0"/>
      <w:marRight w:val="0"/>
      <w:marTop w:val="0"/>
      <w:marBottom w:val="0"/>
      <w:divBdr>
        <w:top w:val="none" w:sz="0" w:space="0" w:color="auto"/>
        <w:left w:val="none" w:sz="0" w:space="0" w:color="auto"/>
        <w:bottom w:val="none" w:sz="0" w:space="0" w:color="auto"/>
        <w:right w:val="none" w:sz="0" w:space="0" w:color="auto"/>
      </w:divBdr>
      <w:divsChild>
        <w:div w:id="790170515">
          <w:marLeft w:val="0"/>
          <w:marRight w:val="0"/>
          <w:marTop w:val="0"/>
          <w:marBottom w:val="0"/>
          <w:divBdr>
            <w:top w:val="none" w:sz="0" w:space="0" w:color="auto"/>
            <w:left w:val="none" w:sz="0" w:space="0" w:color="auto"/>
            <w:bottom w:val="none" w:sz="0" w:space="0" w:color="auto"/>
            <w:right w:val="none" w:sz="0" w:space="0" w:color="auto"/>
          </w:divBdr>
          <w:divsChild>
            <w:div w:id="429933561">
              <w:marLeft w:val="0"/>
              <w:marRight w:val="0"/>
              <w:marTop w:val="0"/>
              <w:marBottom w:val="0"/>
              <w:divBdr>
                <w:top w:val="none" w:sz="0" w:space="0" w:color="auto"/>
                <w:left w:val="none" w:sz="0" w:space="0" w:color="auto"/>
                <w:bottom w:val="none" w:sz="0" w:space="0" w:color="auto"/>
                <w:right w:val="none" w:sz="0" w:space="0" w:color="auto"/>
              </w:divBdr>
            </w:div>
            <w:div w:id="865950548">
              <w:marLeft w:val="0"/>
              <w:marRight w:val="0"/>
              <w:marTop w:val="0"/>
              <w:marBottom w:val="0"/>
              <w:divBdr>
                <w:top w:val="none" w:sz="0" w:space="0" w:color="auto"/>
                <w:left w:val="none" w:sz="0" w:space="0" w:color="auto"/>
                <w:bottom w:val="none" w:sz="0" w:space="0" w:color="auto"/>
                <w:right w:val="none" w:sz="0" w:space="0" w:color="auto"/>
              </w:divBdr>
            </w:div>
            <w:div w:id="1532106406">
              <w:marLeft w:val="0"/>
              <w:marRight w:val="0"/>
              <w:marTop w:val="0"/>
              <w:marBottom w:val="0"/>
              <w:divBdr>
                <w:top w:val="none" w:sz="0" w:space="0" w:color="auto"/>
                <w:left w:val="none" w:sz="0" w:space="0" w:color="auto"/>
                <w:bottom w:val="none" w:sz="0" w:space="0" w:color="auto"/>
                <w:right w:val="none" w:sz="0" w:space="0" w:color="auto"/>
              </w:divBdr>
            </w:div>
            <w:div w:id="1765608020">
              <w:marLeft w:val="0"/>
              <w:marRight w:val="0"/>
              <w:marTop w:val="0"/>
              <w:marBottom w:val="0"/>
              <w:divBdr>
                <w:top w:val="none" w:sz="0" w:space="0" w:color="auto"/>
                <w:left w:val="none" w:sz="0" w:space="0" w:color="auto"/>
                <w:bottom w:val="none" w:sz="0" w:space="0" w:color="auto"/>
                <w:right w:val="none" w:sz="0" w:space="0" w:color="auto"/>
              </w:divBdr>
            </w:div>
            <w:div w:id="1388841287">
              <w:marLeft w:val="0"/>
              <w:marRight w:val="0"/>
              <w:marTop w:val="0"/>
              <w:marBottom w:val="0"/>
              <w:divBdr>
                <w:top w:val="none" w:sz="0" w:space="0" w:color="auto"/>
                <w:left w:val="none" w:sz="0" w:space="0" w:color="auto"/>
                <w:bottom w:val="none" w:sz="0" w:space="0" w:color="auto"/>
                <w:right w:val="none" w:sz="0" w:space="0" w:color="auto"/>
              </w:divBdr>
            </w:div>
            <w:div w:id="34042516">
              <w:marLeft w:val="0"/>
              <w:marRight w:val="0"/>
              <w:marTop w:val="0"/>
              <w:marBottom w:val="0"/>
              <w:divBdr>
                <w:top w:val="none" w:sz="0" w:space="0" w:color="auto"/>
                <w:left w:val="none" w:sz="0" w:space="0" w:color="auto"/>
                <w:bottom w:val="none" w:sz="0" w:space="0" w:color="auto"/>
                <w:right w:val="none" w:sz="0" w:space="0" w:color="auto"/>
              </w:divBdr>
            </w:div>
            <w:div w:id="1213886546">
              <w:marLeft w:val="0"/>
              <w:marRight w:val="0"/>
              <w:marTop w:val="0"/>
              <w:marBottom w:val="0"/>
              <w:divBdr>
                <w:top w:val="none" w:sz="0" w:space="0" w:color="auto"/>
                <w:left w:val="none" w:sz="0" w:space="0" w:color="auto"/>
                <w:bottom w:val="none" w:sz="0" w:space="0" w:color="auto"/>
                <w:right w:val="none" w:sz="0" w:space="0" w:color="auto"/>
              </w:divBdr>
            </w:div>
            <w:div w:id="337076365">
              <w:marLeft w:val="0"/>
              <w:marRight w:val="0"/>
              <w:marTop w:val="0"/>
              <w:marBottom w:val="0"/>
              <w:divBdr>
                <w:top w:val="none" w:sz="0" w:space="0" w:color="auto"/>
                <w:left w:val="none" w:sz="0" w:space="0" w:color="auto"/>
                <w:bottom w:val="none" w:sz="0" w:space="0" w:color="auto"/>
                <w:right w:val="none" w:sz="0" w:space="0" w:color="auto"/>
              </w:divBdr>
            </w:div>
            <w:div w:id="762728256">
              <w:marLeft w:val="0"/>
              <w:marRight w:val="0"/>
              <w:marTop w:val="0"/>
              <w:marBottom w:val="0"/>
              <w:divBdr>
                <w:top w:val="none" w:sz="0" w:space="0" w:color="auto"/>
                <w:left w:val="none" w:sz="0" w:space="0" w:color="auto"/>
                <w:bottom w:val="none" w:sz="0" w:space="0" w:color="auto"/>
                <w:right w:val="none" w:sz="0" w:space="0" w:color="auto"/>
              </w:divBdr>
            </w:div>
            <w:div w:id="1611934541">
              <w:marLeft w:val="0"/>
              <w:marRight w:val="0"/>
              <w:marTop w:val="0"/>
              <w:marBottom w:val="0"/>
              <w:divBdr>
                <w:top w:val="none" w:sz="0" w:space="0" w:color="auto"/>
                <w:left w:val="none" w:sz="0" w:space="0" w:color="auto"/>
                <w:bottom w:val="none" w:sz="0" w:space="0" w:color="auto"/>
                <w:right w:val="none" w:sz="0" w:space="0" w:color="auto"/>
              </w:divBdr>
            </w:div>
            <w:div w:id="780688536">
              <w:marLeft w:val="0"/>
              <w:marRight w:val="0"/>
              <w:marTop w:val="0"/>
              <w:marBottom w:val="0"/>
              <w:divBdr>
                <w:top w:val="none" w:sz="0" w:space="0" w:color="auto"/>
                <w:left w:val="none" w:sz="0" w:space="0" w:color="auto"/>
                <w:bottom w:val="none" w:sz="0" w:space="0" w:color="auto"/>
                <w:right w:val="none" w:sz="0" w:space="0" w:color="auto"/>
              </w:divBdr>
            </w:div>
            <w:div w:id="1485777601">
              <w:marLeft w:val="0"/>
              <w:marRight w:val="0"/>
              <w:marTop w:val="0"/>
              <w:marBottom w:val="0"/>
              <w:divBdr>
                <w:top w:val="none" w:sz="0" w:space="0" w:color="auto"/>
                <w:left w:val="none" w:sz="0" w:space="0" w:color="auto"/>
                <w:bottom w:val="none" w:sz="0" w:space="0" w:color="auto"/>
                <w:right w:val="none" w:sz="0" w:space="0" w:color="auto"/>
              </w:divBdr>
            </w:div>
            <w:div w:id="801265468">
              <w:marLeft w:val="0"/>
              <w:marRight w:val="0"/>
              <w:marTop w:val="0"/>
              <w:marBottom w:val="0"/>
              <w:divBdr>
                <w:top w:val="none" w:sz="0" w:space="0" w:color="auto"/>
                <w:left w:val="none" w:sz="0" w:space="0" w:color="auto"/>
                <w:bottom w:val="none" w:sz="0" w:space="0" w:color="auto"/>
                <w:right w:val="none" w:sz="0" w:space="0" w:color="auto"/>
              </w:divBdr>
            </w:div>
            <w:div w:id="927617840">
              <w:marLeft w:val="0"/>
              <w:marRight w:val="0"/>
              <w:marTop w:val="0"/>
              <w:marBottom w:val="0"/>
              <w:divBdr>
                <w:top w:val="none" w:sz="0" w:space="0" w:color="auto"/>
                <w:left w:val="none" w:sz="0" w:space="0" w:color="auto"/>
                <w:bottom w:val="none" w:sz="0" w:space="0" w:color="auto"/>
                <w:right w:val="none" w:sz="0" w:space="0" w:color="auto"/>
              </w:divBdr>
            </w:div>
            <w:div w:id="1721898751">
              <w:marLeft w:val="0"/>
              <w:marRight w:val="0"/>
              <w:marTop w:val="0"/>
              <w:marBottom w:val="0"/>
              <w:divBdr>
                <w:top w:val="none" w:sz="0" w:space="0" w:color="auto"/>
                <w:left w:val="none" w:sz="0" w:space="0" w:color="auto"/>
                <w:bottom w:val="none" w:sz="0" w:space="0" w:color="auto"/>
                <w:right w:val="none" w:sz="0" w:space="0" w:color="auto"/>
              </w:divBdr>
            </w:div>
            <w:div w:id="841159759">
              <w:marLeft w:val="0"/>
              <w:marRight w:val="0"/>
              <w:marTop w:val="0"/>
              <w:marBottom w:val="0"/>
              <w:divBdr>
                <w:top w:val="none" w:sz="0" w:space="0" w:color="auto"/>
                <w:left w:val="none" w:sz="0" w:space="0" w:color="auto"/>
                <w:bottom w:val="none" w:sz="0" w:space="0" w:color="auto"/>
                <w:right w:val="none" w:sz="0" w:space="0" w:color="auto"/>
              </w:divBdr>
            </w:div>
            <w:div w:id="836193826">
              <w:marLeft w:val="0"/>
              <w:marRight w:val="0"/>
              <w:marTop w:val="0"/>
              <w:marBottom w:val="0"/>
              <w:divBdr>
                <w:top w:val="none" w:sz="0" w:space="0" w:color="auto"/>
                <w:left w:val="none" w:sz="0" w:space="0" w:color="auto"/>
                <w:bottom w:val="none" w:sz="0" w:space="0" w:color="auto"/>
                <w:right w:val="none" w:sz="0" w:space="0" w:color="auto"/>
              </w:divBdr>
            </w:div>
            <w:div w:id="87389135">
              <w:marLeft w:val="0"/>
              <w:marRight w:val="0"/>
              <w:marTop w:val="0"/>
              <w:marBottom w:val="0"/>
              <w:divBdr>
                <w:top w:val="none" w:sz="0" w:space="0" w:color="auto"/>
                <w:left w:val="none" w:sz="0" w:space="0" w:color="auto"/>
                <w:bottom w:val="none" w:sz="0" w:space="0" w:color="auto"/>
                <w:right w:val="none" w:sz="0" w:space="0" w:color="auto"/>
              </w:divBdr>
            </w:div>
            <w:div w:id="31614881">
              <w:marLeft w:val="0"/>
              <w:marRight w:val="0"/>
              <w:marTop w:val="0"/>
              <w:marBottom w:val="0"/>
              <w:divBdr>
                <w:top w:val="none" w:sz="0" w:space="0" w:color="auto"/>
                <w:left w:val="none" w:sz="0" w:space="0" w:color="auto"/>
                <w:bottom w:val="none" w:sz="0" w:space="0" w:color="auto"/>
                <w:right w:val="none" w:sz="0" w:space="0" w:color="auto"/>
              </w:divBdr>
            </w:div>
            <w:div w:id="721254706">
              <w:marLeft w:val="0"/>
              <w:marRight w:val="0"/>
              <w:marTop w:val="0"/>
              <w:marBottom w:val="0"/>
              <w:divBdr>
                <w:top w:val="none" w:sz="0" w:space="0" w:color="auto"/>
                <w:left w:val="none" w:sz="0" w:space="0" w:color="auto"/>
                <w:bottom w:val="none" w:sz="0" w:space="0" w:color="auto"/>
                <w:right w:val="none" w:sz="0" w:space="0" w:color="auto"/>
              </w:divBdr>
            </w:div>
            <w:div w:id="340814844">
              <w:marLeft w:val="0"/>
              <w:marRight w:val="0"/>
              <w:marTop w:val="0"/>
              <w:marBottom w:val="0"/>
              <w:divBdr>
                <w:top w:val="none" w:sz="0" w:space="0" w:color="auto"/>
                <w:left w:val="none" w:sz="0" w:space="0" w:color="auto"/>
                <w:bottom w:val="none" w:sz="0" w:space="0" w:color="auto"/>
                <w:right w:val="none" w:sz="0" w:space="0" w:color="auto"/>
              </w:divBdr>
            </w:div>
            <w:div w:id="1110928730">
              <w:marLeft w:val="0"/>
              <w:marRight w:val="0"/>
              <w:marTop w:val="0"/>
              <w:marBottom w:val="0"/>
              <w:divBdr>
                <w:top w:val="none" w:sz="0" w:space="0" w:color="auto"/>
                <w:left w:val="none" w:sz="0" w:space="0" w:color="auto"/>
                <w:bottom w:val="none" w:sz="0" w:space="0" w:color="auto"/>
                <w:right w:val="none" w:sz="0" w:space="0" w:color="auto"/>
              </w:divBdr>
            </w:div>
            <w:div w:id="771390802">
              <w:marLeft w:val="0"/>
              <w:marRight w:val="0"/>
              <w:marTop w:val="0"/>
              <w:marBottom w:val="0"/>
              <w:divBdr>
                <w:top w:val="none" w:sz="0" w:space="0" w:color="auto"/>
                <w:left w:val="none" w:sz="0" w:space="0" w:color="auto"/>
                <w:bottom w:val="none" w:sz="0" w:space="0" w:color="auto"/>
                <w:right w:val="none" w:sz="0" w:space="0" w:color="auto"/>
              </w:divBdr>
            </w:div>
            <w:div w:id="1717124627">
              <w:marLeft w:val="0"/>
              <w:marRight w:val="0"/>
              <w:marTop w:val="0"/>
              <w:marBottom w:val="0"/>
              <w:divBdr>
                <w:top w:val="none" w:sz="0" w:space="0" w:color="auto"/>
                <w:left w:val="none" w:sz="0" w:space="0" w:color="auto"/>
                <w:bottom w:val="none" w:sz="0" w:space="0" w:color="auto"/>
                <w:right w:val="none" w:sz="0" w:space="0" w:color="auto"/>
              </w:divBdr>
            </w:div>
            <w:div w:id="1739208428">
              <w:marLeft w:val="0"/>
              <w:marRight w:val="0"/>
              <w:marTop w:val="0"/>
              <w:marBottom w:val="0"/>
              <w:divBdr>
                <w:top w:val="none" w:sz="0" w:space="0" w:color="auto"/>
                <w:left w:val="none" w:sz="0" w:space="0" w:color="auto"/>
                <w:bottom w:val="none" w:sz="0" w:space="0" w:color="auto"/>
                <w:right w:val="none" w:sz="0" w:space="0" w:color="auto"/>
              </w:divBdr>
            </w:div>
            <w:div w:id="619267627">
              <w:marLeft w:val="0"/>
              <w:marRight w:val="0"/>
              <w:marTop w:val="0"/>
              <w:marBottom w:val="0"/>
              <w:divBdr>
                <w:top w:val="none" w:sz="0" w:space="0" w:color="auto"/>
                <w:left w:val="none" w:sz="0" w:space="0" w:color="auto"/>
                <w:bottom w:val="none" w:sz="0" w:space="0" w:color="auto"/>
                <w:right w:val="none" w:sz="0" w:space="0" w:color="auto"/>
              </w:divBdr>
            </w:div>
            <w:div w:id="95908306">
              <w:marLeft w:val="0"/>
              <w:marRight w:val="0"/>
              <w:marTop w:val="0"/>
              <w:marBottom w:val="0"/>
              <w:divBdr>
                <w:top w:val="none" w:sz="0" w:space="0" w:color="auto"/>
                <w:left w:val="none" w:sz="0" w:space="0" w:color="auto"/>
                <w:bottom w:val="none" w:sz="0" w:space="0" w:color="auto"/>
                <w:right w:val="none" w:sz="0" w:space="0" w:color="auto"/>
              </w:divBdr>
            </w:div>
            <w:div w:id="1000277446">
              <w:marLeft w:val="0"/>
              <w:marRight w:val="0"/>
              <w:marTop w:val="0"/>
              <w:marBottom w:val="0"/>
              <w:divBdr>
                <w:top w:val="none" w:sz="0" w:space="0" w:color="auto"/>
                <w:left w:val="none" w:sz="0" w:space="0" w:color="auto"/>
                <w:bottom w:val="none" w:sz="0" w:space="0" w:color="auto"/>
                <w:right w:val="none" w:sz="0" w:space="0" w:color="auto"/>
              </w:divBdr>
            </w:div>
            <w:div w:id="298534249">
              <w:marLeft w:val="0"/>
              <w:marRight w:val="0"/>
              <w:marTop w:val="0"/>
              <w:marBottom w:val="0"/>
              <w:divBdr>
                <w:top w:val="none" w:sz="0" w:space="0" w:color="auto"/>
                <w:left w:val="none" w:sz="0" w:space="0" w:color="auto"/>
                <w:bottom w:val="none" w:sz="0" w:space="0" w:color="auto"/>
                <w:right w:val="none" w:sz="0" w:space="0" w:color="auto"/>
              </w:divBdr>
            </w:div>
            <w:div w:id="1697851784">
              <w:marLeft w:val="0"/>
              <w:marRight w:val="0"/>
              <w:marTop w:val="0"/>
              <w:marBottom w:val="0"/>
              <w:divBdr>
                <w:top w:val="none" w:sz="0" w:space="0" w:color="auto"/>
                <w:left w:val="none" w:sz="0" w:space="0" w:color="auto"/>
                <w:bottom w:val="none" w:sz="0" w:space="0" w:color="auto"/>
                <w:right w:val="none" w:sz="0" w:space="0" w:color="auto"/>
              </w:divBdr>
            </w:div>
            <w:div w:id="1483080397">
              <w:marLeft w:val="0"/>
              <w:marRight w:val="0"/>
              <w:marTop w:val="0"/>
              <w:marBottom w:val="0"/>
              <w:divBdr>
                <w:top w:val="none" w:sz="0" w:space="0" w:color="auto"/>
                <w:left w:val="none" w:sz="0" w:space="0" w:color="auto"/>
                <w:bottom w:val="none" w:sz="0" w:space="0" w:color="auto"/>
                <w:right w:val="none" w:sz="0" w:space="0" w:color="auto"/>
              </w:divBdr>
            </w:div>
            <w:div w:id="1782336114">
              <w:marLeft w:val="0"/>
              <w:marRight w:val="0"/>
              <w:marTop w:val="0"/>
              <w:marBottom w:val="0"/>
              <w:divBdr>
                <w:top w:val="none" w:sz="0" w:space="0" w:color="auto"/>
                <w:left w:val="none" w:sz="0" w:space="0" w:color="auto"/>
                <w:bottom w:val="none" w:sz="0" w:space="0" w:color="auto"/>
                <w:right w:val="none" w:sz="0" w:space="0" w:color="auto"/>
              </w:divBdr>
            </w:div>
            <w:div w:id="623853980">
              <w:marLeft w:val="0"/>
              <w:marRight w:val="0"/>
              <w:marTop w:val="0"/>
              <w:marBottom w:val="0"/>
              <w:divBdr>
                <w:top w:val="none" w:sz="0" w:space="0" w:color="auto"/>
                <w:left w:val="none" w:sz="0" w:space="0" w:color="auto"/>
                <w:bottom w:val="none" w:sz="0" w:space="0" w:color="auto"/>
                <w:right w:val="none" w:sz="0" w:space="0" w:color="auto"/>
              </w:divBdr>
            </w:div>
            <w:div w:id="724841516">
              <w:marLeft w:val="0"/>
              <w:marRight w:val="0"/>
              <w:marTop w:val="0"/>
              <w:marBottom w:val="0"/>
              <w:divBdr>
                <w:top w:val="none" w:sz="0" w:space="0" w:color="auto"/>
                <w:left w:val="none" w:sz="0" w:space="0" w:color="auto"/>
                <w:bottom w:val="none" w:sz="0" w:space="0" w:color="auto"/>
                <w:right w:val="none" w:sz="0" w:space="0" w:color="auto"/>
              </w:divBdr>
            </w:div>
            <w:div w:id="582111205">
              <w:marLeft w:val="0"/>
              <w:marRight w:val="0"/>
              <w:marTop w:val="0"/>
              <w:marBottom w:val="0"/>
              <w:divBdr>
                <w:top w:val="none" w:sz="0" w:space="0" w:color="auto"/>
                <w:left w:val="none" w:sz="0" w:space="0" w:color="auto"/>
                <w:bottom w:val="none" w:sz="0" w:space="0" w:color="auto"/>
                <w:right w:val="none" w:sz="0" w:space="0" w:color="auto"/>
              </w:divBdr>
            </w:div>
            <w:div w:id="324163492">
              <w:marLeft w:val="0"/>
              <w:marRight w:val="0"/>
              <w:marTop w:val="0"/>
              <w:marBottom w:val="0"/>
              <w:divBdr>
                <w:top w:val="none" w:sz="0" w:space="0" w:color="auto"/>
                <w:left w:val="none" w:sz="0" w:space="0" w:color="auto"/>
                <w:bottom w:val="none" w:sz="0" w:space="0" w:color="auto"/>
                <w:right w:val="none" w:sz="0" w:space="0" w:color="auto"/>
              </w:divBdr>
            </w:div>
            <w:div w:id="1119184726">
              <w:marLeft w:val="0"/>
              <w:marRight w:val="0"/>
              <w:marTop w:val="0"/>
              <w:marBottom w:val="0"/>
              <w:divBdr>
                <w:top w:val="none" w:sz="0" w:space="0" w:color="auto"/>
                <w:left w:val="none" w:sz="0" w:space="0" w:color="auto"/>
                <w:bottom w:val="none" w:sz="0" w:space="0" w:color="auto"/>
                <w:right w:val="none" w:sz="0" w:space="0" w:color="auto"/>
              </w:divBdr>
            </w:div>
            <w:div w:id="2122412462">
              <w:marLeft w:val="0"/>
              <w:marRight w:val="0"/>
              <w:marTop w:val="0"/>
              <w:marBottom w:val="0"/>
              <w:divBdr>
                <w:top w:val="none" w:sz="0" w:space="0" w:color="auto"/>
                <w:left w:val="none" w:sz="0" w:space="0" w:color="auto"/>
                <w:bottom w:val="none" w:sz="0" w:space="0" w:color="auto"/>
                <w:right w:val="none" w:sz="0" w:space="0" w:color="auto"/>
              </w:divBdr>
            </w:div>
            <w:div w:id="1167591472">
              <w:marLeft w:val="0"/>
              <w:marRight w:val="0"/>
              <w:marTop w:val="0"/>
              <w:marBottom w:val="0"/>
              <w:divBdr>
                <w:top w:val="none" w:sz="0" w:space="0" w:color="auto"/>
                <w:left w:val="none" w:sz="0" w:space="0" w:color="auto"/>
                <w:bottom w:val="none" w:sz="0" w:space="0" w:color="auto"/>
                <w:right w:val="none" w:sz="0" w:space="0" w:color="auto"/>
              </w:divBdr>
            </w:div>
            <w:div w:id="503782822">
              <w:marLeft w:val="0"/>
              <w:marRight w:val="0"/>
              <w:marTop w:val="0"/>
              <w:marBottom w:val="0"/>
              <w:divBdr>
                <w:top w:val="none" w:sz="0" w:space="0" w:color="auto"/>
                <w:left w:val="none" w:sz="0" w:space="0" w:color="auto"/>
                <w:bottom w:val="none" w:sz="0" w:space="0" w:color="auto"/>
                <w:right w:val="none" w:sz="0" w:space="0" w:color="auto"/>
              </w:divBdr>
            </w:div>
            <w:div w:id="1891450986">
              <w:marLeft w:val="0"/>
              <w:marRight w:val="0"/>
              <w:marTop w:val="0"/>
              <w:marBottom w:val="0"/>
              <w:divBdr>
                <w:top w:val="none" w:sz="0" w:space="0" w:color="auto"/>
                <w:left w:val="none" w:sz="0" w:space="0" w:color="auto"/>
                <w:bottom w:val="none" w:sz="0" w:space="0" w:color="auto"/>
                <w:right w:val="none" w:sz="0" w:space="0" w:color="auto"/>
              </w:divBdr>
            </w:div>
            <w:div w:id="952325522">
              <w:marLeft w:val="0"/>
              <w:marRight w:val="0"/>
              <w:marTop w:val="0"/>
              <w:marBottom w:val="0"/>
              <w:divBdr>
                <w:top w:val="none" w:sz="0" w:space="0" w:color="auto"/>
                <w:left w:val="none" w:sz="0" w:space="0" w:color="auto"/>
                <w:bottom w:val="none" w:sz="0" w:space="0" w:color="auto"/>
                <w:right w:val="none" w:sz="0" w:space="0" w:color="auto"/>
              </w:divBdr>
            </w:div>
            <w:div w:id="1407260620">
              <w:marLeft w:val="0"/>
              <w:marRight w:val="0"/>
              <w:marTop w:val="0"/>
              <w:marBottom w:val="0"/>
              <w:divBdr>
                <w:top w:val="none" w:sz="0" w:space="0" w:color="auto"/>
                <w:left w:val="none" w:sz="0" w:space="0" w:color="auto"/>
                <w:bottom w:val="none" w:sz="0" w:space="0" w:color="auto"/>
                <w:right w:val="none" w:sz="0" w:space="0" w:color="auto"/>
              </w:divBdr>
            </w:div>
            <w:div w:id="1904485917">
              <w:marLeft w:val="0"/>
              <w:marRight w:val="0"/>
              <w:marTop w:val="0"/>
              <w:marBottom w:val="0"/>
              <w:divBdr>
                <w:top w:val="none" w:sz="0" w:space="0" w:color="auto"/>
                <w:left w:val="none" w:sz="0" w:space="0" w:color="auto"/>
                <w:bottom w:val="none" w:sz="0" w:space="0" w:color="auto"/>
                <w:right w:val="none" w:sz="0" w:space="0" w:color="auto"/>
              </w:divBdr>
            </w:div>
            <w:div w:id="954409817">
              <w:marLeft w:val="0"/>
              <w:marRight w:val="0"/>
              <w:marTop w:val="0"/>
              <w:marBottom w:val="0"/>
              <w:divBdr>
                <w:top w:val="none" w:sz="0" w:space="0" w:color="auto"/>
                <w:left w:val="none" w:sz="0" w:space="0" w:color="auto"/>
                <w:bottom w:val="none" w:sz="0" w:space="0" w:color="auto"/>
                <w:right w:val="none" w:sz="0" w:space="0" w:color="auto"/>
              </w:divBdr>
            </w:div>
            <w:div w:id="634020639">
              <w:marLeft w:val="0"/>
              <w:marRight w:val="0"/>
              <w:marTop w:val="0"/>
              <w:marBottom w:val="0"/>
              <w:divBdr>
                <w:top w:val="none" w:sz="0" w:space="0" w:color="auto"/>
                <w:left w:val="none" w:sz="0" w:space="0" w:color="auto"/>
                <w:bottom w:val="none" w:sz="0" w:space="0" w:color="auto"/>
                <w:right w:val="none" w:sz="0" w:space="0" w:color="auto"/>
              </w:divBdr>
            </w:div>
            <w:div w:id="1010331707">
              <w:marLeft w:val="0"/>
              <w:marRight w:val="0"/>
              <w:marTop w:val="0"/>
              <w:marBottom w:val="0"/>
              <w:divBdr>
                <w:top w:val="none" w:sz="0" w:space="0" w:color="auto"/>
                <w:left w:val="none" w:sz="0" w:space="0" w:color="auto"/>
                <w:bottom w:val="none" w:sz="0" w:space="0" w:color="auto"/>
                <w:right w:val="none" w:sz="0" w:space="0" w:color="auto"/>
              </w:divBdr>
            </w:div>
            <w:div w:id="646399843">
              <w:marLeft w:val="0"/>
              <w:marRight w:val="0"/>
              <w:marTop w:val="0"/>
              <w:marBottom w:val="0"/>
              <w:divBdr>
                <w:top w:val="none" w:sz="0" w:space="0" w:color="auto"/>
                <w:left w:val="none" w:sz="0" w:space="0" w:color="auto"/>
                <w:bottom w:val="none" w:sz="0" w:space="0" w:color="auto"/>
                <w:right w:val="none" w:sz="0" w:space="0" w:color="auto"/>
              </w:divBdr>
            </w:div>
            <w:div w:id="1245066630">
              <w:marLeft w:val="0"/>
              <w:marRight w:val="0"/>
              <w:marTop w:val="0"/>
              <w:marBottom w:val="0"/>
              <w:divBdr>
                <w:top w:val="none" w:sz="0" w:space="0" w:color="auto"/>
                <w:left w:val="none" w:sz="0" w:space="0" w:color="auto"/>
                <w:bottom w:val="none" w:sz="0" w:space="0" w:color="auto"/>
                <w:right w:val="none" w:sz="0" w:space="0" w:color="auto"/>
              </w:divBdr>
            </w:div>
            <w:div w:id="1725643833">
              <w:marLeft w:val="0"/>
              <w:marRight w:val="0"/>
              <w:marTop w:val="0"/>
              <w:marBottom w:val="0"/>
              <w:divBdr>
                <w:top w:val="none" w:sz="0" w:space="0" w:color="auto"/>
                <w:left w:val="none" w:sz="0" w:space="0" w:color="auto"/>
                <w:bottom w:val="none" w:sz="0" w:space="0" w:color="auto"/>
                <w:right w:val="none" w:sz="0" w:space="0" w:color="auto"/>
              </w:divBdr>
            </w:div>
            <w:div w:id="1652369983">
              <w:marLeft w:val="0"/>
              <w:marRight w:val="0"/>
              <w:marTop w:val="0"/>
              <w:marBottom w:val="0"/>
              <w:divBdr>
                <w:top w:val="none" w:sz="0" w:space="0" w:color="auto"/>
                <w:left w:val="none" w:sz="0" w:space="0" w:color="auto"/>
                <w:bottom w:val="none" w:sz="0" w:space="0" w:color="auto"/>
                <w:right w:val="none" w:sz="0" w:space="0" w:color="auto"/>
              </w:divBdr>
            </w:div>
            <w:div w:id="1503006363">
              <w:marLeft w:val="0"/>
              <w:marRight w:val="0"/>
              <w:marTop w:val="0"/>
              <w:marBottom w:val="0"/>
              <w:divBdr>
                <w:top w:val="none" w:sz="0" w:space="0" w:color="auto"/>
                <w:left w:val="none" w:sz="0" w:space="0" w:color="auto"/>
                <w:bottom w:val="none" w:sz="0" w:space="0" w:color="auto"/>
                <w:right w:val="none" w:sz="0" w:space="0" w:color="auto"/>
              </w:divBdr>
            </w:div>
            <w:div w:id="1284651277">
              <w:marLeft w:val="0"/>
              <w:marRight w:val="0"/>
              <w:marTop w:val="0"/>
              <w:marBottom w:val="0"/>
              <w:divBdr>
                <w:top w:val="none" w:sz="0" w:space="0" w:color="auto"/>
                <w:left w:val="none" w:sz="0" w:space="0" w:color="auto"/>
                <w:bottom w:val="none" w:sz="0" w:space="0" w:color="auto"/>
                <w:right w:val="none" w:sz="0" w:space="0" w:color="auto"/>
              </w:divBdr>
            </w:div>
            <w:div w:id="1313292501">
              <w:marLeft w:val="0"/>
              <w:marRight w:val="0"/>
              <w:marTop w:val="0"/>
              <w:marBottom w:val="0"/>
              <w:divBdr>
                <w:top w:val="none" w:sz="0" w:space="0" w:color="auto"/>
                <w:left w:val="none" w:sz="0" w:space="0" w:color="auto"/>
                <w:bottom w:val="none" w:sz="0" w:space="0" w:color="auto"/>
                <w:right w:val="none" w:sz="0" w:space="0" w:color="auto"/>
              </w:divBdr>
            </w:div>
            <w:div w:id="1311910868">
              <w:marLeft w:val="0"/>
              <w:marRight w:val="0"/>
              <w:marTop w:val="0"/>
              <w:marBottom w:val="0"/>
              <w:divBdr>
                <w:top w:val="none" w:sz="0" w:space="0" w:color="auto"/>
                <w:left w:val="none" w:sz="0" w:space="0" w:color="auto"/>
                <w:bottom w:val="none" w:sz="0" w:space="0" w:color="auto"/>
                <w:right w:val="none" w:sz="0" w:space="0" w:color="auto"/>
              </w:divBdr>
            </w:div>
            <w:div w:id="2120223701">
              <w:marLeft w:val="0"/>
              <w:marRight w:val="0"/>
              <w:marTop w:val="0"/>
              <w:marBottom w:val="0"/>
              <w:divBdr>
                <w:top w:val="none" w:sz="0" w:space="0" w:color="auto"/>
                <w:left w:val="none" w:sz="0" w:space="0" w:color="auto"/>
                <w:bottom w:val="none" w:sz="0" w:space="0" w:color="auto"/>
                <w:right w:val="none" w:sz="0" w:space="0" w:color="auto"/>
              </w:divBdr>
            </w:div>
            <w:div w:id="93599232">
              <w:marLeft w:val="0"/>
              <w:marRight w:val="0"/>
              <w:marTop w:val="0"/>
              <w:marBottom w:val="0"/>
              <w:divBdr>
                <w:top w:val="none" w:sz="0" w:space="0" w:color="auto"/>
                <w:left w:val="none" w:sz="0" w:space="0" w:color="auto"/>
                <w:bottom w:val="none" w:sz="0" w:space="0" w:color="auto"/>
                <w:right w:val="none" w:sz="0" w:space="0" w:color="auto"/>
              </w:divBdr>
            </w:div>
            <w:div w:id="639921188">
              <w:marLeft w:val="0"/>
              <w:marRight w:val="0"/>
              <w:marTop w:val="0"/>
              <w:marBottom w:val="0"/>
              <w:divBdr>
                <w:top w:val="none" w:sz="0" w:space="0" w:color="auto"/>
                <w:left w:val="none" w:sz="0" w:space="0" w:color="auto"/>
                <w:bottom w:val="none" w:sz="0" w:space="0" w:color="auto"/>
                <w:right w:val="none" w:sz="0" w:space="0" w:color="auto"/>
              </w:divBdr>
            </w:div>
            <w:div w:id="1205605176">
              <w:marLeft w:val="0"/>
              <w:marRight w:val="0"/>
              <w:marTop w:val="0"/>
              <w:marBottom w:val="0"/>
              <w:divBdr>
                <w:top w:val="none" w:sz="0" w:space="0" w:color="auto"/>
                <w:left w:val="none" w:sz="0" w:space="0" w:color="auto"/>
                <w:bottom w:val="none" w:sz="0" w:space="0" w:color="auto"/>
                <w:right w:val="none" w:sz="0" w:space="0" w:color="auto"/>
              </w:divBdr>
            </w:div>
            <w:div w:id="1269704619">
              <w:marLeft w:val="0"/>
              <w:marRight w:val="0"/>
              <w:marTop w:val="0"/>
              <w:marBottom w:val="0"/>
              <w:divBdr>
                <w:top w:val="none" w:sz="0" w:space="0" w:color="auto"/>
                <w:left w:val="none" w:sz="0" w:space="0" w:color="auto"/>
                <w:bottom w:val="none" w:sz="0" w:space="0" w:color="auto"/>
                <w:right w:val="none" w:sz="0" w:space="0" w:color="auto"/>
              </w:divBdr>
            </w:div>
            <w:div w:id="1355110077">
              <w:marLeft w:val="0"/>
              <w:marRight w:val="0"/>
              <w:marTop w:val="0"/>
              <w:marBottom w:val="0"/>
              <w:divBdr>
                <w:top w:val="none" w:sz="0" w:space="0" w:color="auto"/>
                <w:left w:val="none" w:sz="0" w:space="0" w:color="auto"/>
                <w:bottom w:val="none" w:sz="0" w:space="0" w:color="auto"/>
                <w:right w:val="none" w:sz="0" w:space="0" w:color="auto"/>
              </w:divBdr>
            </w:div>
            <w:div w:id="573197305">
              <w:marLeft w:val="0"/>
              <w:marRight w:val="0"/>
              <w:marTop w:val="0"/>
              <w:marBottom w:val="0"/>
              <w:divBdr>
                <w:top w:val="none" w:sz="0" w:space="0" w:color="auto"/>
                <w:left w:val="none" w:sz="0" w:space="0" w:color="auto"/>
                <w:bottom w:val="none" w:sz="0" w:space="0" w:color="auto"/>
                <w:right w:val="none" w:sz="0" w:space="0" w:color="auto"/>
              </w:divBdr>
            </w:div>
            <w:div w:id="903375782">
              <w:marLeft w:val="0"/>
              <w:marRight w:val="0"/>
              <w:marTop w:val="0"/>
              <w:marBottom w:val="0"/>
              <w:divBdr>
                <w:top w:val="none" w:sz="0" w:space="0" w:color="auto"/>
                <w:left w:val="none" w:sz="0" w:space="0" w:color="auto"/>
                <w:bottom w:val="none" w:sz="0" w:space="0" w:color="auto"/>
                <w:right w:val="none" w:sz="0" w:space="0" w:color="auto"/>
              </w:divBdr>
            </w:div>
            <w:div w:id="1637564452">
              <w:marLeft w:val="0"/>
              <w:marRight w:val="0"/>
              <w:marTop w:val="0"/>
              <w:marBottom w:val="0"/>
              <w:divBdr>
                <w:top w:val="none" w:sz="0" w:space="0" w:color="auto"/>
                <w:left w:val="none" w:sz="0" w:space="0" w:color="auto"/>
                <w:bottom w:val="none" w:sz="0" w:space="0" w:color="auto"/>
                <w:right w:val="none" w:sz="0" w:space="0" w:color="auto"/>
              </w:divBdr>
            </w:div>
            <w:div w:id="1385258444">
              <w:marLeft w:val="0"/>
              <w:marRight w:val="0"/>
              <w:marTop w:val="0"/>
              <w:marBottom w:val="0"/>
              <w:divBdr>
                <w:top w:val="none" w:sz="0" w:space="0" w:color="auto"/>
                <w:left w:val="none" w:sz="0" w:space="0" w:color="auto"/>
                <w:bottom w:val="none" w:sz="0" w:space="0" w:color="auto"/>
                <w:right w:val="none" w:sz="0" w:space="0" w:color="auto"/>
              </w:divBdr>
            </w:div>
            <w:div w:id="2141531281">
              <w:marLeft w:val="0"/>
              <w:marRight w:val="0"/>
              <w:marTop w:val="0"/>
              <w:marBottom w:val="0"/>
              <w:divBdr>
                <w:top w:val="none" w:sz="0" w:space="0" w:color="auto"/>
                <w:left w:val="none" w:sz="0" w:space="0" w:color="auto"/>
                <w:bottom w:val="none" w:sz="0" w:space="0" w:color="auto"/>
                <w:right w:val="none" w:sz="0" w:space="0" w:color="auto"/>
              </w:divBdr>
            </w:div>
            <w:div w:id="988821036">
              <w:marLeft w:val="0"/>
              <w:marRight w:val="0"/>
              <w:marTop w:val="0"/>
              <w:marBottom w:val="0"/>
              <w:divBdr>
                <w:top w:val="none" w:sz="0" w:space="0" w:color="auto"/>
                <w:left w:val="none" w:sz="0" w:space="0" w:color="auto"/>
                <w:bottom w:val="none" w:sz="0" w:space="0" w:color="auto"/>
                <w:right w:val="none" w:sz="0" w:space="0" w:color="auto"/>
              </w:divBdr>
            </w:div>
            <w:div w:id="12067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9805">
      <w:bodyDiv w:val="1"/>
      <w:marLeft w:val="0"/>
      <w:marRight w:val="0"/>
      <w:marTop w:val="0"/>
      <w:marBottom w:val="0"/>
      <w:divBdr>
        <w:top w:val="none" w:sz="0" w:space="0" w:color="auto"/>
        <w:left w:val="none" w:sz="0" w:space="0" w:color="auto"/>
        <w:bottom w:val="none" w:sz="0" w:space="0" w:color="auto"/>
        <w:right w:val="none" w:sz="0" w:space="0" w:color="auto"/>
      </w:divBdr>
      <w:divsChild>
        <w:div w:id="1597782451">
          <w:marLeft w:val="0"/>
          <w:marRight w:val="0"/>
          <w:marTop w:val="0"/>
          <w:marBottom w:val="0"/>
          <w:divBdr>
            <w:top w:val="none" w:sz="0" w:space="0" w:color="auto"/>
            <w:left w:val="none" w:sz="0" w:space="0" w:color="auto"/>
            <w:bottom w:val="none" w:sz="0" w:space="0" w:color="auto"/>
            <w:right w:val="none" w:sz="0" w:space="0" w:color="auto"/>
          </w:divBdr>
          <w:divsChild>
            <w:div w:id="1599675920">
              <w:marLeft w:val="0"/>
              <w:marRight w:val="0"/>
              <w:marTop w:val="0"/>
              <w:marBottom w:val="0"/>
              <w:divBdr>
                <w:top w:val="none" w:sz="0" w:space="0" w:color="auto"/>
                <w:left w:val="none" w:sz="0" w:space="0" w:color="auto"/>
                <w:bottom w:val="none" w:sz="0" w:space="0" w:color="auto"/>
                <w:right w:val="none" w:sz="0" w:space="0" w:color="auto"/>
              </w:divBdr>
            </w:div>
            <w:div w:id="1767531348">
              <w:marLeft w:val="0"/>
              <w:marRight w:val="0"/>
              <w:marTop w:val="0"/>
              <w:marBottom w:val="0"/>
              <w:divBdr>
                <w:top w:val="none" w:sz="0" w:space="0" w:color="auto"/>
                <w:left w:val="none" w:sz="0" w:space="0" w:color="auto"/>
                <w:bottom w:val="none" w:sz="0" w:space="0" w:color="auto"/>
                <w:right w:val="none" w:sz="0" w:space="0" w:color="auto"/>
              </w:divBdr>
            </w:div>
            <w:div w:id="949551528">
              <w:marLeft w:val="0"/>
              <w:marRight w:val="0"/>
              <w:marTop w:val="0"/>
              <w:marBottom w:val="0"/>
              <w:divBdr>
                <w:top w:val="none" w:sz="0" w:space="0" w:color="auto"/>
                <w:left w:val="none" w:sz="0" w:space="0" w:color="auto"/>
                <w:bottom w:val="none" w:sz="0" w:space="0" w:color="auto"/>
                <w:right w:val="none" w:sz="0" w:space="0" w:color="auto"/>
              </w:divBdr>
            </w:div>
            <w:div w:id="231084568">
              <w:marLeft w:val="0"/>
              <w:marRight w:val="0"/>
              <w:marTop w:val="0"/>
              <w:marBottom w:val="0"/>
              <w:divBdr>
                <w:top w:val="none" w:sz="0" w:space="0" w:color="auto"/>
                <w:left w:val="none" w:sz="0" w:space="0" w:color="auto"/>
                <w:bottom w:val="none" w:sz="0" w:space="0" w:color="auto"/>
                <w:right w:val="none" w:sz="0" w:space="0" w:color="auto"/>
              </w:divBdr>
            </w:div>
            <w:div w:id="593588125">
              <w:marLeft w:val="0"/>
              <w:marRight w:val="0"/>
              <w:marTop w:val="0"/>
              <w:marBottom w:val="0"/>
              <w:divBdr>
                <w:top w:val="none" w:sz="0" w:space="0" w:color="auto"/>
                <w:left w:val="none" w:sz="0" w:space="0" w:color="auto"/>
                <w:bottom w:val="none" w:sz="0" w:space="0" w:color="auto"/>
                <w:right w:val="none" w:sz="0" w:space="0" w:color="auto"/>
              </w:divBdr>
            </w:div>
            <w:div w:id="2019262046">
              <w:marLeft w:val="0"/>
              <w:marRight w:val="0"/>
              <w:marTop w:val="0"/>
              <w:marBottom w:val="0"/>
              <w:divBdr>
                <w:top w:val="none" w:sz="0" w:space="0" w:color="auto"/>
                <w:left w:val="none" w:sz="0" w:space="0" w:color="auto"/>
                <w:bottom w:val="none" w:sz="0" w:space="0" w:color="auto"/>
                <w:right w:val="none" w:sz="0" w:space="0" w:color="auto"/>
              </w:divBdr>
            </w:div>
            <w:div w:id="467893280">
              <w:marLeft w:val="0"/>
              <w:marRight w:val="0"/>
              <w:marTop w:val="0"/>
              <w:marBottom w:val="0"/>
              <w:divBdr>
                <w:top w:val="none" w:sz="0" w:space="0" w:color="auto"/>
                <w:left w:val="none" w:sz="0" w:space="0" w:color="auto"/>
                <w:bottom w:val="none" w:sz="0" w:space="0" w:color="auto"/>
                <w:right w:val="none" w:sz="0" w:space="0" w:color="auto"/>
              </w:divBdr>
            </w:div>
            <w:div w:id="67852804">
              <w:marLeft w:val="0"/>
              <w:marRight w:val="0"/>
              <w:marTop w:val="0"/>
              <w:marBottom w:val="0"/>
              <w:divBdr>
                <w:top w:val="none" w:sz="0" w:space="0" w:color="auto"/>
                <w:left w:val="none" w:sz="0" w:space="0" w:color="auto"/>
                <w:bottom w:val="none" w:sz="0" w:space="0" w:color="auto"/>
                <w:right w:val="none" w:sz="0" w:space="0" w:color="auto"/>
              </w:divBdr>
            </w:div>
            <w:div w:id="1912734389">
              <w:marLeft w:val="0"/>
              <w:marRight w:val="0"/>
              <w:marTop w:val="0"/>
              <w:marBottom w:val="0"/>
              <w:divBdr>
                <w:top w:val="none" w:sz="0" w:space="0" w:color="auto"/>
                <w:left w:val="none" w:sz="0" w:space="0" w:color="auto"/>
                <w:bottom w:val="none" w:sz="0" w:space="0" w:color="auto"/>
                <w:right w:val="none" w:sz="0" w:space="0" w:color="auto"/>
              </w:divBdr>
            </w:div>
            <w:div w:id="1946886568">
              <w:marLeft w:val="0"/>
              <w:marRight w:val="0"/>
              <w:marTop w:val="0"/>
              <w:marBottom w:val="0"/>
              <w:divBdr>
                <w:top w:val="none" w:sz="0" w:space="0" w:color="auto"/>
                <w:left w:val="none" w:sz="0" w:space="0" w:color="auto"/>
                <w:bottom w:val="none" w:sz="0" w:space="0" w:color="auto"/>
                <w:right w:val="none" w:sz="0" w:space="0" w:color="auto"/>
              </w:divBdr>
            </w:div>
            <w:div w:id="969239160">
              <w:marLeft w:val="0"/>
              <w:marRight w:val="0"/>
              <w:marTop w:val="0"/>
              <w:marBottom w:val="0"/>
              <w:divBdr>
                <w:top w:val="none" w:sz="0" w:space="0" w:color="auto"/>
                <w:left w:val="none" w:sz="0" w:space="0" w:color="auto"/>
                <w:bottom w:val="none" w:sz="0" w:space="0" w:color="auto"/>
                <w:right w:val="none" w:sz="0" w:space="0" w:color="auto"/>
              </w:divBdr>
            </w:div>
            <w:div w:id="836312188">
              <w:marLeft w:val="0"/>
              <w:marRight w:val="0"/>
              <w:marTop w:val="0"/>
              <w:marBottom w:val="0"/>
              <w:divBdr>
                <w:top w:val="none" w:sz="0" w:space="0" w:color="auto"/>
                <w:left w:val="none" w:sz="0" w:space="0" w:color="auto"/>
                <w:bottom w:val="none" w:sz="0" w:space="0" w:color="auto"/>
                <w:right w:val="none" w:sz="0" w:space="0" w:color="auto"/>
              </w:divBdr>
            </w:div>
            <w:div w:id="1287351046">
              <w:marLeft w:val="0"/>
              <w:marRight w:val="0"/>
              <w:marTop w:val="0"/>
              <w:marBottom w:val="0"/>
              <w:divBdr>
                <w:top w:val="none" w:sz="0" w:space="0" w:color="auto"/>
                <w:left w:val="none" w:sz="0" w:space="0" w:color="auto"/>
                <w:bottom w:val="none" w:sz="0" w:space="0" w:color="auto"/>
                <w:right w:val="none" w:sz="0" w:space="0" w:color="auto"/>
              </w:divBdr>
            </w:div>
            <w:div w:id="2005087586">
              <w:marLeft w:val="0"/>
              <w:marRight w:val="0"/>
              <w:marTop w:val="0"/>
              <w:marBottom w:val="0"/>
              <w:divBdr>
                <w:top w:val="none" w:sz="0" w:space="0" w:color="auto"/>
                <w:left w:val="none" w:sz="0" w:space="0" w:color="auto"/>
                <w:bottom w:val="none" w:sz="0" w:space="0" w:color="auto"/>
                <w:right w:val="none" w:sz="0" w:space="0" w:color="auto"/>
              </w:divBdr>
            </w:div>
            <w:div w:id="2119789646">
              <w:marLeft w:val="0"/>
              <w:marRight w:val="0"/>
              <w:marTop w:val="0"/>
              <w:marBottom w:val="0"/>
              <w:divBdr>
                <w:top w:val="none" w:sz="0" w:space="0" w:color="auto"/>
                <w:left w:val="none" w:sz="0" w:space="0" w:color="auto"/>
                <w:bottom w:val="none" w:sz="0" w:space="0" w:color="auto"/>
                <w:right w:val="none" w:sz="0" w:space="0" w:color="auto"/>
              </w:divBdr>
            </w:div>
            <w:div w:id="588468143">
              <w:marLeft w:val="0"/>
              <w:marRight w:val="0"/>
              <w:marTop w:val="0"/>
              <w:marBottom w:val="0"/>
              <w:divBdr>
                <w:top w:val="none" w:sz="0" w:space="0" w:color="auto"/>
                <w:left w:val="none" w:sz="0" w:space="0" w:color="auto"/>
                <w:bottom w:val="none" w:sz="0" w:space="0" w:color="auto"/>
                <w:right w:val="none" w:sz="0" w:space="0" w:color="auto"/>
              </w:divBdr>
            </w:div>
            <w:div w:id="517742750">
              <w:marLeft w:val="0"/>
              <w:marRight w:val="0"/>
              <w:marTop w:val="0"/>
              <w:marBottom w:val="0"/>
              <w:divBdr>
                <w:top w:val="none" w:sz="0" w:space="0" w:color="auto"/>
                <w:left w:val="none" w:sz="0" w:space="0" w:color="auto"/>
                <w:bottom w:val="none" w:sz="0" w:space="0" w:color="auto"/>
                <w:right w:val="none" w:sz="0" w:space="0" w:color="auto"/>
              </w:divBdr>
            </w:div>
            <w:div w:id="1902910869">
              <w:marLeft w:val="0"/>
              <w:marRight w:val="0"/>
              <w:marTop w:val="0"/>
              <w:marBottom w:val="0"/>
              <w:divBdr>
                <w:top w:val="none" w:sz="0" w:space="0" w:color="auto"/>
                <w:left w:val="none" w:sz="0" w:space="0" w:color="auto"/>
                <w:bottom w:val="none" w:sz="0" w:space="0" w:color="auto"/>
                <w:right w:val="none" w:sz="0" w:space="0" w:color="auto"/>
              </w:divBdr>
            </w:div>
            <w:div w:id="6448830">
              <w:marLeft w:val="0"/>
              <w:marRight w:val="0"/>
              <w:marTop w:val="0"/>
              <w:marBottom w:val="0"/>
              <w:divBdr>
                <w:top w:val="none" w:sz="0" w:space="0" w:color="auto"/>
                <w:left w:val="none" w:sz="0" w:space="0" w:color="auto"/>
                <w:bottom w:val="none" w:sz="0" w:space="0" w:color="auto"/>
                <w:right w:val="none" w:sz="0" w:space="0" w:color="auto"/>
              </w:divBdr>
            </w:div>
            <w:div w:id="1059984506">
              <w:marLeft w:val="0"/>
              <w:marRight w:val="0"/>
              <w:marTop w:val="0"/>
              <w:marBottom w:val="0"/>
              <w:divBdr>
                <w:top w:val="none" w:sz="0" w:space="0" w:color="auto"/>
                <w:left w:val="none" w:sz="0" w:space="0" w:color="auto"/>
                <w:bottom w:val="none" w:sz="0" w:space="0" w:color="auto"/>
                <w:right w:val="none" w:sz="0" w:space="0" w:color="auto"/>
              </w:divBdr>
            </w:div>
            <w:div w:id="526214418">
              <w:marLeft w:val="0"/>
              <w:marRight w:val="0"/>
              <w:marTop w:val="0"/>
              <w:marBottom w:val="0"/>
              <w:divBdr>
                <w:top w:val="none" w:sz="0" w:space="0" w:color="auto"/>
                <w:left w:val="none" w:sz="0" w:space="0" w:color="auto"/>
                <w:bottom w:val="none" w:sz="0" w:space="0" w:color="auto"/>
                <w:right w:val="none" w:sz="0" w:space="0" w:color="auto"/>
              </w:divBdr>
            </w:div>
            <w:div w:id="206650625">
              <w:marLeft w:val="0"/>
              <w:marRight w:val="0"/>
              <w:marTop w:val="0"/>
              <w:marBottom w:val="0"/>
              <w:divBdr>
                <w:top w:val="none" w:sz="0" w:space="0" w:color="auto"/>
                <w:left w:val="none" w:sz="0" w:space="0" w:color="auto"/>
                <w:bottom w:val="none" w:sz="0" w:space="0" w:color="auto"/>
                <w:right w:val="none" w:sz="0" w:space="0" w:color="auto"/>
              </w:divBdr>
            </w:div>
            <w:div w:id="1889487459">
              <w:marLeft w:val="0"/>
              <w:marRight w:val="0"/>
              <w:marTop w:val="0"/>
              <w:marBottom w:val="0"/>
              <w:divBdr>
                <w:top w:val="none" w:sz="0" w:space="0" w:color="auto"/>
                <w:left w:val="none" w:sz="0" w:space="0" w:color="auto"/>
                <w:bottom w:val="none" w:sz="0" w:space="0" w:color="auto"/>
                <w:right w:val="none" w:sz="0" w:space="0" w:color="auto"/>
              </w:divBdr>
            </w:div>
            <w:div w:id="1422288160">
              <w:marLeft w:val="0"/>
              <w:marRight w:val="0"/>
              <w:marTop w:val="0"/>
              <w:marBottom w:val="0"/>
              <w:divBdr>
                <w:top w:val="none" w:sz="0" w:space="0" w:color="auto"/>
                <w:left w:val="none" w:sz="0" w:space="0" w:color="auto"/>
                <w:bottom w:val="none" w:sz="0" w:space="0" w:color="auto"/>
                <w:right w:val="none" w:sz="0" w:space="0" w:color="auto"/>
              </w:divBdr>
            </w:div>
            <w:div w:id="550776732">
              <w:marLeft w:val="0"/>
              <w:marRight w:val="0"/>
              <w:marTop w:val="0"/>
              <w:marBottom w:val="0"/>
              <w:divBdr>
                <w:top w:val="none" w:sz="0" w:space="0" w:color="auto"/>
                <w:left w:val="none" w:sz="0" w:space="0" w:color="auto"/>
                <w:bottom w:val="none" w:sz="0" w:space="0" w:color="auto"/>
                <w:right w:val="none" w:sz="0" w:space="0" w:color="auto"/>
              </w:divBdr>
            </w:div>
            <w:div w:id="64769029">
              <w:marLeft w:val="0"/>
              <w:marRight w:val="0"/>
              <w:marTop w:val="0"/>
              <w:marBottom w:val="0"/>
              <w:divBdr>
                <w:top w:val="none" w:sz="0" w:space="0" w:color="auto"/>
                <w:left w:val="none" w:sz="0" w:space="0" w:color="auto"/>
                <w:bottom w:val="none" w:sz="0" w:space="0" w:color="auto"/>
                <w:right w:val="none" w:sz="0" w:space="0" w:color="auto"/>
              </w:divBdr>
            </w:div>
            <w:div w:id="2041855143">
              <w:marLeft w:val="0"/>
              <w:marRight w:val="0"/>
              <w:marTop w:val="0"/>
              <w:marBottom w:val="0"/>
              <w:divBdr>
                <w:top w:val="none" w:sz="0" w:space="0" w:color="auto"/>
                <w:left w:val="none" w:sz="0" w:space="0" w:color="auto"/>
                <w:bottom w:val="none" w:sz="0" w:space="0" w:color="auto"/>
                <w:right w:val="none" w:sz="0" w:space="0" w:color="auto"/>
              </w:divBdr>
            </w:div>
            <w:div w:id="1831867398">
              <w:marLeft w:val="0"/>
              <w:marRight w:val="0"/>
              <w:marTop w:val="0"/>
              <w:marBottom w:val="0"/>
              <w:divBdr>
                <w:top w:val="none" w:sz="0" w:space="0" w:color="auto"/>
                <w:left w:val="none" w:sz="0" w:space="0" w:color="auto"/>
                <w:bottom w:val="none" w:sz="0" w:space="0" w:color="auto"/>
                <w:right w:val="none" w:sz="0" w:space="0" w:color="auto"/>
              </w:divBdr>
            </w:div>
            <w:div w:id="1003514507">
              <w:marLeft w:val="0"/>
              <w:marRight w:val="0"/>
              <w:marTop w:val="0"/>
              <w:marBottom w:val="0"/>
              <w:divBdr>
                <w:top w:val="none" w:sz="0" w:space="0" w:color="auto"/>
                <w:left w:val="none" w:sz="0" w:space="0" w:color="auto"/>
                <w:bottom w:val="none" w:sz="0" w:space="0" w:color="auto"/>
                <w:right w:val="none" w:sz="0" w:space="0" w:color="auto"/>
              </w:divBdr>
            </w:div>
            <w:div w:id="147601870">
              <w:marLeft w:val="0"/>
              <w:marRight w:val="0"/>
              <w:marTop w:val="0"/>
              <w:marBottom w:val="0"/>
              <w:divBdr>
                <w:top w:val="none" w:sz="0" w:space="0" w:color="auto"/>
                <w:left w:val="none" w:sz="0" w:space="0" w:color="auto"/>
                <w:bottom w:val="none" w:sz="0" w:space="0" w:color="auto"/>
                <w:right w:val="none" w:sz="0" w:space="0" w:color="auto"/>
              </w:divBdr>
            </w:div>
            <w:div w:id="522792555">
              <w:marLeft w:val="0"/>
              <w:marRight w:val="0"/>
              <w:marTop w:val="0"/>
              <w:marBottom w:val="0"/>
              <w:divBdr>
                <w:top w:val="none" w:sz="0" w:space="0" w:color="auto"/>
                <w:left w:val="none" w:sz="0" w:space="0" w:color="auto"/>
                <w:bottom w:val="none" w:sz="0" w:space="0" w:color="auto"/>
                <w:right w:val="none" w:sz="0" w:space="0" w:color="auto"/>
              </w:divBdr>
            </w:div>
            <w:div w:id="1517692560">
              <w:marLeft w:val="0"/>
              <w:marRight w:val="0"/>
              <w:marTop w:val="0"/>
              <w:marBottom w:val="0"/>
              <w:divBdr>
                <w:top w:val="none" w:sz="0" w:space="0" w:color="auto"/>
                <w:left w:val="none" w:sz="0" w:space="0" w:color="auto"/>
                <w:bottom w:val="none" w:sz="0" w:space="0" w:color="auto"/>
                <w:right w:val="none" w:sz="0" w:space="0" w:color="auto"/>
              </w:divBdr>
            </w:div>
            <w:div w:id="1946765053">
              <w:marLeft w:val="0"/>
              <w:marRight w:val="0"/>
              <w:marTop w:val="0"/>
              <w:marBottom w:val="0"/>
              <w:divBdr>
                <w:top w:val="none" w:sz="0" w:space="0" w:color="auto"/>
                <w:left w:val="none" w:sz="0" w:space="0" w:color="auto"/>
                <w:bottom w:val="none" w:sz="0" w:space="0" w:color="auto"/>
                <w:right w:val="none" w:sz="0" w:space="0" w:color="auto"/>
              </w:divBdr>
            </w:div>
            <w:div w:id="2050954586">
              <w:marLeft w:val="0"/>
              <w:marRight w:val="0"/>
              <w:marTop w:val="0"/>
              <w:marBottom w:val="0"/>
              <w:divBdr>
                <w:top w:val="none" w:sz="0" w:space="0" w:color="auto"/>
                <w:left w:val="none" w:sz="0" w:space="0" w:color="auto"/>
                <w:bottom w:val="none" w:sz="0" w:space="0" w:color="auto"/>
                <w:right w:val="none" w:sz="0" w:space="0" w:color="auto"/>
              </w:divBdr>
            </w:div>
            <w:div w:id="719397851">
              <w:marLeft w:val="0"/>
              <w:marRight w:val="0"/>
              <w:marTop w:val="0"/>
              <w:marBottom w:val="0"/>
              <w:divBdr>
                <w:top w:val="none" w:sz="0" w:space="0" w:color="auto"/>
                <w:left w:val="none" w:sz="0" w:space="0" w:color="auto"/>
                <w:bottom w:val="none" w:sz="0" w:space="0" w:color="auto"/>
                <w:right w:val="none" w:sz="0" w:space="0" w:color="auto"/>
              </w:divBdr>
            </w:div>
            <w:div w:id="737941591">
              <w:marLeft w:val="0"/>
              <w:marRight w:val="0"/>
              <w:marTop w:val="0"/>
              <w:marBottom w:val="0"/>
              <w:divBdr>
                <w:top w:val="none" w:sz="0" w:space="0" w:color="auto"/>
                <w:left w:val="none" w:sz="0" w:space="0" w:color="auto"/>
                <w:bottom w:val="none" w:sz="0" w:space="0" w:color="auto"/>
                <w:right w:val="none" w:sz="0" w:space="0" w:color="auto"/>
              </w:divBdr>
            </w:div>
            <w:div w:id="1313606924">
              <w:marLeft w:val="0"/>
              <w:marRight w:val="0"/>
              <w:marTop w:val="0"/>
              <w:marBottom w:val="0"/>
              <w:divBdr>
                <w:top w:val="none" w:sz="0" w:space="0" w:color="auto"/>
                <w:left w:val="none" w:sz="0" w:space="0" w:color="auto"/>
                <w:bottom w:val="none" w:sz="0" w:space="0" w:color="auto"/>
                <w:right w:val="none" w:sz="0" w:space="0" w:color="auto"/>
              </w:divBdr>
            </w:div>
            <w:div w:id="115679167">
              <w:marLeft w:val="0"/>
              <w:marRight w:val="0"/>
              <w:marTop w:val="0"/>
              <w:marBottom w:val="0"/>
              <w:divBdr>
                <w:top w:val="none" w:sz="0" w:space="0" w:color="auto"/>
                <w:left w:val="none" w:sz="0" w:space="0" w:color="auto"/>
                <w:bottom w:val="none" w:sz="0" w:space="0" w:color="auto"/>
                <w:right w:val="none" w:sz="0" w:space="0" w:color="auto"/>
              </w:divBdr>
            </w:div>
            <w:div w:id="1986398748">
              <w:marLeft w:val="0"/>
              <w:marRight w:val="0"/>
              <w:marTop w:val="0"/>
              <w:marBottom w:val="0"/>
              <w:divBdr>
                <w:top w:val="none" w:sz="0" w:space="0" w:color="auto"/>
                <w:left w:val="none" w:sz="0" w:space="0" w:color="auto"/>
                <w:bottom w:val="none" w:sz="0" w:space="0" w:color="auto"/>
                <w:right w:val="none" w:sz="0" w:space="0" w:color="auto"/>
              </w:divBdr>
            </w:div>
            <w:div w:id="1619414574">
              <w:marLeft w:val="0"/>
              <w:marRight w:val="0"/>
              <w:marTop w:val="0"/>
              <w:marBottom w:val="0"/>
              <w:divBdr>
                <w:top w:val="none" w:sz="0" w:space="0" w:color="auto"/>
                <w:left w:val="none" w:sz="0" w:space="0" w:color="auto"/>
                <w:bottom w:val="none" w:sz="0" w:space="0" w:color="auto"/>
                <w:right w:val="none" w:sz="0" w:space="0" w:color="auto"/>
              </w:divBdr>
            </w:div>
            <w:div w:id="1582712185">
              <w:marLeft w:val="0"/>
              <w:marRight w:val="0"/>
              <w:marTop w:val="0"/>
              <w:marBottom w:val="0"/>
              <w:divBdr>
                <w:top w:val="none" w:sz="0" w:space="0" w:color="auto"/>
                <w:left w:val="none" w:sz="0" w:space="0" w:color="auto"/>
                <w:bottom w:val="none" w:sz="0" w:space="0" w:color="auto"/>
                <w:right w:val="none" w:sz="0" w:space="0" w:color="auto"/>
              </w:divBdr>
            </w:div>
            <w:div w:id="1186676080">
              <w:marLeft w:val="0"/>
              <w:marRight w:val="0"/>
              <w:marTop w:val="0"/>
              <w:marBottom w:val="0"/>
              <w:divBdr>
                <w:top w:val="none" w:sz="0" w:space="0" w:color="auto"/>
                <w:left w:val="none" w:sz="0" w:space="0" w:color="auto"/>
                <w:bottom w:val="none" w:sz="0" w:space="0" w:color="auto"/>
                <w:right w:val="none" w:sz="0" w:space="0" w:color="auto"/>
              </w:divBdr>
            </w:div>
            <w:div w:id="247274284">
              <w:marLeft w:val="0"/>
              <w:marRight w:val="0"/>
              <w:marTop w:val="0"/>
              <w:marBottom w:val="0"/>
              <w:divBdr>
                <w:top w:val="none" w:sz="0" w:space="0" w:color="auto"/>
                <w:left w:val="none" w:sz="0" w:space="0" w:color="auto"/>
                <w:bottom w:val="none" w:sz="0" w:space="0" w:color="auto"/>
                <w:right w:val="none" w:sz="0" w:space="0" w:color="auto"/>
              </w:divBdr>
            </w:div>
            <w:div w:id="1922714866">
              <w:marLeft w:val="0"/>
              <w:marRight w:val="0"/>
              <w:marTop w:val="0"/>
              <w:marBottom w:val="0"/>
              <w:divBdr>
                <w:top w:val="none" w:sz="0" w:space="0" w:color="auto"/>
                <w:left w:val="none" w:sz="0" w:space="0" w:color="auto"/>
                <w:bottom w:val="none" w:sz="0" w:space="0" w:color="auto"/>
                <w:right w:val="none" w:sz="0" w:space="0" w:color="auto"/>
              </w:divBdr>
            </w:div>
            <w:div w:id="33386935">
              <w:marLeft w:val="0"/>
              <w:marRight w:val="0"/>
              <w:marTop w:val="0"/>
              <w:marBottom w:val="0"/>
              <w:divBdr>
                <w:top w:val="none" w:sz="0" w:space="0" w:color="auto"/>
                <w:left w:val="none" w:sz="0" w:space="0" w:color="auto"/>
                <w:bottom w:val="none" w:sz="0" w:space="0" w:color="auto"/>
                <w:right w:val="none" w:sz="0" w:space="0" w:color="auto"/>
              </w:divBdr>
            </w:div>
            <w:div w:id="707687571">
              <w:marLeft w:val="0"/>
              <w:marRight w:val="0"/>
              <w:marTop w:val="0"/>
              <w:marBottom w:val="0"/>
              <w:divBdr>
                <w:top w:val="none" w:sz="0" w:space="0" w:color="auto"/>
                <w:left w:val="none" w:sz="0" w:space="0" w:color="auto"/>
                <w:bottom w:val="none" w:sz="0" w:space="0" w:color="auto"/>
                <w:right w:val="none" w:sz="0" w:space="0" w:color="auto"/>
              </w:divBdr>
            </w:div>
            <w:div w:id="1632788838">
              <w:marLeft w:val="0"/>
              <w:marRight w:val="0"/>
              <w:marTop w:val="0"/>
              <w:marBottom w:val="0"/>
              <w:divBdr>
                <w:top w:val="none" w:sz="0" w:space="0" w:color="auto"/>
                <w:left w:val="none" w:sz="0" w:space="0" w:color="auto"/>
                <w:bottom w:val="none" w:sz="0" w:space="0" w:color="auto"/>
                <w:right w:val="none" w:sz="0" w:space="0" w:color="auto"/>
              </w:divBdr>
            </w:div>
            <w:div w:id="544560555">
              <w:marLeft w:val="0"/>
              <w:marRight w:val="0"/>
              <w:marTop w:val="0"/>
              <w:marBottom w:val="0"/>
              <w:divBdr>
                <w:top w:val="none" w:sz="0" w:space="0" w:color="auto"/>
                <w:left w:val="none" w:sz="0" w:space="0" w:color="auto"/>
                <w:bottom w:val="none" w:sz="0" w:space="0" w:color="auto"/>
                <w:right w:val="none" w:sz="0" w:space="0" w:color="auto"/>
              </w:divBdr>
            </w:div>
            <w:div w:id="754591600">
              <w:marLeft w:val="0"/>
              <w:marRight w:val="0"/>
              <w:marTop w:val="0"/>
              <w:marBottom w:val="0"/>
              <w:divBdr>
                <w:top w:val="none" w:sz="0" w:space="0" w:color="auto"/>
                <w:left w:val="none" w:sz="0" w:space="0" w:color="auto"/>
                <w:bottom w:val="none" w:sz="0" w:space="0" w:color="auto"/>
                <w:right w:val="none" w:sz="0" w:space="0" w:color="auto"/>
              </w:divBdr>
            </w:div>
            <w:div w:id="315305764">
              <w:marLeft w:val="0"/>
              <w:marRight w:val="0"/>
              <w:marTop w:val="0"/>
              <w:marBottom w:val="0"/>
              <w:divBdr>
                <w:top w:val="none" w:sz="0" w:space="0" w:color="auto"/>
                <w:left w:val="none" w:sz="0" w:space="0" w:color="auto"/>
                <w:bottom w:val="none" w:sz="0" w:space="0" w:color="auto"/>
                <w:right w:val="none" w:sz="0" w:space="0" w:color="auto"/>
              </w:divBdr>
            </w:div>
            <w:div w:id="507251602">
              <w:marLeft w:val="0"/>
              <w:marRight w:val="0"/>
              <w:marTop w:val="0"/>
              <w:marBottom w:val="0"/>
              <w:divBdr>
                <w:top w:val="none" w:sz="0" w:space="0" w:color="auto"/>
                <w:left w:val="none" w:sz="0" w:space="0" w:color="auto"/>
                <w:bottom w:val="none" w:sz="0" w:space="0" w:color="auto"/>
                <w:right w:val="none" w:sz="0" w:space="0" w:color="auto"/>
              </w:divBdr>
            </w:div>
            <w:div w:id="1685864462">
              <w:marLeft w:val="0"/>
              <w:marRight w:val="0"/>
              <w:marTop w:val="0"/>
              <w:marBottom w:val="0"/>
              <w:divBdr>
                <w:top w:val="none" w:sz="0" w:space="0" w:color="auto"/>
                <w:left w:val="none" w:sz="0" w:space="0" w:color="auto"/>
                <w:bottom w:val="none" w:sz="0" w:space="0" w:color="auto"/>
                <w:right w:val="none" w:sz="0" w:space="0" w:color="auto"/>
              </w:divBdr>
            </w:div>
            <w:div w:id="42414880">
              <w:marLeft w:val="0"/>
              <w:marRight w:val="0"/>
              <w:marTop w:val="0"/>
              <w:marBottom w:val="0"/>
              <w:divBdr>
                <w:top w:val="none" w:sz="0" w:space="0" w:color="auto"/>
                <w:left w:val="none" w:sz="0" w:space="0" w:color="auto"/>
                <w:bottom w:val="none" w:sz="0" w:space="0" w:color="auto"/>
                <w:right w:val="none" w:sz="0" w:space="0" w:color="auto"/>
              </w:divBdr>
            </w:div>
            <w:div w:id="2062050016">
              <w:marLeft w:val="0"/>
              <w:marRight w:val="0"/>
              <w:marTop w:val="0"/>
              <w:marBottom w:val="0"/>
              <w:divBdr>
                <w:top w:val="none" w:sz="0" w:space="0" w:color="auto"/>
                <w:left w:val="none" w:sz="0" w:space="0" w:color="auto"/>
                <w:bottom w:val="none" w:sz="0" w:space="0" w:color="auto"/>
                <w:right w:val="none" w:sz="0" w:space="0" w:color="auto"/>
              </w:divBdr>
            </w:div>
            <w:div w:id="1279753820">
              <w:marLeft w:val="0"/>
              <w:marRight w:val="0"/>
              <w:marTop w:val="0"/>
              <w:marBottom w:val="0"/>
              <w:divBdr>
                <w:top w:val="none" w:sz="0" w:space="0" w:color="auto"/>
                <w:left w:val="none" w:sz="0" w:space="0" w:color="auto"/>
                <w:bottom w:val="none" w:sz="0" w:space="0" w:color="auto"/>
                <w:right w:val="none" w:sz="0" w:space="0" w:color="auto"/>
              </w:divBdr>
            </w:div>
            <w:div w:id="1339311419">
              <w:marLeft w:val="0"/>
              <w:marRight w:val="0"/>
              <w:marTop w:val="0"/>
              <w:marBottom w:val="0"/>
              <w:divBdr>
                <w:top w:val="none" w:sz="0" w:space="0" w:color="auto"/>
                <w:left w:val="none" w:sz="0" w:space="0" w:color="auto"/>
                <w:bottom w:val="none" w:sz="0" w:space="0" w:color="auto"/>
                <w:right w:val="none" w:sz="0" w:space="0" w:color="auto"/>
              </w:divBdr>
            </w:div>
            <w:div w:id="2512803">
              <w:marLeft w:val="0"/>
              <w:marRight w:val="0"/>
              <w:marTop w:val="0"/>
              <w:marBottom w:val="0"/>
              <w:divBdr>
                <w:top w:val="none" w:sz="0" w:space="0" w:color="auto"/>
                <w:left w:val="none" w:sz="0" w:space="0" w:color="auto"/>
                <w:bottom w:val="none" w:sz="0" w:space="0" w:color="auto"/>
                <w:right w:val="none" w:sz="0" w:space="0" w:color="auto"/>
              </w:divBdr>
            </w:div>
            <w:div w:id="915238241">
              <w:marLeft w:val="0"/>
              <w:marRight w:val="0"/>
              <w:marTop w:val="0"/>
              <w:marBottom w:val="0"/>
              <w:divBdr>
                <w:top w:val="none" w:sz="0" w:space="0" w:color="auto"/>
                <w:left w:val="none" w:sz="0" w:space="0" w:color="auto"/>
                <w:bottom w:val="none" w:sz="0" w:space="0" w:color="auto"/>
                <w:right w:val="none" w:sz="0" w:space="0" w:color="auto"/>
              </w:divBdr>
            </w:div>
            <w:div w:id="1475903379">
              <w:marLeft w:val="0"/>
              <w:marRight w:val="0"/>
              <w:marTop w:val="0"/>
              <w:marBottom w:val="0"/>
              <w:divBdr>
                <w:top w:val="none" w:sz="0" w:space="0" w:color="auto"/>
                <w:left w:val="none" w:sz="0" w:space="0" w:color="auto"/>
                <w:bottom w:val="none" w:sz="0" w:space="0" w:color="auto"/>
                <w:right w:val="none" w:sz="0" w:space="0" w:color="auto"/>
              </w:divBdr>
            </w:div>
            <w:div w:id="1503547681">
              <w:marLeft w:val="0"/>
              <w:marRight w:val="0"/>
              <w:marTop w:val="0"/>
              <w:marBottom w:val="0"/>
              <w:divBdr>
                <w:top w:val="none" w:sz="0" w:space="0" w:color="auto"/>
                <w:left w:val="none" w:sz="0" w:space="0" w:color="auto"/>
                <w:bottom w:val="none" w:sz="0" w:space="0" w:color="auto"/>
                <w:right w:val="none" w:sz="0" w:space="0" w:color="auto"/>
              </w:divBdr>
            </w:div>
            <w:div w:id="109475332">
              <w:marLeft w:val="0"/>
              <w:marRight w:val="0"/>
              <w:marTop w:val="0"/>
              <w:marBottom w:val="0"/>
              <w:divBdr>
                <w:top w:val="none" w:sz="0" w:space="0" w:color="auto"/>
                <w:left w:val="none" w:sz="0" w:space="0" w:color="auto"/>
                <w:bottom w:val="none" w:sz="0" w:space="0" w:color="auto"/>
                <w:right w:val="none" w:sz="0" w:space="0" w:color="auto"/>
              </w:divBdr>
            </w:div>
            <w:div w:id="544831663">
              <w:marLeft w:val="0"/>
              <w:marRight w:val="0"/>
              <w:marTop w:val="0"/>
              <w:marBottom w:val="0"/>
              <w:divBdr>
                <w:top w:val="none" w:sz="0" w:space="0" w:color="auto"/>
                <w:left w:val="none" w:sz="0" w:space="0" w:color="auto"/>
                <w:bottom w:val="none" w:sz="0" w:space="0" w:color="auto"/>
                <w:right w:val="none" w:sz="0" w:space="0" w:color="auto"/>
              </w:divBdr>
            </w:div>
            <w:div w:id="1876044566">
              <w:marLeft w:val="0"/>
              <w:marRight w:val="0"/>
              <w:marTop w:val="0"/>
              <w:marBottom w:val="0"/>
              <w:divBdr>
                <w:top w:val="none" w:sz="0" w:space="0" w:color="auto"/>
                <w:left w:val="none" w:sz="0" w:space="0" w:color="auto"/>
                <w:bottom w:val="none" w:sz="0" w:space="0" w:color="auto"/>
                <w:right w:val="none" w:sz="0" w:space="0" w:color="auto"/>
              </w:divBdr>
            </w:div>
            <w:div w:id="282424961">
              <w:marLeft w:val="0"/>
              <w:marRight w:val="0"/>
              <w:marTop w:val="0"/>
              <w:marBottom w:val="0"/>
              <w:divBdr>
                <w:top w:val="none" w:sz="0" w:space="0" w:color="auto"/>
                <w:left w:val="none" w:sz="0" w:space="0" w:color="auto"/>
                <w:bottom w:val="none" w:sz="0" w:space="0" w:color="auto"/>
                <w:right w:val="none" w:sz="0" w:space="0" w:color="auto"/>
              </w:divBdr>
            </w:div>
            <w:div w:id="1288316979">
              <w:marLeft w:val="0"/>
              <w:marRight w:val="0"/>
              <w:marTop w:val="0"/>
              <w:marBottom w:val="0"/>
              <w:divBdr>
                <w:top w:val="none" w:sz="0" w:space="0" w:color="auto"/>
                <w:left w:val="none" w:sz="0" w:space="0" w:color="auto"/>
                <w:bottom w:val="none" w:sz="0" w:space="0" w:color="auto"/>
                <w:right w:val="none" w:sz="0" w:space="0" w:color="auto"/>
              </w:divBdr>
            </w:div>
            <w:div w:id="866717845">
              <w:marLeft w:val="0"/>
              <w:marRight w:val="0"/>
              <w:marTop w:val="0"/>
              <w:marBottom w:val="0"/>
              <w:divBdr>
                <w:top w:val="none" w:sz="0" w:space="0" w:color="auto"/>
                <w:left w:val="none" w:sz="0" w:space="0" w:color="auto"/>
                <w:bottom w:val="none" w:sz="0" w:space="0" w:color="auto"/>
                <w:right w:val="none" w:sz="0" w:space="0" w:color="auto"/>
              </w:divBdr>
            </w:div>
            <w:div w:id="1135293829">
              <w:marLeft w:val="0"/>
              <w:marRight w:val="0"/>
              <w:marTop w:val="0"/>
              <w:marBottom w:val="0"/>
              <w:divBdr>
                <w:top w:val="none" w:sz="0" w:space="0" w:color="auto"/>
                <w:left w:val="none" w:sz="0" w:space="0" w:color="auto"/>
                <w:bottom w:val="none" w:sz="0" w:space="0" w:color="auto"/>
                <w:right w:val="none" w:sz="0" w:space="0" w:color="auto"/>
              </w:divBdr>
            </w:div>
            <w:div w:id="912350799">
              <w:marLeft w:val="0"/>
              <w:marRight w:val="0"/>
              <w:marTop w:val="0"/>
              <w:marBottom w:val="0"/>
              <w:divBdr>
                <w:top w:val="none" w:sz="0" w:space="0" w:color="auto"/>
                <w:left w:val="none" w:sz="0" w:space="0" w:color="auto"/>
                <w:bottom w:val="none" w:sz="0" w:space="0" w:color="auto"/>
                <w:right w:val="none" w:sz="0" w:space="0" w:color="auto"/>
              </w:divBdr>
            </w:div>
            <w:div w:id="813713980">
              <w:marLeft w:val="0"/>
              <w:marRight w:val="0"/>
              <w:marTop w:val="0"/>
              <w:marBottom w:val="0"/>
              <w:divBdr>
                <w:top w:val="none" w:sz="0" w:space="0" w:color="auto"/>
                <w:left w:val="none" w:sz="0" w:space="0" w:color="auto"/>
                <w:bottom w:val="none" w:sz="0" w:space="0" w:color="auto"/>
                <w:right w:val="none" w:sz="0" w:space="0" w:color="auto"/>
              </w:divBdr>
            </w:div>
            <w:div w:id="2113082518">
              <w:marLeft w:val="0"/>
              <w:marRight w:val="0"/>
              <w:marTop w:val="0"/>
              <w:marBottom w:val="0"/>
              <w:divBdr>
                <w:top w:val="none" w:sz="0" w:space="0" w:color="auto"/>
                <w:left w:val="none" w:sz="0" w:space="0" w:color="auto"/>
                <w:bottom w:val="none" w:sz="0" w:space="0" w:color="auto"/>
                <w:right w:val="none" w:sz="0" w:space="0" w:color="auto"/>
              </w:divBdr>
            </w:div>
            <w:div w:id="1068697069">
              <w:marLeft w:val="0"/>
              <w:marRight w:val="0"/>
              <w:marTop w:val="0"/>
              <w:marBottom w:val="0"/>
              <w:divBdr>
                <w:top w:val="none" w:sz="0" w:space="0" w:color="auto"/>
                <w:left w:val="none" w:sz="0" w:space="0" w:color="auto"/>
                <w:bottom w:val="none" w:sz="0" w:space="0" w:color="auto"/>
                <w:right w:val="none" w:sz="0" w:space="0" w:color="auto"/>
              </w:divBdr>
            </w:div>
            <w:div w:id="1830167038">
              <w:marLeft w:val="0"/>
              <w:marRight w:val="0"/>
              <w:marTop w:val="0"/>
              <w:marBottom w:val="0"/>
              <w:divBdr>
                <w:top w:val="none" w:sz="0" w:space="0" w:color="auto"/>
                <w:left w:val="none" w:sz="0" w:space="0" w:color="auto"/>
                <w:bottom w:val="none" w:sz="0" w:space="0" w:color="auto"/>
                <w:right w:val="none" w:sz="0" w:space="0" w:color="auto"/>
              </w:divBdr>
            </w:div>
            <w:div w:id="364911766">
              <w:marLeft w:val="0"/>
              <w:marRight w:val="0"/>
              <w:marTop w:val="0"/>
              <w:marBottom w:val="0"/>
              <w:divBdr>
                <w:top w:val="none" w:sz="0" w:space="0" w:color="auto"/>
                <w:left w:val="none" w:sz="0" w:space="0" w:color="auto"/>
                <w:bottom w:val="none" w:sz="0" w:space="0" w:color="auto"/>
                <w:right w:val="none" w:sz="0" w:space="0" w:color="auto"/>
              </w:divBdr>
            </w:div>
            <w:div w:id="787819393">
              <w:marLeft w:val="0"/>
              <w:marRight w:val="0"/>
              <w:marTop w:val="0"/>
              <w:marBottom w:val="0"/>
              <w:divBdr>
                <w:top w:val="none" w:sz="0" w:space="0" w:color="auto"/>
                <w:left w:val="none" w:sz="0" w:space="0" w:color="auto"/>
                <w:bottom w:val="none" w:sz="0" w:space="0" w:color="auto"/>
                <w:right w:val="none" w:sz="0" w:space="0" w:color="auto"/>
              </w:divBdr>
            </w:div>
            <w:div w:id="284773944">
              <w:marLeft w:val="0"/>
              <w:marRight w:val="0"/>
              <w:marTop w:val="0"/>
              <w:marBottom w:val="0"/>
              <w:divBdr>
                <w:top w:val="none" w:sz="0" w:space="0" w:color="auto"/>
                <w:left w:val="none" w:sz="0" w:space="0" w:color="auto"/>
                <w:bottom w:val="none" w:sz="0" w:space="0" w:color="auto"/>
                <w:right w:val="none" w:sz="0" w:space="0" w:color="auto"/>
              </w:divBdr>
            </w:div>
            <w:div w:id="1221283070">
              <w:marLeft w:val="0"/>
              <w:marRight w:val="0"/>
              <w:marTop w:val="0"/>
              <w:marBottom w:val="0"/>
              <w:divBdr>
                <w:top w:val="none" w:sz="0" w:space="0" w:color="auto"/>
                <w:left w:val="none" w:sz="0" w:space="0" w:color="auto"/>
                <w:bottom w:val="none" w:sz="0" w:space="0" w:color="auto"/>
                <w:right w:val="none" w:sz="0" w:space="0" w:color="auto"/>
              </w:divBdr>
            </w:div>
            <w:div w:id="1560289339">
              <w:marLeft w:val="0"/>
              <w:marRight w:val="0"/>
              <w:marTop w:val="0"/>
              <w:marBottom w:val="0"/>
              <w:divBdr>
                <w:top w:val="none" w:sz="0" w:space="0" w:color="auto"/>
                <w:left w:val="none" w:sz="0" w:space="0" w:color="auto"/>
                <w:bottom w:val="none" w:sz="0" w:space="0" w:color="auto"/>
                <w:right w:val="none" w:sz="0" w:space="0" w:color="auto"/>
              </w:divBdr>
            </w:div>
            <w:div w:id="2043942110">
              <w:marLeft w:val="0"/>
              <w:marRight w:val="0"/>
              <w:marTop w:val="0"/>
              <w:marBottom w:val="0"/>
              <w:divBdr>
                <w:top w:val="none" w:sz="0" w:space="0" w:color="auto"/>
                <w:left w:val="none" w:sz="0" w:space="0" w:color="auto"/>
                <w:bottom w:val="none" w:sz="0" w:space="0" w:color="auto"/>
                <w:right w:val="none" w:sz="0" w:space="0" w:color="auto"/>
              </w:divBdr>
            </w:div>
            <w:div w:id="582758084">
              <w:marLeft w:val="0"/>
              <w:marRight w:val="0"/>
              <w:marTop w:val="0"/>
              <w:marBottom w:val="0"/>
              <w:divBdr>
                <w:top w:val="none" w:sz="0" w:space="0" w:color="auto"/>
                <w:left w:val="none" w:sz="0" w:space="0" w:color="auto"/>
                <w:bottom w:val="none" w:sz="0" w:space="0" w:color="auto"/>
                <w:right w:val="none" w:sz="0" w:space="0" w:color="auto"/>
              </w:divBdr>
            </w:div>
            <w:div w:id="700134771">
              <w:marLeft w:val="0"/>
              <w:marRight w:val="0"/>
              <w:marTop w:val="0"/>
              <w:marBottom w:val="0"/>
              <w:divBdr>
                <w:top w:val="none" w:sz="0" w:space="0" w:color="auto"/>
                <w:left w:val="none" w:sz="0" w:space="0" w:color="auto"/>
                <w:bottom w:val="none" w:sz="0" w:space="0" w:color="auto"/>
                <w:right w:val="none" w:sz="0" w:space="0" w:color="auto"/>
              </w:divBdr>
            </w:div>
            <w:div w:id="489562821">
              <w:marLeft w:val="0"/>
              <w:marRight w:val="0"/>
              <w:marTop w:val="0"/>
              <w:marBottom w:val="0"/>
              <w:divBdr>
                <w:top w:val="none" w:sz="0" w:space="0" w:color="auto"/>
                <w:left w:val="none" w:sz="0" w:space="0" w:color="auto"/>
                <w:bottom w:val="none" w:sz="0" w:space="0" w:color="auto"/>
                <w:right w:val="none" w:sz="0" w:space="0" w:color="auto"/>
              </w:divBdr>
            </w:div>
            <w:div w:id="1947157938">
              <w:marLeft w:val="0"/>
              <w:marRight w:val="0"/>
              <w:marTop w:val="0"/>
              <w:marBottom w:val="0"/>
              <w:divBdr>
                <w:top w:val="none" w:sz="0" w:space="0" w:color="auto"/>
                <w:left w:val="none" w:sz="0" w:space="0" w:color="auto"/>
                <w:bottom w:val="none" w:sz="0" w:space="0" w:color="auto"/>
                <w:right w:val="none" w:sz="0" w:space="0" w:color="auto"/>
              </w:divBdr>
            </w:div>
            <w:div w:id="1556501050">
              <w:marLeft w:val="0"/>
              <w:marRight w:val="0"/>
              <w:marTop w:val="0"/>
              <w:marBottom w:val="0"/>
              <w:divBdr>
                <w:top w:val="none" w:sz="0" w:space="0" w:color="auto"/>
                <w:left w:val="none" w:sz="0" w:space="0" w:color="auto"/>
                <w:bottom w:val="none" w:sz="0" w:space="0" w:color="auto"/>
                <w:right w:val="none" w:sz="0" w:space="0" w:color="auto"/>
              </w:divBdr>
            </w:div>
            <w:div w:id="627202791">
              <w:marLeft w:val="0"/>
              <w:marRight w:val="0"/>
              <w:marTop w:val="0"/>
              <w:marBottom w:val="0"/>
              <w:divBdr>
                <w:top w:val="none" w:sz="0" w:space="0" w:color="auto"/>
                <w:left w:val="none" w:sz="0" w:space="0" w:color="auto"/>
                <w:bottom w:val="none" w:sz="0" w:space="0" w:color="auto"/>
                <w:right w:val="none" w:sz="0" w:space="0" w:color="auto"/>
              </w:divBdr>
            </w:div>
            <w:div w:id="1790202216">
              <w:marLeft w:val="0"/>
              <w:marRight w:val="0"/>
              <w:marTop w:val="0"/>
              <w:marBottom w:val="0"/>
              <w:divBdr>
                <w:top w:val="none" w:sz="0" w:space="0" w:color="auto"/>
                <w:left w:val="none" w:sz="0" w:space="0" w:color="auto"/>
                <w:bottom w:val="none" w:sz="0" w:space="0" w:color="auto"/>
                <w:right w:val="none" w:sz="0" w:space="0" w:color="auto"/>
              </w:divBdr>
            </w:div>
            <w:div w:id="711345091">
              <w:marLeft w:val="0"/>
              <w:marRight w:val="0"/>
              <w:marTop w:val="0"/>
              <w:marBottom w:val="0"/>
              <w:divBdr>
                <w:top w:val="none" w:sz="0" w:space="0" w:color="auto"/>
                <w:left w:val="none" w:sz="0" w:space="0" w:color="auto"/>
                <w:bottom w:val="none" w:sz="0" w:space="0" w:color="auto"/>
                <w:right w:val="none" w:sz="0" w:space="0" w:color="auto"/>
              </w:divBdr>
            </w:div>
            <w:div w:id="1042368366">
              <w:marLeft w:val="0"/>
              <w:marRight w:val="0"/>
              <w:marTop w:val="0"/>
              <w:marBottom w:val="0"/>
              <w:divBdr>
                <w:top w:val="none" w:sz="0" w:space="0" w:color="auto"/>
                <w:left w:val="none" w:sz="0" w:space="0" w:color="auto"/>
                <w:bottom w:val="none" w:sz="0" w:space="0" w:color="auto"/>
                <w:right w:val="none" w:sz="0" w:space="0" w:color="auto"/>
              </w:divBdr>
            </w:div>
            <w:div w:id="1791585716">
              <w:marLeft w:val="0"/>
              <w:marRight w:val="0"/>
              <w:marTop w:val="0"/>
              <w:marBottom w:val="0"/>
              <w:divBdr>
                <w:top w:val="none" w:sz="0" w:space="0" w:color="auto"/>
                <w:left w:val="none" w:sz="0" w:space="0" w:color="auto"/>
                <w:bottom w:val="none" w:sz="0" w:space="0" w:color="auto"/>
                <w:right w:val="none" w:sz="0" w:space="0" w:color="auto"/>
              </w:divBdr>
            </w:div>
            <w:div w:id="790902329">
              <w:marLeft w:val="0"/>
              <w:marRight w:val="0"/>
              <w:marTop w:val="0"/>
              <w:marBottom w:val="0"/>
              <w:divBdr>
                <w:top w:val="none" w:sz="0" w:space="0" w:color="auto"/>
                <w:left w:val="none" w:sz="0" w:space="0" w:color="auto"/>
                <w:bottom w:val="none" w:sz="0" w:space="0" w:color="auto"/>
                <w:right w:val="none" w:sz="0" w:space="0" w:color="auto"/>
              </w:divBdr>
            </w:div>
            <w:div w:id="1282346581">
              <w:marLeft w:val="0"/>
              <w:marRight w:val="0"/>
              <w:marTop w:val="0"/>
              <w:marBottom w:val="0"/>
              <w:divBdr>
                <w:top w:val="none" w:sz="0" w:space="0" w:color="auto"/>
                <w:left w:val="none" w:sz="0" w:space="0" w:color="auto"/>
                <w:bottom w:val="none" w:sz="0" w:space="0" w:color="auto"/>
                <w:right w:val="none" w:sz="0" w:space="0" w:color="auto"/>
              </w:divBdr>
            </w:div>
            <w:div w:id="1792556053">
              <w:marLeft w:val="0"/>
              <w:marRight w:val="0"/>
              <w:marTop w:val="0"/>
              <w:marBottom w:val="0"/>
              <w:divBdr>
                <w:top w:val="none" w:sz="0" w:space="0" w:color="auto"/>
                <w:left w:val="none" w:sz="0" w:space="0" w:color="auto"/>
                <w:bottom w:val="none" w:sz="0" w:space="0" w:color="auto"/>
                <w:right w:val="none" w:sz="0" w:space="0" w:color="auto"/>
              </w:divBdr>
            </w:div>
            <w:div w:id="289626212">
              <w:marLeft w:val="0"/>
              <w:marRight w:val="0"/>
              <w:marTop w:val="0"/>
              <w:marBottom w:val="0"/>
              <w:divBdr>
                <w:top w:val="none" w:sz="0" w:space="0" w:color="auto"/>
                <w:left w:val="none" w:sz="0" w:space="0" w:color="auto"/>
                <w:bottom w:val="none" w:sz="0" w:space="0" w:color="auto"/>
                <w:right w:val="none" w:sz="0" w:space="0" w:color="auto"/>
              </w:divBdr>
            </w:div>
            <w:div w:id="419110243">
              <w:marLeft w:val="0"/>
              <w:marRight w:val="0"/>
              <w:marTop w:val="0"/>
              <w:marBottom w:val="0"/>
              <w:divBdr>
                <w:top w:val="none" w:sz="0" w:space="0" w:color="auto"/>
                <w:left w:val="none" w:sz="0" w:space="0" w:color="auto"/>
                <w:bottom w:val="none" w:sz="0" w:space="0" w:color="auto"/>
                <w:right w:val="none" w:sz="0" w:space="0" w:color="auto"/>
              </w:divBdr>
            </w:div>
            <w:div w:id="1619095741">
              <w:marLeft w:val="0"/>
              <w:marRight w:val="0"/>
              <w:marTop w:val="0"/>
              <w:marBottom w:val="0"/>
              <w:divBdr>
                <w:top w:val="none" w:sz="0" w:space="0" w:color="auto"/>
                <w:left w:val="none" w:sz="0" w:space="0" w:color="auto"/>
                <w:bottom w:val="none" w:sz="0" w:space="0" w:color="auto"/>
                <w:right w:val="none" w:sz="0" w:space="0" w:color="auto"/>
              </w:divBdr>
            </w:div>
            <w:div w:id="891961347">
              <w:marLeft w:val="0"/>
              <w:marRight w:val="0"/>
              <w:marTop w:val="0"/>
              <w:marBottom w:val="0"/>
              <w:divBdr>
                <w:top w:val="none" w:sz="0" w:space="0" w:color="auto"/>
                <w:left w:val="none" w:sz="0" w:space="0" w:color="auto"/>
                <w:bottom w:val="none" w:sz="0" w:space="0" w:color="auto"/>
                <w:right w:val="none" w:sz="0" w:space="0" w:color="auto"/>
              </w:divBdr>
            </w:div>
            <w:div w:id="1552840130">
              <w:marLeft w:val="0"/>
              <w:marRight w:val="0"/>
              <w:marTop w:val="0"/>
              <w:marBottom w:val="0"/>
              <w:divBdr>
                <w:top w:val="none" w:sz="0" w:space="0" w:color="auto"/>
                <w:left w:val="none" w:sz="0" w:space="0" w:color="auto"/>
                <w:bottom w:val="none" w:sz="0" w:space="0" w:color="auto"/>
                <w:right w:val="none" w:sz="0" w:space="0" w:color="auto"/>
              </w:divBdr>
            </w:div>
            <w:div w:id="12986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3537">
      <w:bodyDiv w:val="1"/>
      <w:marLeft w:val="0"/>
      <w:marRight w:val="0"/>
      <w:marTop w:val="0"/>
      <w:marBottom w:val="0"/>
      <w:divBdr>
        <w:top w:val="none" w:sz="0" w:space="0" w:color="auto"/>
        <w:left w:val="none" w:sz="0" w:space="0" w:color="auto"/>
        <w:bottom w:val="none" w:sz="0" w:space="0" w:color="auto"/>
        <w:right w:val="none" w:sz="0" w:space="0" w:color="auto"/>
      </w:divBdr>
      <w:divsChild>
        <w:div w:id="787311531">
          <w:marLeft w:val="0"/>
          <w:marRight w:val="0"/>
          <w:marTop w:val="0"/>
          <w:marBottom w:val="0"/>
          <w:divBdr>
            <w:top w:val="none" w:sz="0" w:space="0" w:color="auto"/>
            <w:left w:val="none" w:sz="0" w:space="0" w:color="auto"/>
            <w:bottom w:val="none" w:sz="0" w:space="0" w:color="auto"/>
            <w:right w:val="none" w:sz="0" w:space="0" w:color="auto"/>
          </w:divBdr>
          <w:divsChild>
            <w:div w:id="1924025609">
              <w:marLeft w:val="0"/>
              <w:marRight w:val="0"/>
              <w:marTop w:val="0"/>
              <w:marBottom w:val="0"/>
              <w:divBdr>
                <w:top w:val="none" w:sz="0" w:space="0" w:color="auto"/>
                <w:left w:val="none" w:sz="0" w:space="0" w:color="auto"/>
                <w:bottom w:val="none" w:sz="0" w:space="0" w:color="auto"/>
                <w:right w:val="none" w:sz="0" w:space="0" w:color="auto"/>
              </w:divBdr>
            </w:div>
            <w:div w:id="1902401662">
              <w:marLeft w:val="0"/>
              <w:marRight w:val="0"/>
              <w:marTop w:val="0"/>
              <w:marBottom w:val="0"/>
              <w:divBdr>
                <w:top w:val="none" w:sz="0" w:space="0" w:color="auto"/>
                <w:left w:val="none" w:sz="0" w:space="0" w:color="auto"/>
                <w:bottom w:val="none" w:sz="0" w:space="0" w:color="auto"/>
                <w:right w:val="none" w:sz="0" w:space="0" w:color="auto"/>
              </w:divBdr>
            </w:div>
            <w:div w:id="1819105109">
              <w:marLeft w:val="0"/>
              <w:marRight w:val="0"/>
              <w:marTop w:val="0"/>
              <w:marBottom w:val="0"/>
              <w:divBdr>
                <w:top w:val="none" w:sz="0" w:space="0" w:color="auto"/>
                <w:left w:val="none" w:sz="0" w:space="0" w:color="auto"/>
                <w:bottom w:val="none" w:sz="0" w:space="0" w:color="auto"/>
                <w:right w:val="none" w:sz="0" w:space="0" w:color="auto"/>
              </w:divBdr>
            </w:div>
            <w:div w:id="1981154347">
              <w:marLeft w:val="0"/>
              <w:marRight w:val="0"/>
              <w:marTop w:val="0"/>
              <w:marBottom w:val="0"/>
              <w:divBdr>
                <w:top w:val="none" w:sz="0" w:space="0" w:color="auto"/>
                <w:left w:val="none" w:sz="0" w:space="0" w:color="auto"/>
                <w:bottom w:val="none" w:sz="0" w:space="0" w:color="auto"/>
                <w:right w:val="none" w:sz="0" w:space="0" w:color="auto"/>
              </w:divBdr>
            </w:div>
            <w:div w:id="1623657037">
              <w:marLeft w:val="0"/>
              <w:marRight w:val="0"/>
              <w:marTop w:val="0"/>
              <w:marBottom w:val="0"/>
              <w:divBdr>
                <w:top w:val="none" w:sz="0" w:space="0" w:color="auto"/>
                <w:left w:val="none" w:sz="0" w:space="0" w:color="auto"/>
                <w:bottom w:val="none" w:sz="0" w:space="0" w:color="auto"/>
                <w:right w:val="none" w:sz="0" w:space="0" w:color="auto"/>
              </w:divBdr>
            </w:div>
            <w:div w:id="626592877">
              <w:marLeft w:val="0"/>
              <w:marRight w:val="0"/>
              <w:marTop w:val="0"/>
              <w:marBottom w:val="0"/>
              <w:divBdr>
                <w:top w:val="none" w:sz="0" w:space="0" w:color="auto"/>
                <w:left w:val="none" w:sz="0" w:space="0" w:color="auto"/>
                <w:bottom w:val="none" w:sz="0" w:space="0" w:color="auto"/>
                <w:right w:val="none" w:sz="0" w:space="0" w:color="auto"/>
              </w:divBdr>
            </w:div>
            <w:div w:id="1142384435">
              <w:marLeft w:val="0"/>
              <w:marRight w:val="0"/>
              <w:marTop w:val="0"/>
              <w:marBottom w:val="0"/>
              <w:divBdr>
                <w:top w:val="none" w:sz="0" w:space="0" w:color="auto"/>
                <w:left w:val="none" w:sz="0" w:space="0" w:color="auto"/>
                <w:bottom w:val="none" w:sz="0" w:space="0" w:color="auto"/>
                <w:right w:val="none" w:sz="0" w:space="0" w:color="auto"/>
              </w:divBdr>
            </w:div>
            <w:div w:id="1079986077">
              <w:marLeft w:val="0"/>
              <w:marRight w:val="0"/>
              <w:marTop w:val="0"/>
              <w:marBottom w:val="0"/>
              <w:divBdr>
                <w:top w:val="none" w:sz="0" w:space="0" w:color="auto"/>
                <w:left w:val="none" w:sz="0" w:space="0" w:color="auto"/>
                <w:bottom w:val="none" w:sz="0" w:space="0" w:color="auto"/>
                <w:right w:val="none" w:sz="0" w:space="0" w:color="auto"/>
              </w:divBdr>
            </w:div>
            <w:div w:id="1748460472">
              <w:marLeft w:val="0"/>
              <w:marRight w:val="0"/>
              <w:marTop w:val="0"/>
              <w:marBottom w:val="0"/>
              <w:divBdr>
                <w:top w:val="none" w:sz="0" w:space="0" w:color="auto"/>
                <w:left w:val="none" w:sz="0" w:space="0" w:color="auto"/>
                <w:bottom w:val="none" w:sz="0" w:space="0" w:color="auto"/>
                <w:right w:val="none" w:sz="0" w:space="0" w:color="auto"/>
              </w:divBdr>
            </w:div>
            <w:div w:id="894852663">
              <w:marLeft w:val="0"/>
              <w:marRight w:val="0"/>
              <w:marTop w:val="0"/>
              <w:marBottom w:val="0"/>
              <w:divBdr>
                <w:top w:val="none" w:sz="0" w:space="0" w:color="auto"/>
                <w:left w:val="none" w:sz="0" w:space="0" w:color="auto"/>
                <w:bottom w:val="none" w:sz="0" w:space="0" w:color="auto"/>
                <w:right w:val="none" w:sz="0" w:space="0" w:color="auto"/>
              </w:divBdr>
            </w:div>
            <w:div w:id="1975089368">
              <w:marLeft w:val="0"/>
              <w:marRight w:val="0"/>
              <w:marTop w:val="0"/>
              <w:marBottom w:val="0"/>
              <w:divBdr>
                <w:top w:val="none" w:sz="0" w:space="0" w:color="auto"/>
                <w:left w:val="none" w:sz="0" w:space="0" w:color="auto"/>
                <w:bottom w:val="none" w:sz="0" w:space="0" w:color="auto"/>
                <w:right w:val="none" w:sz="0" w:space="0" w:color="auto"/>
              </w:divBdr>
            </w:div>
            <w:div w:id="331682788">
              <w:marLeft w:val="0"/>
              <w:marRight w:val="0"/>
              <w:marTop w:val="0"/>
              <w:marBottom w:val="0"/>
              <w:divBdr>
                <w:top w:val="none" w:sz="0" w:space="0" w:color="auto"/>
                <w:left w:val="none" w:sz="0" w:space="0" w:color="auto"/>
                <w:bottom w:val="none" w:sz="0" w:space="0" w:color="auto"/>
                <w:right w:val="none" w:sz="0" w:space="0" w:color="auto"/>
              </w:divBdr>
            </w:div>
            <w:div w:id="358895386">
              <w:marLeft w:val="0"/>
              <w:marRight w:val="0"/>
              <w:marTop w:val="0"/>
              <w:marBottom w:val="0"/>
              <w:divBdr>
                <w:top w:val="none" w:sz="0" w:space="0" w:color="auto"/>
                <w:left w:val="none" w:sz="0" w:space="0" w:color="auto"/>
                <w:bottom w:val="none" w:sz="0" w:space="0" w:color="auto"/>
                <w:right w:val="none" w:sz="0" w:space="0" w:color="auto"/>
              </w:divBdr>
            </w:div>
            <w:div w:id="622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8557">
      <w:bodyDiv w:val="1"/>
      <w:marLeft w:val="0"/>
      <w:marRight w:val="0"/>
      <w:marTop w:val="0"/>
      <w:marBottom w:val="0"/>
      <w:divBdr>
        <w:top w:val="none" w:sz="0" w:space="0" w:color="auto"/>
        <w:left w:val="none" w:sz="0" w:space="0" w:color="auto"/>
        <w:bottom w:val="none" w:sz="0" w:space="0" w:color="auto"/>
        <w:right w:val="none" w:sz="0" w:space="0" w:color="auto"/>
      </w:divBdr>
      <w:divsChild>
        <w:div w:id="456263798">
          <w:marLeft w:val="0"/>
          <w:marRight w:val="0"/>
          <w:marTop w:val="0"/>
          <w:marBottom w:val="0"/>
          <w:divBdr>
            <w:top w:val="none" w:sz="0" w:space="0" w:color="auto"/>
            <w:left w:val="none" w:sz="0" w:space="0" w:color="auto"/>
            <w:bottom w:val="none" w:sz="0" w:space="0" w:color="auto"/>
            <w:right w:val="none" w:sz="0" w:space="0" w:color="auto"/>
          </w:divBdr>
          <w:divsChild>
            <w:div w:id="1747801848">
              <w:marLeft w:val="0"/>
              <w:marRight w:val="0"/>
              <w:marTop w:val="0"/>
              <w:marBottom w:val="0"/>
              <w:divBdr>
                <w:top w:val="none" w:sz="0" w:space="0" w:color="auto"/>
                <w:left w:val="none" w:sz="0" w:space="0" w:color="auto"/>
                <w:bottom w:val="none" w:sz="0" w:space="0" w:color="auto"/>
                <w:right w:val="none" w:sz="0" w:space="0" w:color="auto"/>
              </w:divBdr>
            </w:div>
            <w:div w:id="2007517510">
              <w:marLeft w:val="0"/>
              <w:marRight w:val="0"/>
              <w:marTop w:val="0"/>
              <w:marBottom w:val="0"/>
              <w:divBdr>
                <w:top w:val="none" w:sz="0" w:space="0" w:color="auto"/>
                <w:left w:val="none" w:sz="0" w:space="0" w:color="auto"/>
                <w:bottom w:val="none" w:sz="0" w:space="0" w:color="auto"/>
                <w:right w:val="none" w:sz="0" w:space="0" w:color="auto"/>
              </w:divBdr>
            </w:div>
            <w:div w:id="643968476">
              <w:marLeft w:val="0"/>
              <w:marRight w:val="0"/>
              <w:marTop w:val="0"/>
              <w:marBottom w:val="0"/>
              <w:divBdr>
                <w:top w:val="none" w:sz="0" w:space="0" w:color="auto"/>
                <w:left w:val="none" w:sz="0" w:space="0" w:color="auto"/>
                <w:bottom w:val="none" w:sz="0" w:space="0" w:color="auto"/>
                <w:right w:val="none" w:sz="0" w:space="0" w:color="auto"/>
              </w:divBdr>
            </w:div>
            <w:div w:id="1403064019">
              <w:marLeft w:val="0"/>
              <w:marRight w:val="0"/>
              <w:marTop w:val="0"/>
              <w:marBottom w:val="0"/>
              <w:divBdr>
                <w:top w:val="none" w:sz="0" w:space="0" w:color="auto"/>
                <w:left w:val="none" w:sz="0" w:space="0" w:color="auto"/>
                <w:bottom w:val="none" w:sz="0" w:space="0" w:color="auto"/>
                <w:right w:val="none" w:sz="0" w:space="0" w:color="auto"/>
              </w:divBdr>
            </w:div>
            <w:div w:id="1352075484">
              <w:marLeft w:val="0"/>
              <w:marRight w:val="0"/>
              <w:marTop w:val="0"/>
              <w:marBottom w:val="0"/>
              <w:divBdr>
                <w:top w:val="none" w:sz="0" w:space="0" w:color="auto"/>
                <w:left w:val="none" w:sz="0" w:space="0" w:color="auto"/>
                <w:bottom w:val="none" w:sz="0" w:space="0" w:color="auto"/>
                <w:right w:val="none" w:sz="0" w:space="0" w:color="auto"/>
              </w:divBdr>
            </w:div>
            <w:div w:id="1946964757">
              <w:marLeft w:val="0"/>
              <w:marRight w:val="0"/>
              <w:marTop w:val="0"/>
              <w:marBottom w:val="0"/>
              <w:divBdr>
                <w:top w:val="none" w:sz="0" w:space="0" w:color="auto"/>
                <w:left w:val="none" w:sz="0" w:space="0" w:color="auto"/>
                <w:bottom w:val="none" w:sz="0" w:space="0" w:color="auto"/>
                <w:right w:val="none" w:sz="0" w:space="0" w:color="auto"/>
              </w:divBdr>
            </w:div>
            <w:div w:id="17896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9195">
      <w:bodyDiv w:val="1"/>
      <w:marLeft w:val="0"/>
      <w:marRight w:val="0"/>
      <w:marTop w:val="0"/>
      <w:marBottom w:val="0"/>
      <w:divBdr>
        <w:top w:val="none" w:sz="0" w:space="0" w:color="auto"/>
        <w:left w:val="none" w:sz="0" w:space="0" w:color="auto"/>
        <w:bottom w:val="none" w:sz="0" w:space="0" w:color="auto"/>
        <w:right w:val="none" w:sz="0" w:space="0" w:color="auto"/>
      </w:divBdr>
      <w:divsChild>
        <w:div w:id="200946352">
          <w:marLeft w:val="0"/>
          <w:marRight w:val="0"/>
          <w:marTop w:val="0"/>
          <w:marBottom w:val="0"/>
          <w:divBdr>
            <w:top w:val="none" w:sz="0" w:space="0" w:color="auto"/>
            <w:left w:val="none" w:sz="0" w:space="0" w:color="auto"/>
            <w:bottom w:val="none" w:sz="0" w:space="0" w:color="auto"/>
            <w:right w:val="none" w:sz="0" w:space="0" w:color="auto"/>
          </w:divBdr>
          <w:divsChild>
            <w:div w:id="8812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5525">
      <w:bodyDiv w:val="1"/>
      <w:marLeft w:val="0"/>
      <w:marRight w:val="0"/>
      <w:marTop w:val="0"/>
      <w:marBottom w:val="0"/>
      <w:divBdr>
        <w:top w:val="none" w:sz="0" w:space="0" w:color="auto"/>
        <w:left w:val="none" w:sz="0" w:space="0" w:color="auto"/>
        <w:bottom w:val="none" w:sz="0" w:space="0" w:color="auto"/>
        <w:right w:val="none" w:sz="0" w:space="0" w:color="auto"/>
      </w:divBdr>
      <w:divsChild>
        <w:div w:id="1060909897">
          <w:marLeft w:val="0"/>
          <w:marRight w:val="0"/>
          <w:marTop w:val="0"/>
          <w:marBottom w:val="0"/>
          <w:divBdr>
            <w:top w:val="none" w:sz="0" w:space="0" w:color="auto"/>
            <w:left w:val="none" w:sz="0" w:space="0" w:color="auto"/>
            <w:bottom w:val="none" w:sz="0" w:space="0" w:color="auto"/>
            <w:right w:val="none" w:sz="0" w:space="0" w:color="auto"/>
          </w:divBdr>
          <w:divsChild>
            <w:div w:id="90513895">
              <w:marLeft w:val="0"/>
              <w:marRight w:val="0"/>
              <w:marTop w:val="0"/>
              <w:marBottom w:val="0"/>
              <w:divBdr>
                <w:top w:val="none" w:sz="0" w:space="0" w:color="auto"/>
                <w:left w:val="none" w:sz="0" w:space="0" w:color="auto"/>
                <w:bottom w:val="none" w:sz="0" w:space="0" w:color="auto"/>
                <w:right w:val="none" w:sz="0" w:space="0" w:color="auto"/>
              </w:divBdr>
            </w:div>
            <w:div w:id="733235512">
              <w:marLeft w:val="0"/>
              <w:marRight w:val="0"/>
              <w:marTop w:val="0"/>
              <w:marBottom w:val="0"/>
              <w:divBdr>
                <w:top w:val="none" w:sz="0" w:space="0" w:color="auto"/>
                <w:left w:val="none" w:sz="0" w:space="0" w:color="auto"/>
                <w:bottom w:val="none" w:sz="0" w:space="0" w:color="auto"/>
                <w:right w:val="none" w:sz="0" w:space="0" w:color="auto"/>
              </w:divBdr>
            </w:div>
            <w:div w:id="2011247674">
              <w:marLeft w:val="0"/>
              <w:marRight w:val="0"/>
              <w:marTop w:val="0"/>
              <w:marBottom w:val="0"/>
              <w:divBdr>
                <w:top w:val="none" w:sz="0" w:space="0" w:color="auto"/>
                <w:left w:val="none" w:sz="0" w:space="0" w:color="auto"/>
                <w:bottom w:val="none" w:sz="0" w:space="0" w:color="auto"/>
                <w:right w:val="none" w:sz="0" w:space="0" w:color="auto"/>
              </w:divBdr>
            </w:div>
            <w:div w:id="709189028">
              <w:marLeft w:val="0"/>
              <w:marRight w:val="0"/>
              <w:marTop w:val="0"/>
              <w:marBottom w:val="0"/>
              <w:divBdr>
                <w:top w:val="none" w:sz="0" w:space="0" w:color="auto"/>
                <w:left w:val="none" w:sz="0" w:space="0" w:color="auto"/>
                <w:bottom w:val="none" w:sz="0" w:space="0" w:color="auto"/>
                <w:right w:val="none" w:sz="0" w:space="0" w:color="auto"/>
              </w:divBdr>
            </w:div>
            <w:div w:id="1869029801">
              <w:marLeft w:val="0"/>
              <w:marRight w:val="0"/>
              <w:marTop w:val="0"/>
              <w:marBottom w:val="0"/>
              <w:divBdr>
                <w:top w:val="none" w:sz="0" w:space="0" w:color="auto"/>
                <w:left w:val="none" w:sz="0" w:space="0" w:color="auto"/>
                <w:bottom w:val="none" w:sz="0" w:space="0" w:color="auto"/>
                <w:right w:val="none" w:sz="0" w:space="0" w:color="auto"/>
              </w:divBdr>
            </w:div>
            <w:div w:id="1635910308">
              <w:marLeft w:val="0"/>
              <w:marRight w:val="0"/>
              <w:marTop w:val="0"/>
              <w:marBottom w:val="0"/>
              <w:divBdr>
                <w:top w:val="none" w:sz="0" w:space="0" w:color="auto"/>
                <w:left w:val="none" w:sz="0" w:space="0" w:color="auto"/>
                <w:bottom w:val="none" w:sz="0" w:space="0" w:color="auto"/>
                <w:right w:val="none" w:sz="0" w:space="0" w:color="auto"/>
              </w:divBdr>
            </w:div>
            <w:div w:id="1378243211">
              <w:marLeft w:val="0"/>
              <w:marRight w:val="0"/>
              <w:marTop w:val="0"/>
              <w:marBottom w:val="0"/>
              <w:divBdr>
                <w:top w:val="none" w:sz="0" w:space="0" w:color="auto"/>
                <w:left w:val="none" w:sz="0" w:space="0" w:color="auto"/>
                <w:bottom w:val="none" w:sz="0" w:space="0" w:color="auto"/>
                <w:right w:val="none" w:sz="0" w:space="0" w:color="auto"/>
              </w:divBdr>
            </w:div>
            <w:div w:id="824206222">
              <w:marLeft w:val="0"/>
              <w:marRight w:val="0"/>
              <w:marTop w:val="0"/>
              <w:marBottom w:val="0"/>
              <w:divBdr>
                <w:top w:val="none" w:sz="0" w:space="0" w:color="auto"/>
                <w:left w:val="none" w:sz="0" w:space="0" w:color="auto"/>
                <w:bottom w:val="none" w:sz="0" w:space="0" w:color="auto"/>
                <w:right w:val="none" w:sz="0" w:space="0" w:color="auto"/>
              </w:divBdr>
            </w:div>
            <w:div w:id="1394163648">
              <w:marLeft w:val="0"/>
              <w:marRight w:val="0"/>
              <w:marTop w:val="0"/>
              <w:marBottom w:val="0"/>
              <w:divBdr>
                <w:top w:val="none" w:sz="0" w:space="0" w:color="auto"/>
                <w:left w:val="none" w:sz="0" w:space="0" w:color="auto"/>
                <w:bottom w:val="none" w:sz="0" w:space="0" w:color="auto"/>
                <w:right w:val="none" w:sz="0" w:space="0" w:color="auto"/>
              </w:divBdr>
            </w:div>
            <w:div w:id="1129009920">
              <w:marLeft w:val="0"/>
              <w:marRight w:val="0"/>
              <w:marTop w:val="0"/>
              <w:marBottom w:val="0"/>
              <w:divBdr>
                <w:top w:val="none" w:sz="0" w:space="0" w:color="auto"/>
                <w:left w:val="none" w:sz="0" w:space="0" w:color="auto"/>
                <w:bottom w:val="none" w:sz="0" w:space="0" w:color="auto"/>
                <w:right w:val="none" w:sz="0" w:space="0" w:color="auto"/>
              </w:divBdr>
            </w:div>
            <w:div w:id="1115172171">
              <w:marLeft w:val="0"/>
              <w:marRight w:val="0"/>
              <w:marTop w:val="0"/>
              <w:marBottom w:val="0"/>
              <w:divBdr>
                <w:top w:val="none" w:sz="0" w:space="0" w:color="auto"/>
                <w:left w:val="none" w:sz="0" w:space="0" w:color="auto"/>
                <w:bottom w:val="none" w:sz="0" w:space="0" w:color="auto"/>
                <w:right w:val="none" w:sz="0" w:space="0" w:color="auto"/>
              </w:divBdr>
            </w:div>
            <w:div w:id="838272018">
              <w:marLeft w:val="0"/>
              <w:marRight w:val="0"/>
              <w:marTop w:val="0"/>
              <w:marBottom w:val="0"/>
              <w:divBdr>
                <w:top w:val="none" w:sz="0" w:space="0" w:color="auto"/>
                <w:left w:val="none" w:sz="0" w:space="0" w:color="auto"/>
                <w:bottom w:val="none" w:sz="0" w:space="0" w:color="auto"/>
                <w:right w:val="none" w:sz="0" w:space="0" w:color="auto"/>
              </w:divBdr>
            </w:div>
            <w:div w:id="778598788">
              <w:marLeft w:val="0"/>
              <w:marRight w:val="0"/>
              <w:marTop w:val="0"/>
              <w:marBottom w:val="0"/>
              <w:divBdr>
                <w:top w:val="none" w:sz="0" w:space="0" w:color="auto"/>
                <w:left w:val="none" w:sz="0" w:space="0" w:color="auto"/>
                <w:bottom w:val="none" w:sz="0" w:space="0" w:color="auto"/>
                <w:right w:val="none" w:sz="0" w:space="0" w:color="auto"/>
              </w:divBdr>
            </w:div>
            <w:div w:id="1483039289">
              <w:marLeft w:val="0"/>
              <w:marRight w:val="0"/>
              <w:marTop w:val="0"/>
              <w:marBottom w:val="0"/>
              <w:divBdr>
                <w:top w:val="none" w:sz="0" w:space="0" w:color="auto"/>
                <w:left w:val="none" w:sz="0" w:space="0" w:color="auto"/>
                <w:bottom w:val="none" w:sz="0" w:space="0" w:color="auto"/>
                <w:right w:val="none" w:sz="0" w:space="0" w:color="auto"/>
              </w:divBdr>
            </w:div>
            <w:div w:id="1480031071">
              <w:marLeft w:val="0"/>
              <w:marRight w:val="0"/>
              <w:marTop w:val="0"/>
              <w:marBottom w:val="0"/>
              <w:divBdr>
                <w:top w:val="none" w:sz="0" w:space="0" w:color="auto"/>
                <w:left w:val="none" w:sz="0" w:space="0" w:color="auto"/>
                <w:bottom w:val="none" w:sz="0" w:space="0" w:color="auto"/>
                <w:right w:val="none" w:sz="0" w:space="0" w:color="auto"/>
              </w:divBdr>
            </w:div>
            <w:div w:id="352197492">
              <w:marLeft w:val="0"/>
              <w:marRight w:val="0"/>
              <w:marTop w:val="0"/>
              <w:marBottom w:val="0"/>
              <w:divBdr>
                <w:top w:val="none" w:sz="0" w:space="0" w:color="auto"/>
                <w:left w:val="none" w:sz="0" w:space="0" w:color="auto"/>
                <w:bottom w:val="none" w:sz="0" w:space="0" w:color="auto"/>
                <w:right w:val="none" w:sz="0" w:space="0" w:color="auto"/>
              </w:divBdr>
            </w:div>
            <w:div w:id="1069613391">
              <w:marLeft w:val="0"/>
              <w:marRight w:val="0"/>
              <w:marTop w:val="0"/>
              <w:marBottom w:val="0"/>
              <w:divBdr>
                <w:top w:val="none" w:sz="0" w:space="0" w:color="auto"/>
                <w:left w:val="none" w:sz="0" w:space="0" w:color="auto"/>
                <w:bottom w:val="none" w:sz="0" w:space="0" w:color="auto"/>
                <w:right w:val="none" w:sz="0" w:space="0" w:color="auto"/>
              </w:divBdr>
            </w:div>
            <w:div w:id="1170370122">
              <w:marLeft w:val="0"/>
              <w:marRight w:val="0"/>
              <w:marTop w:val="0"/>
              <w:marBottom w:val="0"/>
              <w:divBdr>
                <w:top w:val="none" w:sz="0" w:space="0" w:color="auto"/>
                <w:left w:val="none" w:sz="0" w:space="0" w:color="auto"/>
                <w:bottom w:val="none" w:sz="0" w:space="0" w:color="auto"/>
                <w:right w:val="none" w:sz="0" w:space="0" w:color="auto"/>
              </w:divBdr>
            </w:div>
            <w:div w:id="721565611">
              <w:marLeft w:val="0"/>
              <w:marRight w:val="0"/>
              <w:marTop w:val="0"/>
              <w:marBottom w:val="0"/>
              <w:divBdr>
                <w:top w:val="none" w:sz="0" w:space="0" w:color="auto"/>
                <w:left w:val="none" w:sz="0" w:space="0" w:color="auto"/>
                <w:bottom w:val="none" w:sz="0" w:space="0" w:color="auto"/>
                <w:right w:val="none" w:sz="0" w:space="0" w:color="auto"/>
              </w:divBdr>
            </w:div>
            <w:div w:id="944380823">
              <w:marLeft w:val="0"/>
              <w:marRight w:val="0"/>
              <w:marTop w:val="0"/>
              <w:marBottom w:val="0"/>
              <w:divBdr>
                <w:top w:val="none" w:sz="0" w:space="0" w:color="auto"/>
                <w:left w:val="none" w:sz="0" w:space="0" w:color="auto"/>
                <w:bottom w:val="none" w:sz="0" w:space="0" w:color="auto"/>
                <w:right w:val="none" w:sz="0" w:space="0" w:color="auto"/>
              </w:divBdr>
            </w:div>
            <w:div w:id="1979067271">
              <w:marLeft w:val="0"/>
              <w:marRight w:val="0"/>
              <w:marTop w:val="0"/>
              <w:marBottom w:val="0"/>
              <w:divBdr>
                <w:top w:val="none" w:sz="0" w:space="0" w:color="auto"/>
                <w:left w:val="none" w:sz="0" w:space="0" w:color="auto"/>
                <w:bottom w:val="none" w:sz="0" w:space="0" w:color="auto"/>
                <w:right w:val="none" w:sz="0" w:space="0" w:color="auto"/>
              </w:divBdr>
            </w:div>
            <w:div w:id="1977490083">
              <w:marLeft w:val="0"/>
              <w:marRight w:val="0"/>
              <w:marTop w:val="0"/>
              <w:marBottom w:val="0"/>
              <w:divBdr>
                <w:top w:val="none" w:sz="0" w:space="0" w:color="auto"/>
                <w:left w:val="none" w:sz="0" w:space="0" w:color="auto"/>
                <w:bottom w:val="none" w:sz="0" w:space="0" w:color="auto"/>
                <w:right w:val="none" w:sz="0" w:space="0" w:color="auto"/>
              </w:divBdr>
            </w:div>
            <w:div w:id="1896233969">
              <w:marLeft w:val="0"/>
              <w:marRight w:val="0"/>
              <w:marTop w:val="0"/>
              <w:marBottom w:val="0"/>
              <w:divBdr>
                <w:top w:val="none" w:sz="0" w:space="0" w:color="auto"/>
                <w:left w:val="none" w:sz="0" w:space="0" w:color="auto"/>
                <w:bottom w:val="none" w:sz="0" w:space="0" w:color="auto"/>
                <w:right w:val="none" w:sz="0" w:space="0" w:color="auto"/>
              </w:divBdr>
            </w:div>
            <w:div w:id="832455455">
              <w:marLeft w:val="0"/>
              <w:marRight w:val="0"/>
              <w:marTop w:val="0"/>
              <w:marBottom w:val="0"/>
              <w:divBdr>
                <w:top w:val="none" w:sz="0" w:space="0" w:color="auto"/>
                <w:left w:val="none" w:sz="0" w:space="0" w:color="auto"/>
                <w:bottom w:val="none" w:sz="0" w:space="0" w:color="auto"/>
                <w:right w:val="none" w:sz="0" w:space="0" w:color="auto"/>
              </w:divBdr>
            </w:div>
            <w:div w:id="137646343">
              <w:marLeft w:val="0"/>
              <w:marRight w:val="0"/>
              <w:marTop w:val="0"/>
              <w:marBottom w:val="0"/>
              <w:divBdr>
                <w:top w:val="none" w:sz="0" w:space="0" w:color="auto"/>
                <w:left w:val="none" w:sz="0" w:space="0" w:color="auto"/>
                <w:bottom w:val="none" w:sz="0" w:space="0" w:color="auto"/>
                <w:right w:val="none" w:sz="0" w:space="0" w:color="auto"/>
              </w:divBdr>
            </w:div>
            <w:div w:id="264382212">
              <w:marLeft w:val="0"/>
              <w:marRight w:val="0"/>
              <w:marTop w:val="0"/>
              <w:marBottom w:val="0"/>
              <w:divBdr>
                <w:top w:val="none" w:sz="0" w:space="0" w:color="auto"/>
                <w:left w:val="none" w:sz="0" w:space="0" w:color="auto"/>
                <w:bottom w:val="none" w:sz="0" w:space="0" w:color="auto"/>
                <w:right w:val="none" w:sz="0" w:space="0" w:color="auto"/>
              </w:divBdr>
            </w:div>
            <w:div w:id="1668630499">
              <w:marLeft w:val="0"/>
              <w:marRight w:val="0"/>
              <w:marTop w:val="0"/>
              <w:marBottom w:val="0"/>
              <w:divBdr>
                <w:top w:val="none" w:sz="0" w:space="0" w:color="auto"/>
                <w:left w:val="none" w:sz="0" w:space="0" w:color="auto"/>
                <w:bottom w:val="none" w:sz="0" w:space="0" w:color="auto"/>
                <w:right w:val="none" w:sz="0" w:space="0" w:color="auto"/>
              </w:divBdr>
            </w:div>
            <w:div w:id="1539899814">
              <w:marLeft w:val="0"/>
              <w:marRight w:val="0"/>
              <w:marTop w:val="0"/>
              <w:marBottom w:val="0"/>
              <w:divBdr>
                <w:top w:val="none" w:sz="0" w:space="0" w:color="auto"/>
                <w:left w:val="none" w:sz="0" w:space="0" w:color="auto"/>
                <w:bottom w:val="none" w:sz="0" w:space="0" w:color="auto"/>
                <w:right w:val="none" w:sz="0" w:space="0" w:color="auto"/>
              </w:divBdr>
            </w:div>
            <w:div w:id="1029137944">
              <w:marLeft w:val="0"/>
              <w:marRight w:val="0"/>
              <w:marTop w:val="0"/>
              <w:marBottom w:val="0"/>
              <w:divBdr>
                <w:top w:val="none" w:sz="0" w:space="0" w:color="auto"/>
                <w:left w:val="none" w:sz="0" w:space="0" w:color="auto"/>
                <w:bottom w:val="none" w:sz="0" w:space="0" w:color="auto"/>
                <w:right w:val="none" w:sz="0" w:space="0" w:color="auto"/>
              </w:divBdr>
            </w:div>
            <w:div w:id="1584070727">
              <w:marLeft w:val="0"/>
              <w:marRight w:val="0"/>
              <w:marTop w:val="0"/>
              <w:marBottom w:val="0"/>
              <w:divBdr>
                <w:top w:val="none" w:sz="0" w:space="0" w:color="auto"/>
                <w:left w:val="none" w:sz="0" w:space="0" w:color="auto"/>
                <w:bottom w:val="none" w:sz="0" w:space="0" w:color="auto"/>
                <w:right w:val="none" w:sz="0" w:space="0" w:color="auto"/>
              </w:divBdr>
            </w:div>
            <w:div w:id="792214590">
              <w:marLeft w:val="0"/>
              <w:marRight w:val="0"/>
              <w:marTop w:val="0"/>
              <w:marBottom w:val="0"/>
              <w:divBdr>
                <w:top w:val="none" w:sz="0" w:space="0" w:color="auto"/>
                <w:left w:val="none" w:sz="0" w:space="0" w:color="auto"/>
                <w:bottom w:val="none" w:sz="0" w:space="0" w:color="auto"/>
                <w:right w:val="none" w:sz="0" w:space="0" w:color="auto"/>
              </w:divBdr>
            </w:div>
            <w:div w:id="1048146685">
              <w:marLeft w:val="0"/>
              <w:marRight w:val="0"/>
              <w:marTop w:val="0"/>
              <w:marBottom w:val="0"/>
              <w:divBdr>
                <w:top w:val="none" w:sz="0" w:space="0" w:color="auto"/>
                <w:left w:val="none" w:sz="0" w:space="0" w:color="auto"/>
                <w:bottom w:val="none" w:sz="0" w:space="0" w:color="auto"/>
                <w:right w:val="none" w:sz="0" w:space="0" w:color="auto"/>
              </w:divBdr>
            </w:div>
            <w:div w:id="95489231">
              <w:marLeft w:val="0"/>
              <w:marRight w:val="0"/>
              <w:marTop w:val="0"/>
              <w:marBottom w:val="0"/>
              <w:divBdr>
                <w:top w:val="none" w:sz="0" w:space="0" w:color="auto"/>
                <w:left w:val="none" w:sz="0" w:space="0" w:color="auto"/>
                <w:bottom w:val="none" w:sz="0" w:space="0" w:color="auto"/>
                <w:right w:val="none" w:sz="0" w:space="0" w:color="auto"/>
              </w:divBdr>
            </w:div>
            <w:div w:id="2072536111">
              <w:marLeft w:val="0"/>
              <w:marRight w:val="0"/>
              <w:marTop w:val="0"/>
              <w:marBottom w:val="0"/>
              <w:divBdr>
                <w:top w:val="none" w:sz="0" w:space="0" w:color="auto"/>
                <w:left w:val="none" w:sz="0" w:space="0" w:color="auto"/>
                <w:bottom w:val="none" w:sz="0" w:space="0" w:color="auto"/>
                <w:right w:val="none" w:sz="0" w:space="0" w:color="auto"/>
              </w:divBdr>
            </w:div>
            <w:div w:id="74405774">
              <w:marLeft w:val="0"/>
              <w:marRight w:val="0"/>
              <w:marTop w:val="0"/>
              <w:marBottom w:val="0"/>
              <w:divBdr>
                <w:top w:val="none" w:sz="0" w:space="0" w:color="auto"/>
                <w:left w:val="none" w:sz="0" w:space="0" w:color="auto"/>
                <w:bottom w:val="none" w:sz="0" w:space="0" w:color="auto"/>
                <w:right w:val="none" w:sz="0" w:space="0" w:color="auto"/>
              </w:divBdr>
            </w:div>
            <w:div w:id="117065507">
              <w:marLeft w:val="0"/>
              <w:marRight w:val="0"/>
              <w:marTop w:val="0"/>
              <w:marBottom w:val="0"/>
              <w:divBdr>
                <w:top w:val="none" w:sz="0" w:space="0" w:color="auto"/>
                <w:left w:val="none" w:sz="0" w:space="0" w:color="auto"/>
                <w:bottom w:val="none" w:sz="0" w:space="0" w:color="auto"/>
                <w:right w:val="none" w:sz="0" w:space="0" w:color="auto"/>
              </w:divBdr>
            </w:div>
            <w:div w:id="894243291">
              <w:marLeft w:val="0"/>
              <w:marRight w:val="0"/>
              <w:marTop w:val="0"/>
              <w:marBottom w:val="0"/>
              <w:divBdr>
                <w:top w:val="none" w:sz="0" w:space="0" w:color="auto"/>
                <w:left w:val="none" w:sz="0" w:space="0" w:color="auto"/>
                <w:bottom w:val="none" w:sz="0" w:space="0" w:color="auto"/>
                <w:right w:val="none" w:sz="0" w:space="0" w:color="auto"/>
              </w:divBdr>
            </w:div>
            <w:div w:id="2096129668">
              <w:marLeft w:val="0"/>
              <w:marRight w:val="0"/>
              <w:marTop w:val="0"/>
              <w:marBottom w:val="0"/>
              <w:divBdr>
                <w:top w:val="none" w:sz="0" w:space="0" w:color="auto"/>
                <w:left w:val="none" w:sz="0" w:space="0" w:color="auto"/>
                <w:bottom w:val="none" w:sz="0" w:space="0" w:color="auto"/>
                <w:right w:val="none" w:sz="0" w:space="0" w:color="auto"/>
              </w:divBdr>
            </w:div>
            <w:div w:id="177428353">
              <w:marLeft w:val="0"/>
              <w:marRight w:val="0"/>
              <w:marTop w:val="0"/>
              <w:marBottom w:val="0"/>
              <w:divBdr>
                <w:top w:val="none" w:sz="0" w:space="0" w:color="auto"/>
                <w:left w:val="none" w:sz="0" w:space="0" w:color="auto"/>
                <w:bottom w:val="none" w:sz="0" w:space="0" w:color="auto"/>
                <w:right w:val="none" w:sz="0" w:space="0" w:color="auto"/>
              </w:divBdr>
            </w:div>
            <w:div w:id="434329207">
              <w:marLeft w:val="0"/>
              <w:marRight w:val="0"/>
              <w:marTop w:val="0"/>
              <w:marBottom w:val="0"/>
              <w:divBdr>
                <w:top w:val="none" w:sz="0" w:space="0" w:color="auto"/>
                <w:left w:val="none" w:sz="0" w:space="0" w:color="auto"/>
                <w:bottom w:val="none" w:sz="0" w:space="0" w:color="auto"/>
                <w:right w:val="none" w:sz="0" w:space="0" w:color="auto"/>
              </w:divBdr>
            </w:div>
            <w:div w:id="837815602">
              <w:marLeft w:val="0"/>
              <w:marRight w:val="0"/>
              <w:marTop w:val="0"/>
              <w:marBottom w:val="0"/>
              <w:divBdr>
                <w:top w:val="none" w:sz="0" w:space="0" w:color="auto"/>
                <w:left w:val="none" w:sz="0" w:space="0" w:color="auto"/>
                <w:bottom w:val="none" w:sz="0" w:space="0" w:color="auto"/>
                <w:right w:val="none" w:sz="0" w:space="0" w:color="auto"/>
              </w:divBdr>
            </w:div>
            <w:div w:id="1066300747">
              <w:marLeft w:val="0"/>
              <w:marRight w:val="0"/>
              <w:marTop w:val="0"/>
              <w:marBottom w:val="0"/>
              <w:divBdr>
                <w:top w:val="none" w:sz="0" w:space="0" w:color="auto"/>
                <w:left w:val="none" w:sz="0" w:space="0" w:color="auto"/>
                <w:bottom w:val="none" w:sz="0" w:space="0" w:color="auto"/>
                <w:right w:val="none" w:sz="0" w:space="0" w:color="auto"/>
              </w:divBdr>
            </w:div>
            <w:div w:id="2011902599">
              <w:marLeft w:val="0"/>
              <w:marRight w:val="0"/>
              <w:marTop w:val="0"/>
              <w:marBottom w:val="0"/>
              <w:divBdr>
                <w:top w:val="none" w:sz="0" w:space="0" w:color="auto"/>
                <w:left w:val="none" w:sz="0" w:space="0" w:color="auto"/>
                <w:bottom w:val="none" w:sz="0" w:space="0" w:color="auto"/>
                <w:right w:val="none" w:sz="0" w:space="0" w:color="auto"/>
              </w:divBdr>
            </w:div>
            <w:div w:id="2063090146">
              <w:marLeft w:val="0"/>
              <w:marRight w:val="0"/>
              <w:marTop w:val="0"/>
              <w:marBottom w:val="0"/>
              <w:divBdr>
                <w:top w:val="none" w:sz="0" w:space="0" w:color="auto"/>
                <w:left w:val="none" w:sz="0" w:space="0" w:color="auto"/>
                <w:bottom w:val="none" w:sz="0" w:space="0" w:color="auto"/>
                <w:right w:val="none" w:sz="0" w:space="0" w:color="auto"/>
              </w:divBdr>
            </w:div>
            <w:div w:id="497695731">
              <w:marLeft w:val="0"/>
              <w:marRight w:val="0"/>
              <w:marTop w:val="0"/>
              <w:marBottom w:val="0"/>
              <w:divBdr>
                <w:top w:val="none" w:sz="0" w:space="0" w:color="auto"/>
                <w:left w:val="none" w:sz="0" w:space="0" w:color="auto"/>
                <w:bottom w:val="none" w:sz="0" w:space="0" w:color="auto"/>
                <w:right w:val="none" w:sz="0" w:space="0" w:color="auto"/>
              </w:divBdr>
            </w:div>
            <w:div w:id="1737823468">
              <w:marLeft w:val="0"/>
              <w:marRight w:val="0"/>
              <w:marTop w:val="0"/>
              <w:marBottom w:val="0"/>
              <w:divBdr>
                <w:top w:val="none" w:sz="0" w:space="0" w:color="auto"/>
                <w:left w:val="none" w:sz="0" w:space="0" w:color="auto"/>
                <w:bottom w:val="none" w:sz="0" w:space="0" w:color="auto"/>
                <w:right w:val="none" w:sz="0" w:space="0" w:color="auto"/>
              </w:divBdr>
            </w:div>
            <w:div w:id="1111626958">
              <w:marLeft w:val="0"/>
              <w:marRight w:val="0"/>
              <w:marTop w:val="0"/>
              <w:marBottom w:val="0"/>
              <w:divBdr>
                <w:top w:val="none" w:sz="0" w:space="0" w:color="auto"/>
                <w:left w:val="none" w:sz="0" w:space="0" w:color="auto"/>
                <w:bottom w:val="none" w:sz="0" w:space="0" w:color="auto"/>
                <w:right w:val="none" w:sz="0" w:space="0" w:color="auto"/>
              </w:divBdr>
            </w:div>
            <w:div w:id="551580266">
              <w:marLeft w:val="0"/>
              <w:marRight w:val="0"/>
              <w:marTop w:val="0"/>
              <w:marBottom w:val="0"/>
              <w:divBdr>
                <w:top w:val="none" w:sz="0" w:space="0" w:color="auto"/>
                <w:left w:val="none" w:sz="0" w:space="0" w:color="auto"/>
                <w:bottom w:val="none" w:sz="0" w:space="0" w:color="auto"/>
                <w:right w:val="none" w:sz="0" w:space="0" w:color="auto"/>
              </w:divBdr>
            </w:div>
            <w:div w:id="2136946790">
              <w:marLeft w:val="0"/>
              <w:marRight w:val="0"/>
              <w:marTop w:val="0"/>
              <w:marBottom w:val="0"/>
              <w:divBdr>
                <w:top w:val="none" w:sz="0" w:space="0" w:color="auto"/>
                <w:left w:val="none" w:sz="0" w:space="0" w:color="auto"/>
                <w:bottom w:val="none" w:sz="0" w:space="0" w:color="auto"/>
                <w:right w:val="none" w:sz="0" w:space="0" w:color="auto"/>
              </w:divBdr>
            </w:div>
            <w:div w:id="791941971">
              <w:marLeft w:val="0"/>
              <w:marRight w:val="0"/>
              <w:marTop w:val="0"/>
              <w:marBottom w:val="0"/>
              <w:divBdr>
                <w:top w:val="none" w:sz="0" w:space="0" w:color="auto"/>
                <w:left w:val="none" w:sz="0" w:space="0" w:color="auto"/>
                <w:bottom w:val="none" w:sz="0" w:space="0" w:color="auto"/>
                <w:right w:val="none" w:sz="0" w:space="0" w:color="auto"/>
              </w:divBdr>
            </w:div>
            <w:div w:id="1844127538">
              <w:marLeft w:val="0"/>
              <w:marRight w:val="0"/>
              <w:marTop w:val="0"/>
              <w:marBottom w:val="0"/>
              <w:divBdr>
                <w:top w:val="none" w:sz="0" w:space="0" w:color="auto"/>
                <w:left w:val="none" w:sz="0" w:space="0" w:color="auto"/>
                <w:bottom w:val="none" w:sz="0" w:space="0" w:color="auto"/>
                <w:right w:val="none" w:sz="0" w:space="0" w:color="auto"/>
              </w:divBdr>
            </w:div>
            <w:div w:id="880900818">
              <w:marLeft w:val="0"/>
              <w:marRight w:val="0"/>
              <w:marTop w:val="0"/>
              <w:marBottom w:val="0"/>
              <w:divBdr>
                <w:top w:val="none" w:sz="0" w:space="0" w:color="auto"/>
                <w:left w:val="none" w:sz="0" w:space="0" w:color="auto"/>
                <w:bottom w:val="none" w:sz="0" w:space="0" w:color="auto"/>
                <w:right w:val="none" w:sz="0" w:space="0" w:color="auto"/>
              </w:divBdr>
            </w:div>
            <w:div w:id="77530622">
              <w:marLeft w:val="0"/>
              <w:marRight w:val="0"/>
              <w:marTop w:val="0"/>
              <w:marBottom w:val="0"/>
              <w:divBdr>
                <w:top w:val="none" w:sz="0" w:space="0" w:color="auto"/>
                <w:left w:val="none" w:sz="0" w:space="0" w:color="auto"/>
                <w:bottom w:val="none" w:sz="0" w:space="0" w:color="auto"/>
                <w:right w:val="none" w:sz="0" w:space="0" w:color="auto"/>
              </w:divBdr>
            </w:div>
            <w:div w:id="2092119257">
              <w:marLeft w:val="0"/>
              <w:marRight w:val="0"/>
              <w:marTop w:val="0"/>
              <w:marBottom w:val="0"/>
              <w:divBdr>
                <w:top w:val="none" w:sz="0" w:space="0" w:color="auto"/>
                <w:left w:val="none" w:sz="0" w:space="0" w:color="auto"/>
                <w:bottom w:val="none" w:sz="0" w:space="0" w:color="auto"/>
                <w:right w:val="none" w:sz="0" w:space="0" w:color="auto"/>
              </w:divBdr>
            </w:div>
            <w:div w:id="160511949">
              <w:marLeft w:val="0"/>
              <w:marRight w:val="0"/>
              <w:marTop w:val="0"/>
              <w:marBottom w:val="0"/>
              <w:divBdr>
                <w:top w:val="none" w:sz="0" w:space="0" w:color="auto"/>
                <w:left w:val="none" w:sz="0" w:space="0" w:color="auto"/>
                <w:bottom w:val="none" w:sz="0" w:space="0" w:color="auto"/>
                <w:right w:val="none" w:sz="0" w:space="0" w:color="auto"/>
              </w:divBdr>
            </w:div>
            <w:div w:id="983777925">
              <w:marLeft w:val="0"/>
              <w:marRight w:val="0"/>
              <w:marTop w:val="0"/>
              <w:marBottom w:val="0"/>
              <w:divBdr>
                <w:top w:val="none" w:sz="0" w:space="0" w:color="auto"/>
                <w:left w:val="none" w:sz="0" w:space="0" w:color="auto"/>
                <w:bottom w:val="none" w:sz="0" w:space="0" w:color="auto"/>
                <w:right w:val="none" w:sz="0" w:space="0" w:color="auto"/>
              </w:divBdr>
            </w:div>
            <w:div w:id="116922204">
              <w:marLeft w:val="0"/>
              <w:marRight w:val="0"/>
              <w:marTop w:val="0"/>
              <w:marBottom w:val="0"/>
              <w:divBdr>
                <w:top w:val="none" w:sz="0" w:space="0" w:color="auto"/>
                <w:left w:val="none" w:sz="0" w:space="0" w:color="auto"/>
                <w:bottom w:val="none" w:sz="0" w:space="0" w:color="auto"/>
                <w:right w:val="none" w:sz="0" w:space="0" w:color="auto"/>
              </w:divBdr>
            </w:div>
            <w:div w:id="817653072">
              <w:marLeft w:val="0"/>
              <w:marRight w:val="0"/>
              <w:marTop w:val="0"/>
              <w:marBottom w:val="0"/>
              <w:divBdr>
                <w:top w:val="none" w:sz="0" w:space="0" w:color="auto"/>
                <w:left w:val="none" w:sz="0" w:space="0" w:color="auto"/>
                <w:bottom w:val="none" w:sz="0" w:space="0" w:color="auto"/>
                <w:right w:val="none" w:sz="0" w:space="0" w:color="auto"/>
              </w:divBdr>
            </w:div>
            <w:div w:id="1532379717">
              <w:marLeft w:val="0"/>
              <w:marRight w:val="0"/>
              <w:marTop w:val="0"/>
              <w:marBottom w:val="0"/>
              <w:divBdr>
                <w:top w:val="none" w:sz="0" w:space="0" w:color="auto"/>
                <w:left w:val="none" w:sz="0" w:space="0" w:color="auto"/>
                <w:bottom w:val="none" w:sz="0" w:space="0" w:color="auto"/>
                <w:right w:val="none" w:sz="0" w:space="0" w:color="auto"/>
              </w:divBdr>
            </w:div>
            <w:div w:id="1788960355">
              <w:marLeft w:val="0"/>
              <w:marRight w:val="0"/>
              <w:marTop w:val="0"/>
              <w:marBottom w:val="0"/>
              <w:divBdr>
                <w:top w:val="none" w:sz="0" w:space="0" w:color="auto"/>
                <w:left w:val="none" w:sz="0" w:space="0" w:color="auto"/>
                <w:bottom w:val="none" w:sz="0" w:space="0" w:color="auto"/>
                <w:right w:val="none" w:sz="0" w:space="0" w:color="auto"/>
              </w:divBdr>
            </w:div>
            <w:div w:id="379208823">
              <w:marLeft w:val="0"/>
              <w:marRight w:val="0"/>
              <w:marTop w:val="0"/>
              <w:marBottom w:val="0"/>
              <w:divBdr>
                <w:top w:val="none" w:sz="0" w:space="0" w:color="auto"/>
                <w:left w:val="none" w:sz="0" w:space="0" w:color="auto"/>
                <w:bottom w:val="none" w:sz="0" w:space="0" w:color="auto"/>
                <w:right w:val="none" w:sz="0" w:space="0" w:color="auto"/>
              </w:divBdr>
            </w:div>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 w:id="1543860038">
              <w:marLeft w:val="0"/>
              <w:marRight w:val="0"/>
              <w:marTop w:val="0"/>
              <w:marBottom w:val="0"/>
              <w:divBdr>
                <w:top w:val="none" w:sz="0" w:space="0" w:color="auto"/>
                <w:left w:val="none" w:sz="0" w:space="0" w:color="auto"/>
                <w:bottom w:val="none" w:sz="0" w:space="0" w:color="auto"/>
                <w:right w:val="none" w:sz="0" w:space="0" w:color="auto"/>
              </w:divBdr>
            </w:div>
            <w:div w:id="2119913124">
              <w:marLeft w:val="0"/>
              <w:marRight w:val="0"/>
              <w:marTop w:val="0"/>
              <w:marBottom w:val="0"/>
              <w:divBdr>
                <w:top w:val="none" w:sz="0" w:space="0" w:color="auto"/>
                <w:left w:val="none" w:sz="0" w:space="0" w:color="auto"/>
                <w:bottom w:val="none" w:sz="0" w:space="0" w:color="auto"/>
                <w:right w:val="none" w:sz="0" w:space="0" w:color="auto"/>
              </w:divBdr>
            </w:div>
            <w:div w:id="238907311">
              <w:marLeft w:val="0"/>
              <w:marRight w:val="0"/>
              <w:marTop w:val="0"/>
              <w:marBottom w:val="0"/>
              <w:divBdr>
                <w:top w:val="none" w:sz="0" w:space="0" w:color="auto"/>
                <w:left w:val="none" w:sz="0" w:space="0" w:color="auto"/>
                <w:bottom w:val="none" w:sz="0" w:space="0" w:color="auto"/>
                <w:right w:val="none" w:sz="0" w:space="0" w:color="auto"/>
              </w:divBdr>
            </w:div>
            <w:div w:id="969365033">
              <w:marLeft w:val="0"/>
              <w:marRight w:val="0"/>
              <w:marTop w:val="0"/>
              <w:marBottom w:val="0"/>
              <w:divBdr>
                <w:top w:val="none" w:sz="0" w:space="0" w:color="auto"/>
                <w:left w:val="none" w:sz="0" w:space="0" w:color="auto"/>
                <w:bottom w:val="none" w:sz="0" w:space="0" w:color="auto"/>
                <w:right w:val="none" w:sz="0" w:space="0" w:color="auto"/>
              </w:divBdr>
            </w:div>
            <w:div w:id="178936765">
              <w:marLeft w:val="0"/>
              <w:marRight w:val="0"/>
              <w:marTop w:val="0"/>
              <w:marBottom w:val="0"/>
              <w:divBdr>
                <w:top w:val="none" w:sz="0" w:space="0" w:color="auto"/>
                <w:left w:val="none" w:sz="0" w:space="0" w:color="auto"/>
                <w:bottom w:val="none" w:sz="0" w:space="0" w:color="auto"/>
                <w:right w:val="none" w:sz="0" w:space="0" w:color="auto"/>
              </w:divBdr>
            </w:div>
            <w:div w:id="2083016431">
              <w:marLeft w:val="0"/>
              <w:marRight w:val="0"/>
              <w:marTop w:val="0"/>
              <w:marBottom w:val="0"/>
              <w:divBdr>
                <w:top w:val="none" w:sz="0" w:space="0" w:color="auto"/>
                <w:left w:val="none" w:sz="0" w:space="0" w:color="auto"/>
                <w:bottom w:val="none" w:sz="0" w:space="0" w:color="auto"/>
                <w:right w:val="none" w:sz="0" w:space="0" w:color="auto"/>
              </w:divBdr>
            </w:div>
            <w:div w:id="1406802444">
              <w:marLeft w:val="0"/>
              <w:marRight w:val="0"/>
              <w:marTop w:val="0"/>
              <w:marBottom w:val="0"/>
              <w:divBdr>
                <w:top w:val="none" w:sz="0" w:space="0" w:color="auto"/>
                <w:left w:val="none" w:sz="0" w:space="0" w:color="auto"/>
                <w:bottom w:val="none" w:sz="0" w:space="0" w:color="auto"/>
                <w:right w:val="none" w:sz="0" w:space="0" w:color="auto"/>
              </w:divBdr>
            </w:div>
            <w:div w:id="1382097563">
              <w:marLeft w:val="0"/>
              <w:marRight w:val="0"/>
              <w:marTop w:val="0"/>
              <w:marBottom w:val="0"/>
              <w:divBdr>
                <w:top w:val="none" w:sz="0" w:space="0" w:color="auto"/>
                <w:left w:val="none" w:sz="0" w:space="0" w:color="auto"/>
                <w:bottom w:val="none" w:sz="0" w:space="0" w:color="auto"/>
                <w:right w:val="none" w:sz="0" w:space="0" w:color="auto"/>
              </w:divBdr>
            </w:div>
            <w:div w:id="827135069">
              <w:marLeft w:val="0"/>
              <w:marRight w:val="0"/>
              <w:marTop w:val="0"/>
              <w:marBottom w:val="0"/>
              <w:divBdr>
                <w:top w:val="none" w:sz="0" w:space="0" w:color="auto"/>
                <w:left w:val="none" w:sz="0" w:space="0" w:color="auto"/>
                <w:bottom w:val="none" w:sz="0" w:space="0" w:color="auto"/>
                <w:right w:val="none" w:sz="0" w:space="0" w:color="auto"/>
              </w:divBdr>
            </w:div>
            <w:div w:id="1321495973">
              <w:marLeft w:val="0"/>
              <w:marRight w:val="0"/>
              <w:marTop w:val="0"/>
              <w:marBottom w:val="0"/>
              <w:divBdr>
                <w:top w:val="none" w:sz="0" w:space="0" w:color="auto"/>
                <w:left w:val="none" w:sz="0" w:space="0" w:color="auto"/>
                <w:bottom w:val="none" w:sz="0" w:space="0" w:color="auto"/>
                <w:right w:val="none" w:sz="0" w:space="0" w:color="auto"/>
              </w:divBdr>
            </w:div>
            <w:div w:id="1754205728">
              <w:marLeft w:val="0"/>
              <w:marRight w:val="0"/>
              <w:marTop w:val="0"/>
              <w:marBottom w:val="0"/>
              <w:divBdr>
                <w:top w:val="none" w:sz="0" w:space="0" w:color="auto"/>
                <w:left w:val="none" w:sz="0" w:space="0" w:color="auto"/>
                <w:bottom w:val="none" w:sz="0" w:space="0" w:color="auto"/>
                <w:right w:val="none" w:sz="0" w:space="0" w:color="auto"/>
              </w:divBdr>
            </w:div>
            <w:div w:id="2074035593">
              <w:marLeft w:val="0"/>
              <w:marRight w:val="0"/>
              <w:marTop w:val="0"/>
              <w:marBottom w:val="0"/>
              <w:divBdr>
                <w:top w:val="none" w:sz="0" w:space="0" w:color="auto"/>
                <w:left w:val="none" w:sz="0" w:space="0" w:color="auto"/>
                <w:bottom w:val="none" w:sz="0" w:space="0" w:color="auto"/>
                <w:right w:val="none" w:sz="0" w:space="0" w:color="auto"/>
              </w:divBdr>
            </w:div>
            <w:div w:id="1010568855">
              <w:marLeft w:val="0"/>
              <w:marRight w:val="0"/>
              <w:marTop w:val="0"/>
              <w:marBottom w:val="0"/>
              <w:divBdr>
                <w:top w:val="none" w:sz="0" w:space="0" w:color="auto"/>
                <w:left w:val="none" w:sz="0" w:space="0" w:color="auto"/>
                <w:bottom w:val="none" w:sz="0" w:space="0" w:color="auto"/>
                <w:right w:val="none" w:sz="0" w:space="0" w:color="auto"/>
              </w:divBdr>
            </w:div>
            <w:div w:id="1336110899">
              <w:marLeft w:val="0"/>
              <w:marRight w:val="0"/>
              <w:marTop w:val="0"/>
              <w:marBottom w:val="0"/>
              <w:divBdr>
                <w:top w:val="none" w:sz="0" w:space="0" w:color="auto"/>
                <w:left w:val="none" w:sz="0" w:space="0" w:color="auto"/>
                <w:bottom w:val="none" w:sz="0" w:space="0" w:color="auto"/>
                <w:right w:val="none" w:sz="0" w:space="0" w:color="auto"/>
              </w:divBdr>
            </w:div>
            <w:div w:id="845553488">
              <w:marLeft w:val="0"/>
              <w:marRight w:val="0"/>
              <w:marTop w:val="0"/>
              <w:marBottom w:val="0"/>
              <w:divBdr>
                <w:top w:val="none" w:sz="0" w:space="0" w:color="auto"/>
                <w:left w:val="none" w:sz="0" w:space="0" w:color="auto"/>
                <w:bottom w:val="none" w:sz="0" w:space="0" w:color="auto"/>
                <w:right w:val="none" w:sz="0" w:space="0" w:color="auto"/>
              </w:divBdr>
            </w:div>
            <w:div w:id="1130393263">
              <w:marLeft w:val="0"/>
              <w:marRight w:val="0"/>
              <w:marTop w:val="0"/>
              <w:marBottom w:val="0"/>
              <w:divBdr>
                <w:top w:val="none" w:sz="0" w:space="0" w:color="auto"/>
                <w:left w:val="none" w:sz="0" w:space="0" w:color="auto"/>
                <w:bottom w:val="none" w:sz="0" w:space="0" w:color="auto"/>
                <w:right w:val="none" w:sz="0" w:space="0" w:color="auto"/>
              </w:divBdr>
            </w:div>
            <w:div w:id="1221405382">
              <w:marLeft w:val="0"/>
              <w:marRight w:val="0"/>
              <w:marTop w:val="0"/>
              <w:marBottom w:val="0"/>
              <w:divBdr>
                <w:top w:val="none" w:sz="0" w:space="0" w:color="auto"/>
                <w:left w:val="none" w:sz="0" w:space="0" w:color="auto"/>
                <w:bottom w:val="none" w:sz="0" w:space="0" w:color="auto"/>
                <w:right w:val="none" w:sz="0" w:space="0" w:color="auto"/>
              </w:divBdr>
            </w:div>
            <w:div w:id="87507633">
              <w:marLeft w:val="0"/>
              <w:marRight w:val="0"/>
              <w:marTop w:val="0"/>
              <w:marBottom w:val="0"/>
              <w:divBdr>
                <w:top w:val="none" w:sz="0" w:space="0" w:color="auto"/>
                <w:left w:val="none" w:sz="0" w:space="0" w:color="auto"/>
                <w:bottom w:val="none" w:sz="0" w:space="0" w:color="auto"/>
                <w:right w:val="none" w:sz="0" w:space="0" w:color="auto"/>
              </w:divBdr>
            </w:div>
            <w:div w:id="772822536">
              <w:marLeft w:val="0"/>
              <w:marRight w:val="0"/>
              <w:marTop w:val="0"/>
              <w:marBottom w:val="0"/>
              <w:divBdr>
                <w:top w:val="none" w:sz="0" w:space="0" w:color="auto"/>
                <w:left w:val="none" w:sz="0" w:space="0" w:color="auto"/>
                <w:bottom w:val="none" w:sz="0" w:space="0" w:color="auto"/>
                <w:right w:val="none" w:sz="0" w:space="0" w:color="auto"/>
              </w:divBdr>
            </w:div>
            <w:div w:id="566113335">
              <w:marLeft w:val="0"/>
              <w:marRight w:val="0"/>
              <w:marTop w:val="0"/>
              <w:marBottom w:val="0"/>
              <w:divBdr>
                <w:top w:val="none" w:sz="0" w:space="0" w:color="auto"/>
                <w:left w:val="none" w:sz="0" w:space="0" w:color="auto"/>
                <w:bottom w:val="none" w:sz="0" w:space="0" w:color="auto"/>
                <w:right w:val="none" w:sz="0" w:space="0" w:color="auto"/>
              </w:divBdr>
            </w:div>
            <w:div w:id="882981348">
              <w:marLeft w:val="0"/>
              <w:marRight w:val="0"/>
              <w:marTop w:val="0"/>
              <w:marBottom w:val="0"/>
              <w:divBdr>
                <w:top w:val="none" w:sz="0" w:space="0" w:color="auto"/>
                <w:left w:val="none" w:sz="0" w:space="0" w:color="auto"/>
                <w:bottom w:val="none" w:sz="0" w:space="0" w:color="auto"/>
                <w:right w:val="none" w:sz="0" w:space="0" w:color="auto"/>
              </w:divBdr>
            </w:div>
            <w:div w:id="183178276">
              <w:marLeft w:val="0"/>
              <w:marRight w:val="0"/>
              <w:marTop w:val="0"/>
              <w:marBottom w:val="0"/>
              <w:divBdr>
                <w:top w:val="none" w:sz="0" w:space="0" w:color="auto"/>
                <w:left w:val="none" w:sz="0" w:space="0" w:color="auto"/>
                <w:bottom w:val="none" w:sz="0" w:space="0" w:color="auto"/>
                <w:right w:val="none" w:sz="0" w:space="0" w:color="auto"/>
              </w:divBdr>
            </w:div>
            <w:div w:id="740177660">
              <w:marLeft w:val="0"/>
              <w:marRight w:val="0"/>
              <w:marTop w:val="0"/>
              <w:marBottom w:val="0"/>
              <w:divBdr>
                <w:top w:val="none" w:sz="0" w:space="0" w:color="auto"/>
                <w:left w:val="none" w:sz="0" w:space="0" w:color="auto"/>
                <w:bottom w:val="none" w:sz="0" w:space="0" w:color="auto"/>
                <w:right w:val="none" w:sz="0" w:space="0" w:color="auto"/>
              </w:divBdr>
            </w:div>
            <w:div w:id="1893926174">
              <w:marLeft w:val="0"/>
              <w:marRight w:val="0"/>
              <w:marTop w:val="0"/>
              <w:marBottom w:val="0"/>
              <w:divBdr>
                <w:top w:val="none" w:sz="0" w:space="0" w:color="auto"/>
                <w:left w:val="none" w:sz="0" w:space="0" w:color="auto"/>
                <w:bottom w:val="none" w:sz="0" w:space="0" w:color="auto"/>
                <w:right w:val="none" w:sz="0" w:space="0" w:color="auto"/>
              </w:divBdr>
            </w:div>
            <w:div w:id="1382559484">
              <w:marLeft w:val="0"/>
              <w:marRight w:val="0"/>
              <w:marTop w:val="0"/>
              <w:marBottom w:val="0"/>
              <w:divBdr>
                <w:top w:val="none" w:sz="0" w:space="0" w:color="auto"/>
                <w:left w:val="none" w:sz="0" w:space="0" w:color="auto"/>
                <w:bottom w:val="none" w:sz="0" w:space="0" w:color="auto"/>
                <w:right w:val="none" w:sz="0" w:space="0" w:color="auto"/>
              </w:divBdr>
            </w:div>
            <w:div w:id="310214627">
              <w:marLeft w:val="0"/>
              <w:marRight w:val="0"/>
              <w:marTop w:val="0"/>
              <w:marBottom w:val="0"/>
              <w:divBdr>
                <w:top w:val="none" w:sz="0" w:space="0" w:color="auto"/>
                <w:left w:val="none" w:sz="0" w:space="0" w:color="auto"/>
                <w:bottom w:val="none" w:sz="0" w:space="0" w:color="auto"/>
                <w:right w:val="none" w:sz="0" w:space="0" w:color="auto"/>
              </w:divBdr>
            </w:div>
            <w:div w:id="1268079646">
              <w:marLeft w:val="0"/>
              <w:marRight w:val="0"/>
              <w:marTop w:val="0"/>
              <w:marBottom w:val="0"/>
              <w:divBdr>
                <w:top w:val="none" w:sz="0" w:space="0" w:color="auto"/>
                <w:left w:val="none" w:sz="0" w:space="0" w:color="auto"/>
                <w:bottom w:val="none" w:sz="0" w:space="0" w:color="auto"/>
                <w:right w:val="none" w:sz="0" w:space="0" w:color="auto"/>
              </w:divBdr>
            </w:div>
            <w:div w:id="267932485">
              <w:marLeft w:val="0"/>
              <w:marRight w:val="0"/>
              <w:marTop w:val="0"/>
              <w:marBottom w:val="0"/>
              <w:divBdr>
                <w:top w:val="none" w:sz="0" w:space="0" w:color="auto"/>
                <w:left w:val="none" w:sz="0" w:space="0" w:color="auto"/>
                <w:bottom w:val="none" w:sz="0" w:space="0" w:color="auto"/>
                <w:right w:val="none" w:sz="0" w:space="0" w:color="auto"/>
              </w:divBdr>
            </w:div>
            <w:div w:id="478965224">
              <w:marLeft w:val="0"/>
              <w:marRight w:val="0"/>
              <w:marTop w:val="0"/>
              <w:marBottom w:val="0"/>
              <w:divBdr>
                <w:top w:val="none" w:sz="0" w:space="0" w:color="auto"/>
                <w:left w:val="none" w:sz="0" w:space="0" w:color="auto"/>
                <w:bottom w:val="none" w:sz="0" w:space="0" w:color="auto"/>
                <w:right w:val="none" w:sz="0" w:space="0" w:color="auto"/>
              </w:divBdr>
            </w:div>
            <w:div w:id="408355957">
              <w:marLeft w:val="0"/>
              <w:marRight w:val="0"/>
              <w:marTop w:val="0"/>
              <w:marBottom w:val="0"/>
              <w:divBdr>
                <w:top w:val="none" w:sz="0" w:space="0" w:color="auto"/>
                <w:left w:val="none" w:sz="0" w:space="0" w:color="auto"/>
                <w:bottom w:val="none" w:sz="0" w:space="0" w:color="auto"/>
                <w:right w:val="none" w:sz="0" w:space="0" w:color="auto"/>
              </w:divBdr>
            </w:div>
            <w:div w:id="3637058">
              <w:marLeft w:val="0"/>
              <w:marRight w:val="0"/>
              <w:marTop w:val="0"/>
              <w:marBottom w:val="0"/>
              <w:divBdr>
                <w:top w:val="none" w:sz="0" w:space="0" w:color="auto"/>
                <w:left w:val="none" w:sz="0" w:space="0" w:color="auto"/>
                <w:bottom w:val="none" w:sz="0" w:space="0" w:color="auto"/>
                <w:right w:val="none" w:sz="0" w:space="0" w:color="auto"/>
              </w:divBdr>
            </w:div>
            <w:div w:id="1111434627">
              <w:marLeft w:val="0"/>
              <w:marRight w:val="0"/>
              <w:marTop w:val="0"/>
              <w:marBottom w:val="0"/>
              <w:divBdr>
                <w:top w:val="none" w:sz="0" w:space="0" w:color="auto"/>
                <w:left w:val="none" w:sz="0" w:space="0" w:color="auto"/>
                <w:bottom w:val="none" w:sz="0" w:space="0" w:color="auto"/>
                <w:right w:val="none" w:sz="0" w:space="0" w:color="auto"/>
              </w:divBdr>
            </w:div>
            <w:div w:id="839126112">
              <w:marLeft w:val="0"/>
              <w:marRight w:val="0"/>
              <w:marTop w:val="0"/>
              <w:marBottom w:val="0"/>
              <w:divBdr>
                <w:top w:val="none" w:sz="0" w:space="0" w:color="auto"/>
                <w:left w:val="none" w:sz="0" w:space="0" w:color="auto"/>
                <w:bottom w:val="none" w:sz="0" w:space="0" w:color="auto"/>
                <w:right w:val="none" w:sz="0" w:space="0" w:color="auto"/>
              </w:divBdr>
            </w:div>
            <w:div w:id="1546866178">
              <w:marLeft w:val="0"/>
              <w:marRight w:val="0"/>
              <w:marTop w:val="0"/>
              <w:marBottom w:val="0"/>
              <w:divBdr>
                <w:top w:val="none" w:sz="0" w:space="0" w:color="auto"/>
                <w:left w:val="none" w:sz="0" w:space="0" w:color="auto"/>
                <w:bottom w:val="none" w:sz="0" w:space="0" w:color="auto"/>
                <w:right w:val="none" w:sz="0" w:space="0" w:color="auto"/>
              </w:divBdr>
            </w:div>
            <w:div w:id="978194696">
              <w:marLeft w:val="0"/>
              <w:marRight w:val="0"/>
              <w:marTop w:val="0"/>
              <w:marBottom w:val="0"/>
              <w:divBdr>
                <w:top w:val="none" w:sz="0" w:space="0" w:color="auto"/>
                <w:left w:val="none" w:sz="0" w:space="0" w:color="auto"/>
                <w:bottom w:val="none" w:sz="0" w:space="0" w:color="auto"/>
                <w:right w:val="none" w:sz="0" w:space="0" w:color="auto"/>
              </w:divBdr>
            </w:div>
            <w:div w:id="1949660333">
              <w:marLeft w:val="0"/>
              <w:marRight w:val="0"/>
              <w:marTop w:val="0"/>
              <w:marBottom w:val="0"/>
              <w:divBdr>
                <w:top w:val="none" w:sz="0" w:space="0" w:color="auto"/>
                <w:left w:val="none" w:sz="0" w:space="0" w:color="auto"/>
                <w:bottom w:val="none" w:sz="0" w:space="0" w:color="auto"/>
                <w:right w:val="none" w:sz="0" w:space="0" w:color="auto"/>
              </w:divBdr>
            </w:div>
            <w:div w:id="692534324">
              <w:marLeft w:val="0"/>
              <w:marRight w:val="0"/>
              <w:marTop w:val="0"/>
              <w:marBottom w:val="0"/>
              <w:divBdr>
                <w:top w:val="none" w:sz="0" w:space="0" w:color="auto"/>
                <w:left w:val="none" w:sz="0" w:space="0" w:color="auto"/>
                <w:bottom w:val="none" w:sz="0" w:space="0" w:color="auto"/>
                <w:right w:val="none" w:sz="0" w:space="0" w:color="auto"/>
              </w:divBdr>
            </w:div>
            <w:div w:id="940841427">
              <w:marLeft w:val="0"/>
              <w:marRight w:val="0"/>
              <w:marTop w:val="0"/>
              <w:marBottom w:val="0"/>
              <w:divBdr>
                <w:top w:val="none" w:sz="0" w:space="0" w:color="auto"/>
                <w:left w:val="none" w:sz="0" w:space="0" w:color="auto"/>
                <w:bottom w:val="none" w:sz="0" w:space="0" w:color="auto"/>
                <w:right w:val="none" w:sz="0" w:space="0" w:color="auto"/>
              </w:divBdr>
            </w:div>
            <w:div w:id="1270041357">
              <w:marLeft w:val="0"/>
              <w:marRight w:val="0"/>
              <w:marTop w:val="0"/>
              <w:marBottom w:val="0"/>
              <w:divBdr>
                <w:top w:val="none" w:sz="0" w:space="0" w:color="auto"/>
                <w:left w:val="none" w:sz="0" w:space="0" w:color="auto"/>
                <w:bottom w:val="none" w:sz="0" w:space="0" w:color="auto"/>
                <w:right w:val="none" w:sz="0" w:space="0" w:color="auto"/>
              </w:divBdr>
            </w:div>
            <w:div w:id="1242830361">
              <w:marLeft w:val="0"/>
              <w:marRight w:val="0"/>
              <w:marTop w:val="0"/>
              <w:marBottom w:val="0"/>
              <w:divBdr>
                <w:top w:val="none" w:sz="0" w:space="0" w:color="auto"/>
                <w:left w:val="none" w:sz="0" w:space="0" w:color="auto"/>
                <w:bottom w:val="none" w:sz="0" w:space="0" w:color="auto"/>
                <w:right w:val="none" w:sz="0" w:space="0" w:color="auto"/>
              </w:divBdr>
            </w:div>
            <w:div w:id="11662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9059">
      <w:bodyDiv w:val="1"/>
      <w:marLeft w:val="0"/>
      <w:marRight w:val="0"/>
      <w:marTop w:val="0"/>
      <w:marBottom w:val="0"/>
      <w:divBdr>
        <w:top w:val="none" w:sz="0" w:space="0" w:color="auto"/>
        <w:left w:val="none" w:sz="0" w:space="0" w:color="auto"/>
        <w:bottom w:val="none" w:sz="0" w:space="0" w:color="auto"/>
        <w:right w:val="none" w:sz="0" w:space="0" w:color="auto"/>
      </w:divBdr>
      <w:divsChild>
        <w:div w:id="420755958">
          <w:marLeft w:val="0"/>
          <w:marRight w:val="0"/>
          <w:marTop w:val="0"/>
          <w:marBottom w:val="0"/>
          <w:divBdr>
            <w:top w:val="none" w:sz="0" w:space="0" w:color="auto"/>
            <w:left w:val="none" w:sz="0" w:space="0" w:color="auto"/>
            <w:bottom w:val="none" w:sz="0" w:space="0" w:color="auto"/>
            <w:right w:val="none" w:sz="0" w:space="0" w:color="auto"/>
          </w:divBdr>
          <w:divsChild>
            <w:div w:id="313030984">
              <w:marLeft w:val="0"/>
              <w:marRight w:val="0"/>
              <w:marTop w:val="0"/>
              <w:marBottom w:val="0"/>
              <w:divBdr>
                <w:top w:val="none" w:sz="0" w:space="0" w:color="auto"/>
                <w:left w:val="none" w:sz="0" w:space="0" w:color="auto"/>
                <w:bottom w:val="none" w:sz="0" w:space="0" w:color="auto"/>
                <w:right w:val="none" w:sz="0" w:space="0" w:color="auto"/>
              </w:divBdr>
            </w:div>
            <w:div w:id="1683700257">
              <w:marLeft w:val="0"/>
              <w:marRight w:val="0"/>
              <w:marTop w:val="0"/>
              <w:marBottom w:val="0"/>
              <w:divBdr>
                <w:top w:val="none" w:sz="0" w:space="0" w:color="auto"/>
                <w:left w:val="none" w:sz="0" w:space="0" w:color="auto"/>
                <w:bottom w:val="none" w:sz="0" w:space="0" w:color="auto"/>
                <w:right w:val="none" w:sz="0" w:space="0" w:color="auto"/>
              </w:divBdr>
            </w:div>
            <w:div w:id="232160117">
              <w:marLeft w:val="0"/>
              <w:marRight w:val="0"/>
              <w:marTop w:val="0"/>
              <w:marBottom w:val="0"/>
              <w:divBdr>
                <w:top w:val="none" w:sz="0" w:space="0" w:color="auto"/>
                <w:left w:val="none" w:sz="0" w:space="0" w:color="auto"/>
                <w:bottom w:val="none" w:sz="0" w:space="0" w:color="auto"/>
                <w:right w:val="none" w:sz="0" w:space="0" w:color="auto"/>
              </w:divBdr>
            </w:div>
            <w:div w:id="1736734277">
              <w:marLeft w:val="0"/>
              <w:marRight w:val="0"/>
              <w:marTop w:val="0"/>
              <w:marBottom w:val="0"/>
              <w:divBdr>
                <w:top w:val="none" w:sz="0" w:space="0" w:color="auto"/>
                <w:left w:val="none" w:sz="0" w:space="0" w:color="auto"/>
                <w:bottom w:val="none" w:sz="0" w:space="0" w:color="auto"/>
                <w:right w:val="none" w:sz="0" w:space="0" w:color="auto"/>
              </w:divBdr>
            </w:div>
            <w:div w:id="1656454347">
              <w:marLeft w:val="0"/>
              <w:marRight w:val="0"/>
              <w:marTop w:val="0"/>
              <w:marBottom w:val="0"/>
              <w:divBdr>
                <w:top w:val="none" w:sz="0" w:space="0" w:color="auto"/>
                <w:left w:val="none" w:sz="0" w:space="0" w:color="auto"/>
                <w:bottom w:val="none" w:sz="0" w:space="0" w:color="auto"/>
                <w:right w:val="none" w:sz="0" w:space="0" w:color="auto"/>
              </w:divBdr>
            </w:div>
            <w:div w:id="579144735">
              <w:marLeft w:val="0"/>
              <w:marRight w:val="0"/>
              <w:marTop w:val="0"/>
              <w:marBottom w:val="0"/>
              <w:divBdr>
                <w:top w:val="none" w:sz="0" w:space="0" w:color="auto"/>
                <w:left w:val="none" w:sz="0" w:space="0" w:color="auto"/>
                <w:bottom w:val="none" w:sz="0" w:space="0" w:color="auto"/>
                <w:right w:val="none" w:sz="0" w:space="0" w:color="auto"/>
              </w:divBdr>
            </w:div>
            <w:div w:id="7677374">
              <w:marLeft w:val="0"/>
              <w:marRight w:val="0"/>
              <w:marTop w:val="0"/>
              <w:marBottom w:val="0"/>
              <w:divBdr>
                <w:top w:val="none" w:sz="0" w:space="0" w:color="auto"/>
                <w:left w:val="none" w:sz="0" w:space="0" w:color="auto"/>
                <w:bottom w:val="none" w:sz="0" w:space="0" w:color="auto"/>
                <w:right w:val="none" w:sz="0" w:space="0" w:color="auto"/>
              </w:divBdr>
            </w:div>
            <w:div w:id="2047219809">
              <w:marLeft w:val="0"/>
              <w:marRight w:val="0"/>
              <w:marTop w:val="0"/>
              <w:marBottom w:val="0"/>
              <w:divBdr>
                <w:top w:val="none" w:sz="0" w:space="0" w:color="auto"/>
                <w:left w:val="none" w:sz="0" w:space="0" w:color="auto"/>
                <w:bottom w:val="none" w:sz="0" w:space="0" w:color="auto"/>
                <w:right w:val="none" w:sz="0" w:space="0" w:color="auto"/>
              </w:divBdr>
            </w:div>
            <w:div w:id="1073771314">
              <w:marLeft w:val="0"/>
              <w:marRight w:val="0"/>
              <w:marTop w:val="0"/>
              <w:marBottom w:val="0"/>
              <w:divBdr>
                <w:top w:val="none" w:sz="0" w:space="0" w:color="auto"/>
                <w:left w:val="none" w:sz="0" w:space="0" w:color="auto"/>
                <w:bottom w:val="none" w:sz="0" w:space="0" w:color="auto"/>
                <w:right w:val="none" w:sz="0" w:space="0" w:color="auto"/>
              </w:divBdr>
            </w:div>
            <w:div w:id="1733000821">
              <w:marLeft w:val="0"/>
              <w:marRight w:val="0"/>
              <w:marTop w:val="0"/>
              <w:marBottom w:val="0"/>
              <w:divBdr>
                <w:top w:val="none" w:sz="0" w:space="0" w:color="auto"/>
                <w:left w:val="none" w:sz="0" w:space="0" w:color="auto"/>
                <w:bottom w:val="none" w:sz="0" w:space="0" w:color="auto"/>
                <w:right w:val="none" w:sz="0" w:space="0" w:color="auto"/>
              </w:divBdr>
            </w:div>
            <w:div w:id="1898276406">
              <w:marLeft w:val="0"/>
              <w:marRight w:val="0"/>
              <w:marTop w:val="0"/>
              <w:marBottom w:val="0"/>
              <w:divBdr>
                <w:top w:val="none" w:sz="0" w:space="0" w:color="auto"/>
                <w:left w:val="none" w:sz="0" w:space="0" w:color="auto"/>
                <w:bottom w:val="none" w:sz="0" w:space="0" w:color="auto"/>
                <w:right w:val="none" w:sz="0" w:space="0" w:color="auto"/>
              </w:divBdr>
            </w:div>
            <w:div w:id="1469128972">
              <w:marLeft w:val="0"/>
              <w:marRight w:val="0"/>
              <w:marTop w:val="0"/>
              <w:marBottom w:val="0"/>
              <w:divBdr>
                <w:top w:val="none" w:sz="0" w:space="0" w:color="auto"/>
                <w:left w:val="none" w:sz="0" w:space="0" w:color="auto"/>
                <w:bottom w:val="none" w:sz="0" w:space="0" w:color="auto"/>
                <w:right w:val="none" w:sz="0" w:space="0" w:color="auto"/>
              </w:divBdr>
            </w:div>
            <w:div w:id="1783912052">
              <w:marLeft w:val="0"/>
              <w:marRight w:val="0"/>
              <w:marTop w:val="0"/>
              <w:marBottom w:val="0"/>
              <w:divBdr>
                <w:top w:val="none" w:sz="0" w:space="0" w:color="auto"/>
                <w:left w:val="none" w:sz="0" w:space="0" w:color="auto"/>
                <w:bottom w:val="none" w:sz="0" w:space="0" w:color="auto"/>
                <w:right w:val="none" w:sz="0" w:space="0" w:color="auto"/>
              </w:divBdr>
            </w:div>
            <w:div w:id="1257130658">
              <w:marLeft w:val="0"/>
              <w:marRight w:val="0"/>
              <w:marTop w:val="0"/>
              <w:marBottom w:val="0"/>
              <w:divBdr>
                <w:top w:val="none" w:sz="0" w:space="0" w:color="auto"/>
                <w:left w:val="none" w:sz="0" w:space="0" w:color="auto"/>
                <w:bottom w:val="none" w:sz="0" w:space="0" w:color="auto"/>
                <w:right w:val="none" w:sz="0" w:space="0" w:color="auto"/>
              </w:divBdr>
            </w:div>
            <w:div w:id="1137645219">
              <w:marLeft w:val="0"/>
              <w:marRight w:val="0"/>
              <w:marTop w:val="0"/>
              <w:marBottom w:val="0"/>
              <w:divBdr>
                <w:top w:val="none" w:sz="0" w:space="0" w:color="auto"/>
                <w:left w:val="none" w:sz="0" w:space="0" w:color="auto"/>
                <w:bottom w:val="none" w:sz="0" w:space="0" w:color="auto"/>
                <w:right w:val="none" w:sz="0" w:space="0" w:color="auto"/>
              </w:divBdr>
            </w:div>
            <w:div w:id="1850101630">
              <w:marLeft w:val="0"/>
              <w:marRight w:val="0"/>
              <w:marTop w:val="0"/>
              <w:marBottom w:val="0"/>
              <w:divBdr>
                <w:top w:val="none" w:sz="0" w:space="0" w:color="auto"/>
                <w:left w:val="none" w:sz="0" w:space="0" w:color="auto"/>
                <w:bottom w:val="none" w:sz="0" w:space="0" w:color="auto"/>
                <w:right w:val="none" w:sz="0" w:space="0" w:color="auto"/>
              </w:divBdr>
            </w:div>
            <w:div w:id="963997242">
              <w:marLeft w:val="0"/>
              <w:marRight w:val="0"/>
              <w:marTop w:val="0"/>
              <w:marBottom w:val="0"/>
              <w:divBdr>
                <w:top w:val="none" w:sz="0" w:space="0" w:color="auto"/>
                <w:left w:val="none" w:sz="0" w:space="0" w:color="auto"/>
                <w:bottom w:val="none" w:sz="0" w:space="0" w:color="auto"/>
                <w:right w:val="none" w:sz="0" w:space="0" w:color="auto"/>
              </w:divBdr>
            </w:div>
            <w:div w:id="1323849108">
              <w:marLeft w:val="0"/>
              <w:marRight w:val="0"/>
              <w:marTop w:val="0"/>
              <w:marBottom w:val="0"/>
              <w:divBdr>
                <w:top w:val="none" w:sz="0" w:space="0" w:color="auto"/>
                <w:left w:val="none" w:sz="0" w:space="0" w:color="auto"/>
                <w:bottom w:val="none" w:sz="0" w:space="0" w:color="auto"/>
                <w:right w:val="none" w:sz="0" w:space="0" w:color="auto"/>
              </w:divBdr>
            </w:div>
            <w:div w:id="527573749">
              <w:marLeft w:val="0"/>
              <w:marRight w:val="0"/>
              <w:marTop w:val="0"/>
              <w:marBottom w:val="0"/>
              <w:divBdr>
                <w:top w:val="none" w:sz="0" w:space="0" w:color="auto"/>
                <w:left w:val="none" w:sz="0" w:space="0" w:color="auto"/>
                <w:bottom w:val="none" w:sz="0" w:space="0" w:color="auto"/>
                <w:right w:val="none" w:sz="0" w:space="0" w:color="auto"/>
              </w:divBdr>
            </w:div>
            <w:div w:id="654576920">
              <w:marLeft w:val="0"/>
              <w:marRight w:val="0"/>
              <w:marTop w:val="0"/>
              <w:marBottom w:val="0"/>
              <w:divBdr>
                <w:top w:val="none" w:sz="0" w:space="0" w:color="auto"/>
                <w:left w:val="none" w:sz="0" w:space="0" w:color="auto"/>
                <w:bottom w:val="none" w:sz="0" w:space="0" w:color="auto"/>
                <w:right w:val="none" w:sz="0" w:space="0" w:color="auto"/>
              </w:divBdr>
            </w:div>
            <w:div w:id="1645046539">
              <w:marLeft w:val="0"/>
              <w:marRight w:val="0"/>
              <w:marTop w:val="0"/>
              <w:marBottom w:val="0"/>
              <w:divBdr>
                <w:top w:val="none" w:sz="0" w:space="0" w:color="auto"/>
                <w:left w:val="none" w:sz="0" w:space="0" w:color="auto"/>
                <w:bottom w:val="none" w:sz="0" w:space="0" w:color="auto"/>
                <w:right w:val="none" w:sz="0" w:space="0" w:color="auto"/>
              </w:divBdr>
            </w:div>
            <w:div w:id="597176275">
              <w:marLeft w:val="0"/>
              <w:marRight w:val="0"/>
              <w:marTop w:val="0"/>
              <w:marBottom w:val="0"/>
              <w:divBdr>
                <w:top w:val="none" w:sz="0" w:space="0" w:color="auto"/>
                <w:left w:val="none" w:sz="0" w:space="0" w:color="auto"/>
                <w:bottom w:val="none" w:sz="0" w:space="0" w:color="auto"/>
                <w:right w:val="none" w:sz="0" w:space="0" w:color="auto"/>
              </w:divBdr>
            </w:div>
            <w:div w:id="977950928">
              <w:marLeft w:val="0"/>
              <w:marRight w:val="0"/>
              <w:marTop w:val="0"/>
              <w:marBottom w:val="0"/>
              <w:divBdr>
                <w:top w:val="none" w:sz="0" w:space="0" w:color="auto"/>
                <w:left w:val="none" w:sz="0" w:space="0" w:color="auto"/>
                <w:bottom w:val="none" w:sz="0" w:space="0" w:color="auto"/>
                <w:right w:val="none" w:sz="0" w:space="0" w:color="auto"/>
              </w:divBdr>
            </w:div>
            <w:div w:id="1462571924">
              <w:marLeft w:val="0"/>
              <w:marRight w:val="0"/>
              <w:marTop w:val="0"/>
              <w:marBottom w:val="0"/>
              <w:divBdr>
                <w:top w:val="none" w:sz="0" w:space="0" w:color="auto"/>
                <w:left w:val="none" w:sz="0" w:space="0" w:color="auto"/>
                <w:bottom w:val="none" w:sz="0" w:space="0" w:color="auto"/>
                <w:right w:val="none" w:sz="0" w:space="0" w:color="auto"/>
              </w:divBdr>
            </w:div>
            <w:div w:id="497504880">
              <w:marLeft w:val="0"/>
              <w:marRight w:val="0"/>
              <w:marTop w:val="0"/>
              <w:marBottom w:val="0"/>
              <w:divBdr>
                <w:top w:val="none" w:sz="0" w:space="0" w:color="auto"/>
                <w:left w:val="none" w:sz="0" w:space="0" w:color="auto"/>
                <w:bottom w:val="none" w:sz="0" w:space="0" w:color="auto"/>
                <w:right w:val="none" w:sz="0" w:space="0" w:color="auto"/>
              </w:divBdr>
            </w:div>
            <w:div w:id="657349179">
              <w:marLeft w:val="0"/>
              <w:marRight w:val="0"/>
              <w:marTop w:val="0"/>
              <w:marBottom w:val="0"/>
              <w:divBdr>
                <w:top w:val="none" w:sz="0" w:space="0" w:color="auto"/>
                <w:left w:val="none" w:sz="0" w:space="0" w:color="auto"/>
                <w:bottom w:val="none" w:sz="0" w:space="0" w:color="auto"/>
                <w:right w:val="none" w:sz="0" w:space="0" w:color="auto"/>
              </w:divBdr>
            </w:div>
            <w:div w:id="804081907">
              <w:marLeft w:val="0"/>
              <w:marRight w:val="0"/>
              <w:marTop w:val="0"/>
              <w:marBottom w:val="0"/>
              <w:divBdr>
                <w:top w:val="none" w:sz="0" w:space="0" w:color="auto"/>
                <w:left w:val="none" w:sz="0" w:space="0" w:color="auto"/>
                <w:bottom w:val="none" w:sz="0" w:space="0" w:color="auto"/>
                <w:right w:val="none" w:sz="0" w:space="0" w:color="auto"/>
              </w:divBdr>
            </w:div>
            <w:div w:id="622812812">
              <w:marLeft w:val="0"/>
              <w:marRight w:val="0"/>
              <w:marTop w:val="0"/>
              <w:marBottom w:val="0"/>
              <w:divBdr>
                <w:top w:val="none" w:sz="0" w:space="0" w:color="auto"/>
                <w:left w:val="none" w:sz="0" w:space="0" w:color="auto"/>
                <w:bottom w:val="none" w:sz="0" w:space="0" w:color="auto"/>
                <w:right w:val="none" w:sz="0" w:space="0" w:color="auto"/>
              </w:divBdr>
            </w:div>
            <w:div w:id="846595985">
              <w:marLeft w:val="0"/>
              <w:marRight w:val="0"/>
              <w:marTop w:val="0"/>
              <w:marBottom w:val="0"/>
              <w:divBdr>
                <w:top w:val="none" w:sz="0" w:space="0" w:color="auto"/>
                <w:left w:val="none" w:sz="0" w:space="0" w:color="auto"/>
                <w:bottom w:val="none" w:sz="0" w:space="0" w:color="auto"/>
                <w:right w:val="none" w:sz="0" w:space="0" w:color="auto"/>
              </w:divBdr>
            </w:div>
            <w:div w:id="1646274740">
              <w:marLeft w:val="0"/>
              <w:marRight w:val="0"/>
              <w:marTop w:val="0"/>
              <w:marBottom w:val="0"/>
              <w:divBdr>
                <w:top w:val="none" w:sz="0" w:space="0" w:color="auto"/>
                <w:left w:val="none" w:sz="0" w:space="0" w:color="auto"/>
                <w:bottom w:val="none" w:sz="0" w:space="0" w:color="auto"/>
                <w:right w:val="none" w:sz="0" w:space="0" w:color="auto"/>
              </w:divBdr>
            </w:div>
            <w:div w:id="336004893">
              <w:marLeft w:val="0"/>
              <w:marRight w:val="0"/>
              <w:marTop w:val="0"/>
              <w:marBottom w:val="0"/>
              <w:divBdr>
                <w:top w:val="none" w:sz="0" w:space="0" w:color="auto"/>
                <w:left w:val="none" w:sz="0" w:space="0" w:color="auto"/>
                <w:bottom w:val="none" w:sz="0" w:space="0" w:color="auto"/>
                <w:right w:val="none" w:sz="0" w:space="0" w:color="auto"/>
              </w:divBdr>
            </w:div>
            <w:div w:id="1990935214">
              <w:marLeft w:val="0"/>
              <w:marRight w:val="0"/>
              <w:marTop w:val="0"/>
              <w:marBottom w:val="0"/>
              <w:divBdr>
                <w:top w:val="none" w:sz="0" w:space="0" w:color="auto"/>
                <w:left w:val="none" w:sz="0" w:space="0" w:color="auto"/>
                <w:bottom w:val="none" w:sz="0" w:space="0" w:color="auto"/>
                <w:right w:val="none" w:sz="0" w:space="0" w:color="auto"/>
              </w:divBdr>
            </w:div>
            <w:div w:id="490685004">
              <w:marLeft w:val="0"/>
              <w:marRight w:val="0"/>
              <w:marTop w:val="0"/>
              <w:marBottom w:val="0"/>
              <w:divBdr>
                <w:top w:val="none" w:sz="0" w:space="0" w:color="auto"/>
                <w:left w:val="none" w:sz="0" w:space="0" w:color="auto"/>
                <w:bottom w:val="none" w:sz="0" w:space="0" w:color="auto"/>
                <w:right w:val="none" w:sz="0" w:space="0" w:color="auto"/>
              </w:divBdr>
            </w:div>
            <w:div w:id="1946378179">
              <w:marLeft w:val="0"/>
              <w:marRight w:val="0"/>
              <w:marTop w:val="0"/>
              <w:marBottom w:val="0"/>
              <w:divBdr>
                <w:top w:val="none" w:sz="0" w:space="0" w:color="auto"/>
                <w:left w:val="none" w:sz="0" w:space="0" w:color="auto"/>
                <w:bottom w:val="none" w:sz="0" w:space="0" w:color="auto"/>
                <w:right w:val="none" w:sz="0" w:space="0" w:color="auto"/>
              </w:divBdr>
            </w:div>
            <w:div w:id="1615214694">
              <w:marLeft w:val="0"/>
              <w:marRight w:val="0"/>
              <w:marTop w:val="0"/>
              <w:marBottom w:val="0"/>
              <w:divBdr>
                <w:top w:val="none" w:sz="0" w:space="0" w:color="auto"/>
                <w:left w:val="none" w:sz="0" w:space="0" w:color="auto"/>
                <w:bottom w:val="none" w:sz="0" w:space="0" w:color="auto"/>
                <w:right w:val="none" w:sz="0" w:space="0" w:color="auto"/>
              </w:divBdr>
            </w:div>
            <w:div w:id="1263486842">
              <w:marLeft w:val="0"/>
              <w:marRight w:val="0"/>
              <w:marTop w:val="0"/>
              <w:marBottom w:val="0"/>
              <w:divBdr>
                <w:top w:val="none" w:sz="0" w:space="0" w:color="auto"/>
                <w:left w:val="none" w:sz="0" w:space="0" w:color="auto"/>
                <w:bottom w:val="none" w:sz="0" w:space="0" w:color="auto"/>
                <w:right w:val="none" w:sz="0" w:space="0" w:color="auto"/>
              </w:divBdr>
            </w:div>
            <w:div w:id="949512142">
              <w:marLeft w:val="0"/>
              <w:marRight w:val="0"/>
              <w:marTop w:val="0"/>
              <w:marBottom w:val="0"/>
              <w:divBdr>
                <w:top w:val="none" w:sz="0" w:space="0" w:color="auto"/>
                <w:left w:val="none" w:sz="0" w:space="0" w:color="auto"/>
                <w:bottom w:val="none" w:sz="0" w:space="0" w:color="auto"/>
                <w:right w:val="none" w:sz="0" w:space="0" w:color="auto"/>
              </w:divBdr>
            </w:div>
            <w:div w:id="2100827911">
              <w:marLeft w:val="0"/>
              <w:marRight w:val="0"/>
              <w:marTop w:val="0"/>
              <w:marBottom w:val="0"/>
              <w:divBdr>
                <w:top w:val="none" w:sz="0" w:space="0" w:color="auto"/>
                <w:left w:val="none" w:sz="0" w:space="0" w:color="auto"/>
                <w:bottom w:val="none" w:sz="0" w:space="0" w:color="auto"/>
                <w:right w:val="none" w:sz="0" w:space="0" w:color="auto"/>
              </w:divBdr>
            </w:div>
            <w:div w:id="69206152">
              <w:marLeft w:val="0"/>
              <w:marRight w:val="0"/>
              <w:marTop w:val="0"/>
              <w:marBottom w:val="0"/>
              <w:divBdr>
                <w:top w:val="none" w:sz="0" w:space="0" w:color="auto"/>
                <w:left w:val="none" w:sz="0" w:space="0" w:color="auto"/>
                <w:bottom w:val="none" w:sz="0" w:space="0" w:color="auto"/>
                <w:right w:val="none" w:sz="0" w:space="0" w:color="auto"/>
              </w:divBdr>
            </w:div>
            <w:div w:id="1971860548">
              <w:marLeft w:val="0"/>
              <w:marRight w:val="0"/>
              <w:marTop w:val="0"/>
              <w:marBottom w:val="0"/>
              <w:divBdr>
                <w:top w:val="none" w:sz="0" w:space="0" w:color="auto"/>
                <w:left w:val="none" w:sz="0" w:space="0" w:color="auto"/>
                <w:bottom w:val="none" w:sz="0" w:space="0" w:color="auto"/>
                <w:right w:val="none" w:sz="0" w:space="0" w:color="auto"/>
              </w:divBdr>
            </w:div>
            <w:div w:id="535196805">
              <w:marLeft w:val="0"/>
              <w:marRight w:val="0"/>
              <w:marTop w:val="0"/>
              <w:marBottom w:val="0"/>
              <w:divBdr>
                <w:top w:val="none" w:sz="0" w:space="0" w:color="auto"/>
                <w:left w:val="none" w:sz="0" w:space="0" w:color="auto"/>
                <w:bottom w:val="none" w:sz="0" w:space="0" w:color="auto"/>
                <w:right w:val="none" w:sz="0" w:space="0" w:color="auto"/>
              </w:divBdr>
            </w:div>
            <w:div w:id="1267541397">
              <w:marLeft w:val="0"/>
              <w:marRight w:val="0"/>
              <w:marTop w:val="0"/>
              <w:marBottom w:val="0"/>
              <w:divBdr>
                <w:top w:val="none" w:sz="0" w:space="0" w:color="auto"/>
                <w:left w:val="none" w:sz="0" w:space="0" w:color="auto"/>
                <w:bottom w:val="none" w:sz="0" w:space="0" w:color="auto"/>
                <w:right w:val="none" w:sz="0" w:space="0" w:color="auto"/>
              </w:divBdr>
            </w:div>
            <w:div w:id="1255673359">
              <w:marLeft w:val="0"/>
              <w:marRight w:val="0"/>
              <w:marTop w:val="0"/>
              <w:marBottom w:val="0"/>
              <w:divBdr>
                <w:top w:val="none" w:sz="0" w:space="0" w:color="auto"/>
                <w:left w:val="none" w:sz="0" w:space="0" w:color="auto"/>
                <w:bottom w:val="none" w:sz="0" w:space="0" w:color="auto"/>
                <w:right w:val="none" w:sz="0" w:space="0" w:color="auto"/>
              </w:divBdr>
            </w:div>
            <w:div w:id="1469400546">
              <w:marLeft w:val="0"/>
              <w:marRight w:val="0"/>
              <w:marTop w:val="0"/>
              <w:marBottom w:val="0"/>
              <w:divBdr>
                <w:top w:val="none" w:sz="0" w:space="0" w:color="auto"/>
                <w:left w:val="none" w:sz="0" w:space="0" w:color="auto"/>
                <w:bottom w:val="none" w:sz="0" w:space="0" w:color="auto"/>
                <w:right w:val="none" w:sz="0" w:space="0" w:color="auto"/>
              </w:divBdr>
            </w:div>
            <w:div w:id="444420773">
              <w:marLeft w:val="0"/>
              <w:marRight w:val="0"/>
              <w:marTop w:val="0"/>
              <w:marBottom w:val="0"/>
              <w:divBdr>
                <w:top w:val="none" w:sz="0" w:space="0" w:color="auto"/>
                <w:left w:val="none" w:sz="0" w:space="0" w:color="auto"/>
                <w:bottom w:val="none" w:sz="0" w:space="0" w:color="auto"/>
                <w:right w:val="none" w:sz="0" w:space="0" w:color="auto"/>
              </w:divBdr>
            </w:div>
            <w:div w:id="627590279">
              <w:marLeft w:val="0"/>
              <w:marRight w:val="0"/>
              <w:marTop w:val="0"/>
              <w:marBottom w:val="0"/>
              <w:divBdr>
                <w:top w:val="none" w:sz="0" w:space="0" w:color="auto"/>
                <w:left w:val="none" w:sz="0" w:space="0" w:color="auto"/>
                <w:bottom w:val="none" w:sz="0" w:space="0" w:color="auto"/>
                <w:right w:val="none" w:sz="0" w:space="0" w:color="auto"/>
              </w:divBdr>
            </w:div>
            <w:div w:id="68042478">
              <w:marLeft w:val="0"/>
              <w:marRight w:val="0"/>
              <w:marTop w:val="0"/>
              <w:marBottom w:val="0"/>
              <w:divBdr>
                <w:top w:val="none" w:sz="0" w:space="0" w:color="auto"/>
                <w:left w:val="none" w:sz="0" w:space="0" w:color="auto"/>
                <w:bottom w:val="none" w:sz="0" w:space="0" w:color="auto"/>
                <w:right w:val="none" w:sz="0" w:space="0" w:color="auto"/>
              </w:divBdr>
            </w:div>
            <w:div w:id="1010180092">
              <w:marLeft w:val="0"/>
              <w:marRight w:val="0"/>
              <w:marTop w:val="0"/>
              <w:marBottom w:val="0"/>
              <w:divBdr>
                <w:top w:val="none" w:sz="0" w:space="0" w:color="auto"/>
                <w:left w:val="none" w:sz="0" w:space="0" w:color="auto"/>
                <w:bottom w:val="none" w:sz="0" w:space="0" w:color="auto"/>
                <w:right w:val="none" w:sz="0" w:space="0" w:color="auto"/>
              </w:divBdr>
            </w:div>
            <w:div w:id="700473825">
              <w:marLeft w:val="0"/>
              <w:marRight w:val="0"/>
              <w:marTop w:val="0"/>
              <w:marBottom w:val="0"/>
              <w:divBdr>
                <w:top w:val="none" w:sz="0" w:space="0" w:color="auto"/>
                <w:left w:val="none" w:sz="0" w:space="0" w:color="auto"/>
                <w:bottom w:val="none" w:sz="0" w:space="0" w:color="auto"/>
                <w:right w:val="none" w:sz="0" w:space="0" w:color="auto"/>
              </w:divBdr>
            </w:div>
            <w:div w:id="472334313">
              <w:marLeft w:val="0"/>
              <w:marRight w:val="0"/>
              <w:marTop w:val="0"/>
              <w:marBottom w:val="0"/>
              <w:divBdr>
                <w:top w:val="none" w:sz="0" w:space="0" w:color="auto"/>
                <w:left w:val="none" w:sz="0" w:space="0" w:color="auto"/>
                <w:bottom w:val="none" w:sz="0" w:space="0" w:color="auto"/>
                <w:right w:val="none" w:sz="0" w:space="0" w:color="auto"/>
              </w:divBdr>
            </w:div>
            <w:div w:id="1912079764">
              <w:marLeft w:val="0"/>
              <w:marRight w:val="0"/>
              <w:marTop w:val="0"/>
              <w:marBottom w:val="0"/>
              <w:divBdr>
                <w:top w:val="none" w:sz="0" w:space="0" w:color="auto"/>
                <w:left w:val="none" w:sz="0" w:space="0" w:color="auto"/>
                <w:bottom w:val="none" w:sz="0" w:space="0" w:color="auto"/>
                <w:right w:val="none" w:sz="0" w:space="0" w:color="auto"/>
              </w:divBdr>
            </w:div>
            <w:div w:id="54084712">
              <w:marLeft w:val="0"/>
              <w:marRight w:val="0"/>
              <w:marTop w:val="0"/>
              <w:marBottom w:val="0"/>
              <w:divBdr>
                <w:top w:val="none" w:sz="0" w:space="0" w:color="auto"/>
                <w:left w:val="none" w:sz="0" w:space="0" w:color="auto"/>
                <w:bottom w:val="none" w:sz="0" w:space="0" w:color="auto"/>
                <w:right w:val="none" w:sz="0" w:space="0" w:color="auto"/>
              </w:divBdr>
            </w:div>
            <w:div w:id="1482892398">
              <w:marLeft w:val="0"/>
              <w:marRight w:val="0"/>
              <w:marTop w:val="0"/>
              <w:marBottom w:val="0"/>
              <w:divBdr>
                <w:top w:val="none" w:sz="0" w:space="0" w:color="auto"/>
                <w:left w:val="none" w:sz="0" w:space="0" w:color="auto"/>
                <w:bottom w:val="none" w:sz="0" w:space="0" w:color="auto"/>
                <w:right w:val="none" w:sz="0" w:space="0" w:color="auto"/>
              </w:divBdr>
            </w:div>
            <w:div w:id="754277602">
              <w:marLeft w:val="0"/>
              <w:marRight w:val="0"/>
              <w:marTop w:val="0"/>
              <w:marBottom w:val="0"/>
              <w:divBdr>
                <w:top w:val="none" w:sz="0" w:space="0" w:color="auto"/>
                <w:left w:val="none" w:sz="0" w:space="0" w:color="auto"/>
                <w:bottom w:val="none" w:sz="0" w:space="0" w:color="auto"/>
                <w:right w:val="none" w:sz="0" w:space="0" w:color="auto"/>
              </w:divBdr>
            </w:div>
            <w:div w:id="1874030953">
              <w:marLeft w:val="0"/>
              <w:marRight w:val="0"/>
              <w:marTop w:val="0"/>
              <w:marBottom w:val="0"/>
              <w:divBdr>
                <w:top w:val="none" w:sz="0" w:space="0" w:color="auto"/>
                <w:left w:val="none" w:sz="0" w:space="0" w:color="auto"/>
                <w:bottom w:val="none" w:sz="0" w:space="0" w:color="auto"/>
                <w:right w:val="none" w:sz="0" w:space="0" w:color="auto"/>
              </w:divBdr>
            </w:div>
            <w:div w:id="97256047">
              <w:marLeft w:val="0"/>
              <w:marRight w:val="0"/>
              <w:marTop w:val="0"/>
              <w:marBottom w:val="0"/>
              <w:divBdr>
                <w:top w:val="none" w:sz="0" w:space="0" w:color="auto"/>
                <w:left w:val="none" w:sz="0" w:space="0" w:color="auto"/>
                <w:bottom w:val="none" w:sz="0" w:space="0" w:color="auto"/>
                <w:right w:val="none" w:sz="0" w:space="0" w:color="auto"/>
              </w:divBdr>
            </w:div>
            <w:div w:id="1783382616">
              <w:marLeft w:val="0"/>
              <w:marRight w:val="0"/>
              <w:marTop w:val="0"/>
              <w:marBottom w:val="0"/>
              <w:divBdr>
                <w:top w:val="none" w:sz="0" w:space="0" w:color="auto"/>
                <w:left w:val="none" w:sz="0" w:space="0" w:color="auto"/>
                <w:bottom w:val="none" w:sz="0" w:space="0" w:color="auto"/>
                <w:right w:val="none" w:sz="0" w:space="0" w:color="auto"/>
              </w:divBdr>
            </w:div>
            <w:div w:id="942346634">
              <w:marLeft w:val="0"/>
              <w:marRight w:val="0"/>
              <w:marTop w:val="0"/>
              <w:marBottom w:val="0"/>
              <w:divBdr>
                <w:top w:val="none" w:sz="0" w:space="0" w:color="auto"/>
                <w:left w:val="none" w:sz="0" w:space="0" w:color="auto"/>
                <w:bottom w:val="none" w:sz="0" w:space="0" w:color="auto"/>
                <w:right w:val="none" w:sz="0" w:space="0" w:color="auto"/>
              </w:divBdr>
            </w:div>
            <w:div w:id="1898320075">
              <w:marLeft w:val="0"/>
              <w:marRight w:val="0"/>
              <w:marTop w:val="0"/>
              <w:marBottom w:val="0"/>
              <w:divBdr>
                <w:top w:val="none" w:sz="0" w:space="0" w:color="auto"/>
                <w:left w:val="none" w:sz="0" w:space="0" w:color="auto"/>
                <w:bottom w:val="none" w:sz="0" w:space="0" w:color="auto"/>
                <w:right w:val="none" w:sz="0" w:space="0" w:color="auto"/>
              </w:divBdr>
            </w:div>
            <w:div w:id="1101685589">
              <w:marLeft w:val="0"/>
              <w:marRight w:val="0"/>
              <w:marTop w:val="0"/>
              <w:marBottom w:val="0"/>
              <w:divBdr>
                <w:top w:val="none" w:sz="0" w:space="0" w:color="auto"/>
                <w:left w:val="none" w:sz="0" w:space="0" w:color="auto"/>
                <w:bottom w:val="none" w:sz="0" w:space="0" w:color="auto"/>
                <w:right w:val="none" w:sz="0" w:space="0" w:color="auto"/>
              </w:divBdr>
            </w:div>
            <w:div w:id="1336687685">
              <w:marLeft w:val="0"/>
              <w:marRight w:val="0"/>
              <w:marTop w:val="0"/>
              <w:marBottom w:val="0"/>
              <w:divBdr>
                <w:top w:val="none" w:sz="0" w:space="0" w:color="auto"/>
                <w:left w:val="none" w:sz="0" w:space="0" w:color="auto"/>
                <w:bottom w:val="none" w:sz="0" w:space="0" w:color="auto"/>
                <w:right w:val="none" w:sz="0" w:space="0" w:color="auto"/>
              </w:divBdr>
            </w:div>
            <w:div w:id="807938035">
              <w:marLeft w:val="0"/>
              <w:marRight w:val="0"/>
              <w:marTop w:val="0"/>
              <w:marBottom w:val="0"/>
              <w:divBdr>
                <w:top w:val="none" w:sz="0" w:space="0" w:color="auto"/>
                <w:left w:val="none" w:sz="0" w:space="0" w:color="auto"/>
                <w:bottom w:val="none" w:sz="0" w:space="0" w:color="auto"/>
                <w:right w:val="none" w:sz="0" w:space="0" w:color="auto"/>
              </w:divBdr>
            </w:div>
            <w:div w:id="459346355">
              <w:marLeft w:val="0"/>
              <w:marRight w:val="0"/>
              <w:marTop w:val="0"/>
              <w:marBottom w:val="0"/>
              <w:divBdr>
                <w:top w:val="none" w:sz="0" w:space="0" w:color="auto"/>
                <w:left w:val="none" w:sz="0" w:space="0" w:color="auto"/>
                <w:bottom w:val="none" w:sz="0" w:space="0" w:color="auto"/>
                <w:right w:val="none" w:sz="0" w:space="0" w:color="auto"/>
              </w:divBdr>
            </w:div>
            <w:div w:id="459151172">
              <w:marLeft w:val="0"/>
              <w:marRight w:val="0"/>
              <w:marTop w:val="0"/>
              <w:marBottom w:val="0"/>
              <w:divBdr>
                <w:top w:val="none" w:sz="0" w:space="0" w:color="auto"/>
                <w:left w:val="none" w:sz="0" w:space="0" w:color="auto"/>
                <w:bottom w:val="none" w:sz="0" w:space="0" w:color="auto"/>
                <w:right w:val="none" w:sz="0" w:space="0" w:color="auto"/>
              </w:divBdr>
            </w:div>
            <w:div w:id="554583042">
              <w:marLeft w:val="0"/>
              <w:marRight w:val="0"/>
              <w:marTop w:val="0"/>
              <w:marBottom w:val="0"/>
              <w:divBdr>
                <w:top w:val="none" w:sz="0" w:space="0" w:color="auto"/>
                <w:left w:val="none" w:sz="0" w:space="0" w:color="auto"/>
                <w:bottom w:val="none" w:sz="0" w:space="0" w:color="auto"/>
                <w:right w:val="none" w:sz="0" w:space="0" w:color="auto"/>
              </w:divBdr>
            </w:div>
            <w:div w:id="299379796">
              <w:marLeft w:val="0"/>
              <w:marRight w:val="0"/>
              <w:marTop w:val="0"/>
              <w:marBottom w:val="0"/>
              <w:divBdr>
                <w:top w:val="none" w:sz="0" w:space="0" w:color="auto"/>
                <w:left w:val="none" w:sz="0" w:space="0" w:color="auto"/>
                <w:bottom w:val="none" w:sz="0" w:space="0" w:color="auto"/>
                <w:right w:val="none" w:sz="0" w:space="0" w:color="auto"/>
              </w:divBdr>
            </w:div>
            <w:div w:id="801506187">
              <w:marLeft w:val="0"/>
              <w:marRight w:val="0"/>
              <w:marTop w:val="0"/>
              <w:marBottom w:val="0"/>
              <w:divBdr>
                <w:top w:val="none" w:sz="0" w:space="0" w:color="auto"/>
                <w:left w:val="none" w:sz="0" w:space="0" w:color="auto"/>
                <w:bottom w:val="none" w:sz="0" w:space="0" w:color="auto"/>
                <w:right w:val="none" w:sz="0" w:space="0" w:color="auto"/>
              </w:divBdr>
            </w:div>
            <w:div w:id="2132162906">
              <w:marLeft w:val="0"/>
              <w:marRight w:val="0"/>
              <w:marTop w:val="0"/>
              <w:marBottom w:val="0"/>
              <w:divBdr>
                <w:top w:val="none" w:sz="0" w:space="0" w:color="auto"/>
                <w:left w:val="none" w:sz="0" w:space="0" w:color="auto"/>
                <w:bottom w:val="none" w:sz="0" w:space="0" w:color="auto"/>
                <w:right w:val="none" w:sz="0" w:space="0" w:color="auto"/>
              </w:divBdr>
            </w:div>
            <w:div w:id="1374697431">
              <w:marLeft w:val="0"/>
              <w:marRight w:val="0"/>
              <w:marTop w:val="0"/>
              <w:marBottom w:val="0"/>
              <w:divBdr>
                <w:top w:val="none" w:sz="0" w:space="0" w:color="auto"/>
                <w:left w:val="none" w:sz="0" w:space="0" w:color="auto"/>
                <w:bottom w:val="none" w:sz="0" w:space="0" w:color="auto"/>
                <w:right w:val="none" w:sz="0" w:space="0" w:color="auto"/>
              </w:divBdr>
            </w:div>
            <w:div w:id="1130123424">
              <w:marLeft w:val="0"/>
              <w:marRight w:val="0"/>
              <w:marTop w:val="0"/>
              <w:marBottom w:val="0"/>
              <w:divBdr>
                <w:top w:val="none" w:sz="0" w:space="0" w:color="auto"/>
                <w:left w:val="none" w:sz="0" w:space="0" w:color="auto"/>
                <w:bottom w:val="none" w:sz="0" w:space="0" w:color="auto"/>
                <w:right w:val="none" w:sz="0" w:space="0" w:color="auto"/>
              </w:divBdr>
            </w:div>
            <w:div w:id="985477063">
              <w:marLeft w:val="0"/>
              <w:marRight w:val="0"/>
              <w:marTop w:val="0"/>
              <w:marBottom w:val="0"/>
              <w:divBdr>
                <w:top w:val="none" w:sz="0" w:space="0" w:color="auto"/>
                <w:left w:val="none" w:sz="0" w:space="0" w:color="auto"/>
                <w:bottom w:val="none" w:sz="0" w:space="0" w:color="auto"/>
                <w:right w:val="none" w:sz="0" w:space="0" w:color="auto"/>
              </w:divBdr>
            </w:div>
            <w:div w:id="2124961932">
              <w:marLeft w:val="0"/>
              <w:marRight w:val="0"/>
              <w:marTop w:val="0"/>
              <w:marBottom w:val="0"/>
              <w:divBdr>
                <w:top w:val="none" w:sz="0" w:space="0" w:color="auto"/>
                <w:left w:val="none" w:sz="0" w:space="0" w:color="auto"/>
                <w:bottom w:val="none" w:sz="0" w:space="0" w:color="auto"/>
                <w:right w:val="none" w:sz="0" w:space="0" w:color="auto"/>
              </w:divBdr>
            </w:div>
            <w:div w:id="646864852">
              <w:marLeft w:val="0"/>
              <w:marRight w:val="0"/>
              <w:marTop w:val="0"/>
              <w:marBottom w:val="0"/>
              <w:divBdr>
                <w:top w:val="none" w:sz="0" w:space="0" w:color="auto"/>
                <w:left w:val="none" w:sz="0" w:space="0" w:color="auto"/>
                <w:bottom w:val="none" w:sz="0" w:space="0" w:color="auto"/>
                <w:right w:val="none" w:sz="0" w:space="0" w:color="auto"/>
              </w:divBdr>
            </w:div>
            <w:div w:id="210295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7825">
      <w:bodyDiv w:val="1"/>
      <w:marLeft w:val="0"/>
      <w:marRight w:val="0"/>
      <w:marTop w:val="0"/>
      <w:marBottom w:val="0"/>
      <w:divBdr>
        <w:top w:val="none" w:sz="0" w:space="0" w:color="auto"/>
        <w:left w:val="none" w:sz="0" w:space="0" w:color="auto"/>
        <w:bottom w:val="none" w:sz="0" w:space="0" w:color="auto"/>
        <w:right w:val="none" w:sz="0" w:space="0" w:color="auto"/>
      </w:divBdr>
      <w:divsChild>
        <w:div w:id="437335155">
          <w:marLeft w:val="0"/>
          <w:marRight w:val="0"/>
          <w:marTop w:val="0"/>
          <w:marBottom w:val="0"/>
          <w:divBdr>
            <w:top w:val="none" w:sz="0" w:space="0" w:color="auto"/>
            <w:left w:val="none" w:sz="0" w:space="0" w:color="auto"/>
            <w:bottom w:val="none" w:sz="0" w:space="0" w:color="auto"/>
            <w:right w:val="none" w:sz="0" w:space="0" w:color="auto"/>
          </w:divBdr>
          <w:divsChild>
            <w:div w:id="1405566725">
              <w:marLeft w:val="0"/>
              <w:marRight w:val="0"/>
              <w:marTop w:val="0"/>
              <w:marBottom w:val="0"/>
              <w:divBdr>
                <w:top w:val="none" w:sz="0" w:space="0" w:color="auto"/>
                <w:left w:val="none" w:sz="0" w:space="0" w:color="auto"/>
                <w:bottom w:val="none" w:sz="0" w:space="0" w:color="auto"/>
                <w:right w:val="none" w:sz="0" w:space="0" w:color="auto"/>
              </w:divBdr>
            </w:div>
            <w:div w:id="745884560">
              <w:marLeft w:val="0"/>
              <w:marRight w:val="0"/>
              <w:marTop w:val="0"/>
              <w:marBottom w:val="0"/>
              <w:divBdr>
                <w:top w:val="none" w:sz="0" w:space="0" w:color="auto"/>
                <w:left w:val="none" w:sz="0" w:space="0" w:color="auto"/>
                <w:bottom w:val="none" w:sz="0" w:space="0" w:color="auto"/>
                <w:right w:val="none" w:sz="0" w:space="0" w:color="auto"/>
              </w:divBdr>
            </w:div>
            <w:div w:id="2024697830">
              <w:marLeft w:val="0"/>
              <w:marRight w:val="0"/>
              <w:marTop w:val="0"/>
              <w:marBottom w:val="0"/>
              <w:divBdr>
                <w:top w:val="none" w:sz="0" w:space="0" w:color="auto"/>
                <w:left w:val="none" w:sz="0" w:space="0" w:color="auto"/>
                <w:bottom w:val="none" w:sz="0" w:space="0" w:color="auto"/>
                <w:right w:val="none" w:sz="0" w:space="0" w:color="auto"/>
              </w:divBdr>
            </w:div>
            <w:div w:id="1711682577">
              <w:marLeft w:val="0"/>
              <w:marRight w:val="0"/>
              <w:marTop w:val="0"/>
              <w:marBottom w:val="0"/>
              <w:divBdr>
                <w:top w:val="none" w:sz="0" w:space="0" w:color="auto"/>
                <w:left w:val="none" w:sz="0" w:space="0" w:color="auto"/>
                <w:bottom w:val="none" w:sz="0" w:space="0" w:color="auto"/>
                <w:right w:val="none" w:sz="0" w:space="0" w:color="auto"/>
              </w:divBdr>
            </w:div>
            <w:div w:id="2029746286">
              <w:marLeft w:val="0"/>
              <w:marRight w:val="0"/>
              <w:marTop w:val="0"/>
              <w:marBottom w:val="0"/>
              <w:divBdr>
                <w:top w:val="none" w:sz="0" w:space="0" w:color="auto"/>
                <w:left w:val="none" w:sz="0" w:space="0" w:color="auto"/>
                <w:bottom w:val="none" w:sz="0" w:space="0" w:color="auto"/>
                <w:right w:val="none" w:sz="0" w:space="0" w:color="auto"/>
              </w:divBdr>
            </w:div>
            <w:div w:id="984047058">
              <w:marLeft w:val="0"/>
              <w:marRight w:val="0"/>
              <w:marTop w:val="0"/>
              <w:marBottom w:val="0"/>
              <w:divBdr>
                <w:top w:val="none" w:sz="0" w:space="0" w:color="auto"/>
                <w:left w:val="none" w:sz="0" w:space="0" w:color="auto"/>
                <w:bottom w:val="none" w:sz="0" w:space="0" w:color="auto"/>
                <w:right w:val="none" w:sz="0" w:space="0" w:color="auto"/>
              </w:divBdr>
            </w:div>
            <w:div w:id="1711950634">
              <w:marLeft w:val="0"/>
              <w:marRight w:val="0"/>
              <w:marTop w:val="0"/>
              <w:marBottom w:val="0"/>
              <w:divBdr>
                <w:top w:val="none" w:sz="0" w:space="0" w:color="auto"/>
                <w:left w:val="none" w:sz="0" w:space="0" w:color="auto"/>
                <w:bottom w:val="none" w:sz="0" w:space="0" w:color="auto"/>
                <w:right w:val="none" w:sz="0" w:space="0" w:color="auto"/>
              </w:divBdr>
            </w:div>
            <w:div w:id="973557622">
              <w:marLeft w:val="0"/>
              <w:marRight w:val="0"/>
              <w:marTop w:val="0"/>
              <w:marBottom w:val="0"/>
              <w:divBdr>
                <w:top w:val="none" w:sz="0" w:space="0" w:color="auto"/>
                <w:left w:val="none" w:sz="0" w:space="0" w:color="auto"/>
                <w:bottom w:val="none" w:sz="0" w:space="0" w:color="auto"/>
                <w:right w:val="none" w:sz="0" w:space="0" w:color="auto"/>
              </w:divBdr>
            </w:div>
            <w:div w:id="1983003651">
              <w:marLeft w:val="0"/>
              <w:marRight w:val="0"/>
              <w:marTop w:val="0"/>
              <w:marBottom w:val="0"/>
              <w:divBdr>
                <w:top w:val="none" w:sz="0" w:space="0" w:color="auto"/>
                <w:left w:val="none" w:sz="0" w:space="0" w:color="auto"/>
                <w:bottom w:val="none" w:sz="0" w:space="0" w:color="auto"/>
                <w:right w:val="none" w:sz="0" w:space="0" w:color="auto"/>
              </w:divBdr>
            </w:div>
            <w:div w:id="1242370219">
              <w:marLeft w:val="0"/>
              <w:marRight w:val="0"/>
              <w:marTop w:val="0"/>
              <w:marBottom w:val="0"/>
              <w:divBdr>
                <w:top w:val="none" w:sz="0" w:space="0" w:color="auto"/>
                <w:left w:val="none" w:sz="0" w:space="0" w:color="auto"/>
                <w:bottom w:val="none" w:sz="0" w:space="0" w:color="auto"/>
                <w:right w:val="none" w:sz="0" w:space="0" w:color="auto"/>
              </w:divBdr>
            </w:div>
            <w:div w:id="31462635">
              <w:marLeft w:val="0"/>
              <w:marRight w:val="0"/>
              <w:marTop w:val="0"/>
              <w:marBottom w:val="0"/>
              <w:divBdr>
                <w:top w:val="none" w:sz="0" w:space="0" w:color="auto"/>
                <w:left w:val="none" w:sz="0" w:space="0" w:color="auto"/>
                <w:bottom w:val="none" w:sz="0" w:space="0" w:color="auto"/>
                <w:right w:val="none" w:sz="0" w:space="0" w:color="auto"/>
              </w:divBdr>
            </w:div>
            <w:div w:id="353458268">
              <w:marLeft w:val="0"/>
              <w:marRight w:val="0"/>
              <w:marTop w:val="0"/>
              <w:marBottom w:val="0"/>
              <w:divBdr>
                <w:top w:val="none" w:sz="0" w:space="0" w:color="auto"/>
                <w:left w:val="none" w:sz="0" w:space="0" w:color="auto"/>
                <w:bottom w:val="none" w:sz="0" w:space="0" w:color="auto"/>
                <w:right w:val="none" w:sz="0" w:space="0" w:color="auto"/>
              </w:divBdr>
            </w:div>
            <w:div w:id="1967926070">
              <w:marLeft w:val="0"/>
              <w:marRight w:val="0"/>
              <w:marTop w:val="0"/>
              <w:marBottom w:val="0"/>
              <w:divBdr>
                <w:top w:val="none" w:sz="0" w:space="0" w:color="auto"/>
                <w:left w:val="none" w:sz="0" w:space="0" w:color="auto"/>
                <w:bottom w:val="none" w:sz="0" w:space="0" w:color="auto"/>
                <w:right w:val="none" w:sz="0" w:space="0" w:color="auto"/>
              </w:divBdr>
            </w:div>
            <w:div w:id="1098717349">
              <w:marLeft w:val="0"/>
              <w:marRight w:val="0"/>
              <w:marTop w:val="0"/>
              <w:marBottom w:val="0"/>
              <w:divBdr>
                <w:top w:val="none" w:sz="0" w:space="0" w:color="auto"/>
                <w:left w:val="none" w:sz="0" w:space="0" w:color="auto"/>
                <w:bottom w:val="none" w:sz="0" w:space="0" w:color="auto"/>
                <w:right w:val="none" w:sz="0" w:space="0" w:color="auto"/>
              </w:divBdr>
            </w:div>
            <w:div w:id="1890872122">
              <w:marLeft w:val="0"/>
              <w:marRight w:val="0"/>
              <w:marTop w:val="0"/>
              <w:marBottom w:val="0"/>
              <w:divBdr>
                <w:top w:val="none" w:sz="0" w:space="0" w:color="auto"/>
                <w:left w:val="none" w:sz="0" w:space="0" w:color="auto"/>
                <w:bottom w:val="none" w:sz="0" w:space="0" w:color="auto"/>
                <w:right w:val="none" w:sz="0" w:space="0" w:color="auto"/>
              </w:divBdr>
            </w:div>
            <w:div w:id="1061904055">
              <w:marLeft w:val="0"/>
              <w:marRight w:val="0"/>
              <w:marTop w:val="0"/>
              <w:marBottom w:val="0"/>
              <w:divBdr>
                <w:top w:val="none" w:sz="0" w:space="0" w:color="auto"/>
                <w:left w:val="none" w:sz="0" w:space="0" w:color="auto"/>
                <w:bottom w:val="none" w:sz="0" w:space="0" w:color="auto"/>
                <w:right w:val="none" w:sz="0" w:space="0" w:color="auto"/>
              </w:divBdr>
            </w:div>
            <w:div w:id="1072659544">
              <w:marLeft w:val="0"/>
              <w:marRight w:val="0"/>
              <w:marTop w:val="0"/>
              <w:marBottom w:val="0"/>
              <w:divBdr>
                <w:top w:val="none" w:sz="0" w:space="0" w:color="auto"/>
                <w:left w:val="none" w:sz="0" w:space="0" w:color="auto"/>
                <w:bottom w:val="none" w:sz="0" w:space="0" w:color="auto"/>
                <w:right w:val="none" w:sz="0" w:space="0" w:color="auto"/>
              </w:divBdr>
            </w:div>
            <w:div w:id="1478104179">
              <w:marLeft w:val="0"/>
              <w:marRight w:val="0"/>
              <w:marTop w:val="0"/>
              <w:marBottom w:val="0"/>
              <w:divBdr>
                <w:top w:val="none" w:sz="0" w:space="0" w:color="auto"/>
                <w:left w:val="none" w:sz="0" w:space="0" w:color="auto"/>
                <w:bottom w:val="none" w:sz="0" w:space="0" w:color="auto"/>
                <w:right w:val="none" w:sz="0" w:space="0" w:color="auto"/>
              </w:divBdr>
            </w:div>
            <w:div w:id="211695813">
              <w:marLeft w:val="0"/>
              <w:marRight w:val="0"/>
              <w:marTop w:val="0"/>
              <w:marBottom w:val="0"/>
              <w:divBdr>
                <w:top w:val="none" w:sz="0" w:space="0" w:color="auto"/>
                <w:left w:val="none" w:sz="0" w:space="0" w:color="auto"/>
                <w:bottom w:val="none" w:sz="0" w:space="0" w:color="auto"/>
                <w:right w:val="none" w:sz="0" w:space="0" w:color="auto"/>
              </w:divBdr>
            </w:div>
            <w:div w:id="2020112531">
              <w:marLeft w:val="0"/>
              <w:marRight w:val="0"/>
              <w:marTop w:val="0"/>
              <w:marBottom w:val="0"/>
              <w:divBdr>
                <w:top w:val="none" w:sz="0" w:space="0" w:color="auto"/>
                <w:left w:val="none" w:sz="0" w:space="0" w:color="auto"/>
                <w:bottom w:val="none" w:sz="0" w:space="0" w:color="auto"/>
                <w:right w:val="none" w:sz="0" w:space="0" w:color="auto"/>
              </w:divBdr>
            </w:div>
            <w:div w:id="1330451425">
              <w:marLeft w:val="0"/>
              <w:marRight w:val="0"/>
              <w:marTop w:val="0"/>
              <w:marBottom w:val="0"/>
              <w:divBdr>
                <w:top w:val="none" w:sz="0" w:space="0" w:color="auto"/>
                <w:left w:val="none" w:sz="0" w:space="0" w:color="auto"/>
                <w:bottom w:val="none" w:sz="0" w:space="0" w:color="auto"/>
                <w:right w:val="none" w:sz="0" w:space="0" w:color="auto"/>
              </w:divBdr>
            </w:div>
            <w:div w:id="830021509">
              <w:marLeft w:val="0"/>
              <w:marRight w:val="0"/>
              <w:marTop w:val="0"/>
              <w:marBottom w:val="0"/>
              <w:divBdr>
                <w:top w:val="none" w:sz="0" w:space="0" w:color="auto"/>
                <w:left w:val="none" w:sz="0" w:space="0" w:color="auto"/>
                <w:bottom w:val="none" w:sz="0" w:space="0" w:color="auto"/>
                <w:right w:val="none" w:sz="0" w:space="0" w:color="auto"/>
              </w:divBdr>
            </w:div>
            <w:div w:id="1225876491">
              <w:marLeft w:val="0"/>
              <w:marRight w:val="0"/>
              <w:marTop w:val="0"/>
              <w:marBottom w:val="0"/>
              <w:divBdr>
                <w:top w:val="none" w:sz="0" w:space="0" w:color="auto"/>
                <w:left w:val="none" w:sz="0" w:space="0" w:color="auto"/>
                <w:bottom w:val="none" w:sz="0" w:space="0" w:color="auto"/>
                <w:right w:val="none" w:sz="0" w:space="0" w:color="auto"/>
              </w:divBdr>
            </w:div>
            <w:div w:id="316226486">
              <w:marLeft w:val="0"/>
              <w:marRight w:val="0"/>
              <w:marTop w:val="0"/>
              <w:marBottom w:val="0"/>
              <w:divBdr>
                <w:top w:val="none" w:sz="0" w:space="0" w:color="auto"/>
                <w:left w:val="none" w:sz="0" w:space="0" w:color="auto"/>
                <w:bottom w:val="none" w:sz="0" w:space="0" w:color="auto"/>
                <w:right w:val="none" w:sz="0" w:space="0" w:color="auto"/>
              </w:divBdr>
            </w:div>
            <w:div w:id="1133328683">
              <w:marLeft w:val="0"/>
              <w:marRight w:val="0"/>
              <w:marTop w:val="0"/>
              <w:marBottom w:val="0"/>
              <w:divBdr>
                <w:top w:val="none" w:sz="0" w:space="0" w:color="auto"/>
                <w:left w:val="none" w:sz="0" w:space="0" w:color="auto"/>
                <w:bottom w:val="none" w:sz="0" w:space="0" w:color="auto"/>
                <w:right w:val="none" w:sz="0" w:space="0" w:color="auto"/>
              </w:divBdr>
            </w:div>
            <w:div w:id="939489657">
              <w:marLeft w:val="0"/>
              <w:marRight w:val="0"/>
              <w:marTop w:val="0"/>
              <w:marBottom w:val="0"/>
              <w:divBdr>
                <w:top w:val="none" w:sz="0" w:space="0" w:color="auto"/>
                <w:left w:val="none" w:sz="0" w:space="0" w:color="auto"/>
                <w:bottom w:val="none" w:sz="0" w:space="0" w:color="auto"/>
                <w:right w:val="none" w:sz="0" w:space="0" w:color="auto"/>
              </w:divBdr>
            </w:div>
            <w:div w:id="1169325261">
              <w:marLeft w:val="0"/>
              <w:marRight w:val="0"/>
              <w:marTop w:val="0"/>
              <w:marBottom w:val="0"/>
              <w:divBdr>
                <w:top w:val="none" w:sz="0" w:space="0" w:color="auto"/>
                <w:left w:val="none" w:sz="0" w:space="0" w:color="auto"/>
                <w:bottom w:val="none" w:sz="0" w:space="0" w:color="auto"/>
                <w:right w:val="none" w:sz="0" w:space="0" w:color="auto"/>
              </w:divBdr>
            </w:div>
            <w:div w:id="1826437414">
              <w:marLeft w:val="0"/>
              <w:marRight w:val="0"/>
              <w:marTop w:val="0"/>
              <w:marBottom w:val="0"/>
              <w:divBdr>
                <w:top w:val="none" w:sz="0" w:space="0" w:color="auto"/>
                <w:left w:val="none" w:sz="0" w:space="0" w:color="auto"/>
                <w:bottom w:val="none" w:sz="0" w:space="0" w:color="auto"/>
                <w:right w:val="none" w:sz="0" w:space="0" w:color="auto"/>
              </w:divBdr>
            </w:div>
            <w:div w:id="297225305">
              <w:marLeft w:val="0"/>
              <w:marRight w:val="0"/>
              <w:marTop w:val="0"/>
              <w:marBottom w:val="0"/>
              <w:divBdr>
                <w:top w:val="none" w:sz="0" w:space="0" w:color="auto"/>
                <w:left w:val="none" w:sz="0" w:space="0" w:color="auto"/>
                <w:bottom w:val="none" w:sz="0" w:space="0" w:color="auto"/>
                <w:right w:val="none" w:sz="0" w:space="0" w:color="auto"/>
              </w:divBdr>
            </w:div>
            <w:div w:id="546526439">
              <w:marLeft w:val="0"/>
              <w:marRight w:val="0"/>
              <w:marTop w:val="0"/>
              <w:marBottom w:val="0"/>
              <w:divBdr>
                <w:top w:val="none" w:sz="0" w:space="0" w:color="auto"/>
                <w:left w:val="none" w:sz="0" w:space="0" w:color="auto"/>
                <w:bottom w:val="none" w:sz="0" w:space="0" w:color="auto"/>
                <w:right w:val="none" w:sz="0" w:space="0" w:color="auto"/>
              </w:divBdr>
            </w:div>
            <w:div w:id="1163011395">
              <w:marLeft w:val="0"/>
              <w:marRight w:val="0"/>
              <w:marTop w:val="0"/>
              <w:marBottom w:val="0"/>
              <w:divBdr>
                <w:top w:val="none" w:sz="0" w:space="0" w:color="auto"/>
                <w:left w:val="none" w:sz="0" w:space="0" w:color="auto"/>
                <w:bottom w:val="none" w:sz="0" w:space="0" w:color="auto"/>
                <w:right w:val="none" w:sz="0" w:space="0" w:color="auto"/>
              </w:divBdr>
            </w:div>
            <w:div w:id="2073431018">
              <w:marLeft w:val="0"/>
              <w:marRight w:val="0"/>
              <w:marTop w:val="0"/>
              <w:marBottom w:val="0"/>
              <w:divBdr>
                <w:top w:val="none" w:sz="0" w:space="0" w:color="auto"/>
                <w:left w:val="none" w:sz="0" w:space="0" w:color="auto"/>
                <w:bottom w:val="none" w:sz="0" w:space="0" w:color="auto"/>
                <w:right w:val="none" w:sz="0" w:space="0" w:color="auto"/>
              </w:divBdr>
            </w:div>
            <w:div w:id="678460626">
              <w:marLeft w:val="0"/>
              <w:marRight w:val="0"/>
              <w:marTop w:val="0"/>
              <w:marBottom w:val="0"/>
              <w:divBdr>
                <w:top w:val="none" w:sz="0" w:space="0" w:color="auto"/>
                <w:left w:val="none" w:sz="0" w:space="0" w:color="auto"/>
                <w:bottom w:val="none" w:sz="0" w:space="0" w:color="auto"/>
                <w:right w:val="none" w:sz="0" w:space="0" w:color="auto"/>
              </w:divBdr>
            </w:div>
            <w:div w:id="839276078">
              <w:marLeft w:val="0"/>
              <w:marRight w:val="0"/>
              <w:marTop w:val="0"/>
              <w:marBottom w:val="0"/>
              <w:divBdr>
                <w:top w:val="none" w:sz="0" w:space="0" w:color="auto"/>
                <w:left w:val="none" w:sz="0" w:space="0" w:color="auto"/>
                <w:bottom w:val="none" w:sz="0" w:space="0" w:color="auto"/>
                <w:right w:val="none" w:sz="0" w:space="0" w:color="auto"/>
              </w:divBdr>
            </w:div>
            <w:div w:id="1354843342">
              <w:marLeft w:val="0"/>
              <w:marRight w:val="0"/>
              <w:marTop w:val="0"/>
              <w:marBottom w:val="0"/>
              <w:divBdr>
                <w:top w:val="none" w:sz="0" w:space="0" w:color="auto"/>
                <w:left w:val="none" w:sz="0" w:space="0" w:color="auto"/>
                <w:bottom w:val="none" w:sz="0" w:space="0" w:color="auto"/>
                <w:right w:val="none" w:sz="0" w:space="0" w:color="auto"/>
              </w:divBdr>
            </w:div>
            <w:div w:id="863254356">
              <w:marLeft w:val="0"/>
              <w:marRight w:val="0"/>
              <w:marTop w:val="0"/>
              <w:marBottom w:val="0"/>
              <w:divBdr>
                <w:top w:val="none" w:sz="0" w:space="0" w:color="auto"/>
                <w:left w:val="none" w:sz="0" w:space="0" w:color="auto"/>
                <w:bottom w:val="none" w:sz="0" w:space="0" w:color="auto"/>
                <w:right w:val="none" w:sz="0" w:space="0" w:color="auto"/>
              </w:divBdr>
            </w:div>
            <w:div w:id="679357638">
              <w:marLeft w:val="0"/>
              <w:marRight w:val="0"/>
              <w:marTop w:val="0"/>
              <w:marBottom w:val="0"/>
              <w:divBdr>
                <w:top w:val="none" w:sz="0" w:space="0" w:color="auto"/>
                <w:left w:val="none" w:sz="0" w:space="0" w:color="auto"/>
                <w:bottom w:val="none" w:sz="0" w:space="0" w:color="auto"/>
                <w:right w:val="none" w:sz="0" w:space="0" w:color="auto"/>
              </w:divBdr>
            </w:div>
            <w:div w:id="1061711752">
              <w:marLeft w:val="0"/>
              <w:marRight w:val="0"/>
              <w:marTop w:val="0"/>
              <w:marBottom w:val="0"/>
              <w:divBdr>
                <w:top w:val="none" w:sz="0" w:space="0" w:color="auto"/>
                <w:left w:val="none" w:sz="0" w:space="0" w:color="auto"/>
                <w:bottom w:val="none" w:sz="0" w:space="0" w:color="auto"/>
                <w:right w:val="none" w:sz="0" w:space="0" w:color="auto"/>
              </w:divBdr>
            </w:div>
            <w:div w:id="1324159879">
              <w:marLeft w:val="0"/>
              <w:marRight w:val="0"/>
              <w:marTop w:val="0"/>
              <w:marBottom w:val="0"/>
              <w:divBdr>
                <w:top w:val="none" w:sz="0" w:space="0" w:color="auto"/>
                <w:left w:val="none" w:sz="0" w:space="0" w:color="auto"/>
                <w:bottom w:val="none" w:sz="0" w:space="0" w:color="auto"/>
                <w:right w:val="none" w:sz="0" w:space="0" w:color="auto"/>
              </w:divBdr>
            </w:div>
            <w:div w:id="610824512">
              <w:marLeft w:val="0"/>
              <w:marRight w:val="0"/>
              <w:marTop w:val="0"/>
              <w:marBottom w:val="0"/>
              <w:divBdr>
                <w:top w:val="none" w:sz="0" w:space="0" w:color="auto"/>
                <w:left w:val="none" w:sz="0" w:space="0" w:color="auto"/>
                <w:bottom w:val="none" w:sz="0" w:space="0" w:color="auto"/>
                <w:right w:val="none" w:sz="0" w:space="0" w:color="auto"/>
              </w:divBdr>
            </w:div>
            <w:div w:id="1081214044">
              <w:marLeft w:val="0"/>
              <w:marRight w:val="0"/>
              <w:marTop w:val="0"/>
              <w:marBottom w:val="0"/>
              <w:divBdr>
                <w:top w:val="none" w:sz="0" w:space="0" w:color="auto"/>
                <w:left w:val="none" w:sz="0" w:space="0" w:color="auto"/>
                <w:bottom w:val="none" w:sz="0" w:space="0" w:color="auto"/>
                <w:right w:val="none" w:sz="0" w:space="0" w:color="auto"/>
              </w:divBdr>
            </w:div>
            <w:div w:id="1404569603">
              <w:marLeft w:val="0"/>
              <w:marRight w:val="0"/>
              <w:marTop w:val="0"/>
              <w:marBottom w:val="0"/>
              <w:divBdr>
                <w:top w:val="none" w:sz="0" w:space="0" w:color="auto"/>
                <w:left w:val="none" w:sz="0" w:space="0" w:color="auto"/>
                <w:bottom w:val="none" w:sz="0" w:space="0" w:color="auto"/>
                <w:right w:val="none" w:sz="0" w:space="0" w:color="auto"/>
              </w:divBdr>
            </w:div>
            <w:div w:id="1643802935">
              <w:marLeft w:val="0"/>
              <w:marRight w:val="0"/>
              <w:marTop w:val="0"/>
              <w:marBottom w:val="0"/>
              <w:divBdr>
                <w:top w:val="none" w:sz="0" w:space="0" w:color="auto"/>
                <w:left w:val="none" w:sz="0" w:space="0" w:color="auto"/>
                <w:bottom w:val="none" w:sz="0" w:space="0" w:color="auto"/>
                <w:right w:val="none" w:sz="0" w:space="0" w:color="auto"/>
              </w:divBdr>
            </w:div>
            <w:div w:id="1731417379">
              <w:marLeft w:val="0"/>
              <w:marRight w:val="0"/>
              <w:marTop w:val="0"/>
              <w:marBottom w:val="0"/>
              <w:divBdr>
                <w:top w:val="none" w:sz="0" w:space="0" w:color="auto"/>
                <w:left w:val="none" w:sz="0" w:space="0" w:color="auto"/>
                <w:bottom w:val="none" w:sz="0" w:space="0" w:color="auto"/>
                <w:right w:val="none" w:sz="0" w:space="0" w:color="auto"/>
              </w:divBdr>
            </w:div>
            <w:div w:id="825710797">
              <w:marLeft w:val="0"/>
              <w:marRight w:val="0"/>
              <w:marTop w:val="0"/>
              <w:marBottom w:val="0"/>
              <w:divBdr>
                <w:top w:val="none" w:sz="0" w:space="0" w:color="auto"/>
                <w:left w:val="none" w:sz="0" w:space="0" w:color="auto"/>
                <w:bottom w:val="none" w:sz="0" w:space="0" w:color="auto"/>
                <w:right w:val="none" w:sz="0" w:space="0" w:color="auto"/>
              </w:divBdr>
            </w:div>
            <w:div w:id="1274871961">
              <w:marLeft w:val="0"/>
              <w:marRight w:val="0"/>
              <w:marTop w:val="0"/>
              <w:marBottom w:val="0"/>
              <w:divBdr>
                <w:top w:val="none" w:sz="0" w:space="0" w:color="auto"/>
                <w:left w:val="none" w:sz="0" w:space="0" w:color="auto"/>
                <w:bottom w:val="none" w:sz="0" w:space="0" w:color="auto"/>
                <w:right w:val="none" w:sz="0" w:space="0" w:color="auto"/>
              </w:divBdr>
            </w:div>
            <w:div w:id="58794616">
              <w:marLeft w:val="0"/>
              <w:marRight w:val="0"/>
              <w:marTop w:val="0"/>
              <w:marBottom w:val="0"/>
              <w:divBdr>
                <w:top w:val="none" w:sz="0" w:space="0" w:color="auto"/>
                <w:left w:val="none" w:sz="0" w:space="0" w:color="auto"/>
                <w:bottom w:val="none" w:sz="0" w:space="0" w:color="auto"/>
                <w:right w:val="none" w:sz="0" w:space="0" w:color="auto"/>
              </w:divBdr>
            </w:div>
            <w:div w:id="1716078518">
              <w:marLeft w:val="0"/>
              <w:marRight w:val="0"/>
              <w:marTop w:val="0"/>
              <w:marBottom w:val="0"/>
              <w:divBdr>
                <w:top w:val="none" w:sz="0" w:space="0" w:color="auto"/>
                <w:left w:val="none" w:sz="0" w:space="0" w:color="auto"/>
                <w:bottom w:val="none" w:sz="0" w:space="0" w:color="auto"/>
                <w:right w:val="none" w:sz="0" w:space="0" w:color="auto"/>
              </w:divBdr>
            </w:div>
            <w:div w:id="666522227">
              <w:marLeft w:val="0"/>
              <w:marRight w:val="0"/>
              <w:marTop w:val="0"/>
              <w:marBottom w:val="0"/>
              <w:divBdr>
                <w:top w:val="none" w:sz="0" w:space="0" w:color="auto"/>
                <w:left w:val="none" w:sz="0" w:space="0" w:color="auto"/>
                <w:bottom w:val="none" w:sz="0" w:space="0" w:color="auto"/>
                <w:right w:val="none" w:sz="0" w:space="0" w:color="auto"/>
              </w:divBdr>
            </w:div>
            <w:div w:id="343360385">
              <w:marLeft w:val="0"/>
              <w:marRight w:val="0"/>
              <w:marTop w:val="0"/>
              <w:marBottom w:val="0"/>
              <w:divBdr>
                <w:top w:val="none" w:sz="0" w:space="0" w:color="auto"/>
                <w:left w:val="none" w:sz="0" w:space="0" w:color="auto"/>
                <w:bottom w:val="none" w:sz="0" w:space="0" w:color="auto"/>
                <w:right w:val="none" w:sz="0" w:space="0" w:color="auto"/>
              </w:divBdr>
            </w:div>
            <w:div w:id="1240016998">
              <w:marLeft w:val="0"/>
              <w:marRight w:val="0"/>
              <w:marTop w:val="0"/>
              <w:marBottom w:val="0"/>
              <w:divBdr>
                <w:top w:val="none" w:sz="0" w:space="0" w:color="auto"/>
                <w:left w:val="none" w:sz="0" w:space="0" w:color="auto"/>
                <w:bottom w:val="none" w:sz="0" w:space="0" w:color="auto"/>
                <w:right w:val="none" w:sz="0" w:space="0" w:color="auto"/>
              </w:divBdr>
            </w:div>
            <w:div w:id="1532495380">
              <w:marLeft w:val="0"/>
              <w:marRight w:val="0"/>
              <w:marTop w:val="0"/>
              <w:marBottom w:val="0"/>
              <w:divBdr>
                <w:top w:val="none" w:sz="0" w:space="0" w:color="auto"/>
                <w:left w:val="none" w:sz="0" w:space="0" w:color="auto"/>
                <w:bottom w:val="none" w:sz="0" w:space="0" w:color="auto"/>
                <w:right w:val="none" w:sz="0" w:space="0" w:color="auto"/>
              </w:divBdr>
            </w:div>
            <w:div w:id="1053381838">
              <w:marLeft w:val="0"/>
              <w:marRight w:val="0"/>
              <w:marTop w:val="0"/>
              <w:marBottom w:val="0"/>
              <w:divBdr>
                <w:top w:val="none" w:sz="0" w:space="0" w:color="auto"/>
                <w:left w:val="none" w:sz="0" w:space="0" w:color="auto"/>
                <w:bottom w:val="none" w:sz="0" w:space="0" w:color="auto"/>
                <w:right w:val="none" w:sz="0" w:space="0" w:color="auto"/>
              </w:divBdr>
            </w:div>
            <w:div w:id="1940523868">
              <w:marLeft w:val="0"/>
              <w:marRight w:val="0"/>
              <w:marTop w:val="0"/>
              <w:marBottom w:val="0"/>
              <w:divBdr>
                <w:top w:val="none" w:sz="0" w:space="0" w:color="auto"/>
                <w:left w:val="none" w:sz="0" w:space="0" w:color="auto"/>
                <w:bottom w:val="none" w:sz="0" w:space="0" w:color="auto"/>
                <w:right w:val="none" w:sz="0" w:space="0" w:color="auto"/>
              </w:divBdr>
            </w:div>
            <w:div w:id="1526166889">
              <w:marLeft w:val="0"/>
              <w:marRight w:val="0"/>
              <w:marTop w:val="0"/>
              <w:marBottom w:val="0"/>
              <w:divBdr>
                <w:top w:val="none" w:sz="0" w:space="0" w:color="auto"/>
                <w:left w:val="none" w:sz="0" w:space="0" w:color="auto"/>
                <w:bottom w:val="none" w:sz="0" w:space="0" w:color="auto"/>
                <w:right w:val="none" w:sz="0" w:space="0" w:color="auto"/>
              </w:divBdr>
            </w:div>
            <w:div w:id="1597207318">
              <w:marLeft w:val="0"/>
              <w:marRight w:val="0"/>
              <w:marTop w:val="0"/>
              <w:marBottom w:val="0"/>
              <w:divBdr>
                <w:top w:val="none" w:sz="0" w:space="0" w:color="auto"/>
                <w:left w:val="none" w:sz="0" w:space="0" w:color="auto"/>
                <w:bottom w:val="none" w:sz="0" w:space="0" w:color="auto"/>
                <w:right w:val="none" w:sz="0" w:space="0" w:color="auto"/>
              </w:divBdr>
            </w:div>
            <w:div w:id="1075661859">
              <w:marLeft w:val="0"/>
              <w:marRight w:val="0"/>
              <w:marTop w:val="0"/>
              <w:marBottom w:val="0"/>
              <w:divBdr>
                <w:top w:val="none" w:sz="0" w:space="0" w:color="auto"/>
                <w:left w:val="none" w:sz="0" w:space="0" w:color="auto"/>
                <w:bottom w:val="none" w:sz="0" w:space="0" w:color="auto"/>
                <w:right w:val="none" w:sz="0" w:space="0" w:color="auto"/>
              </w:divBdr>
            </w:div>
            <w:div w:id="1929970299">
              <w:marLeft w:val="0"/>
              <w:marRight w:val="0"/>
              <w:marTop w:val="0"/>
              <w:marBottom w:val="0"/>
              <w:divBdr>
                <w:top w:val="none" w:sz="0" w:space="0" w:color="auto"/>
                <w:left w:val="none" w:sz="0" w:space="0" w:color="auto"/>
                <w:bottom w:val="none" w:sz="0" w:space="0" w:color="auto"/>
                <w:right w:val="none" w:sz="0" w:space="0" w:color="auto"/>
              </w:divBdr>
            </w:div>
            <w:div w:id="819152576">
              <w:marLeft w:val="0"/>
              <w:marRight w:val="0"/>
              <w:marTop w:val="0"/>
              <w:marBottom w:val="0"/>
              <w:divBdr>
                <w:top w:val="none" w:sz="0" w:space="0" w:color="auto"/>
                <w:left w:val="none" w:sz="0" w:space="0" w:color="auto"/>
                <w:bottom w:val="none" w:sz="0" w:space="0" w:color="auto"/>
                <w:right w:val="none" w:sz="0" w:space="0" w:color="auto"/>
              </w:divBdr>
            </w:div>
            <w:div w:id="1385982066">
              <w:marLeft w:val="0"/>
              <w:marRight w:val="0"/>
              <w:marTop w:val="0"/>
              <w:marBottom w:val="0"/>
              <w:divBdr>
                <w:top w:val="none" w:sz="0" w:space="0" w:color="auto"/>
                <w:left w:val="none" w:sz="0" w:space="0" w:color="auto"/>
                <w:bottom w:val="none" w:sz="0" w:space="0" w:color="auto"/>
                <w:right w:val="none" w:sz="0" w:space="0" w:color="auto"/>
              </w:divBdr>
            </w:div>
            <w:div w:id="1911767953">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 w:id="314993561">
              <w:marLeft w:val="0"/>
              <w:marRight w:val="0"/>
              <w:marTop w:val="0"/>
              <w:marBottom w:val="0"/>
              <w:divBdr>
                <w:top w:val="none" w:sz="0" w:space="0" w:color="auto"/>
                <w:left w:val="none" w:sz="0" w:space="0" w:color="auto"/>
                <w:bottom w:val="none" w:sz="0" w:space="0" w:color="auto"/>
                <w:right w:val="none" w:sz="0" w:space="0" w:color="auto"/>
              </w:divBdr>
            </w:div>
            <w:div w:id="2086142498">
              <w:marLeft w:val="0"/>
              <w:marRight w:val="0"/>
              <w:marTop w:val="0"/>
              <w:marBottom w:val="0"/>
              <w:divBdr>
                <w:top w:val="none" w:sz="0" w:space="0" w:color="auto"/>
                <w:left w:val="none" w:sz="0" w:space="0" w:color="auto"/>
                <w:bottom w:val="none" w:sz="0" w:space="0" w:color="auto"/>
                <w:right w:val="none" w:sz="0" w:space="0" w:color="auto"/>
              </w:divBdr>
            </w:div>
            <w:div w:id="1800873475">
              <w:marLeft w:val="0"/>
              <w:marRight w:val="0"/>
              <w:marTop w:val="0"/>
              <w:marBottom w:val="0"/>
              <w:divBdr>
                <w:top w:val="none" w:sz="0" w:space="0" w:color="auto"/>
                <w:left w:val="none" w:sz="0" w:space="0" w:color="auto"/>
                <w:bottom w:val="none" w:sz="0" w:space="0" w:color="auto"/>
                <w:right w:val="none" w:sz="0" w:space="0" w:color="auto"/>
              </w:divBdr>
            </w:div>
            <w:div w:id="1476795176">
              <w:marLeft w:val="0"/>
              <w:marRight w:val="0"/>
              <w:marTop w:val="0"/>
              <w:marBottom w:val="0"/>
              <w:divBdr>
                <w:top w:val="none" w:sz="0" w:space="0" w:color="auto"/>
                <w:left w:val="none" w:sz="0" w:space="0" w:color="auto"/>
                <w:bottom w:val="none" w:sz="0" w:space="0" w:color="auto"/>
                <w:right w:val="none" w:sz="0" w:space="0" w:color="auto"/>
              </w:divBdr>
            </w:div>
            <w:div w:id="1777409325">
              <w:marLeft w:val="0"/>
              <w:marRight w:val="0"/>
              <w:marTop w:val="0"/>
              <w:marBottom w:val="0"/>
              <w:divBdr>
                <w:top w:val="none" w:sz="0" w:space="0" w:color="auto"/>
                <w:left w:val="none" w:sz="0" w:space="0" w:color="auto"/>
                <w:bottom w:val="none" w:sz="0" w:space="0" w:color="auto"/>
                <w:right w:val="none" w:sz="0" w:space="0" w:color="auto"/>
              </w:divBdr>
            </w:div>
            <w:div w:id="1397432233">
              <w:marLeft w:val="0"/>
              <w:marRight w:val="0"/>
              <w:marTop w:val="0"/>
              <w:marBottom w:val="0"/>
              <w:divBdr>
                <w:top w:val="none" w:sz="0" w:space="0" w:color="auto"/>
                <w:left w:val="none" w:sz="0" w:space="0" w:color="auto"/>
                <w:bottom w:val="none" w:sz="0" w:space="0" w:color="auto"/>
                <w:right w:val="none" w:sz="0" w:space="0" w:color="auto"/>
              </w:divBdr>
            </w:div>
            <w:div w:id="720595505">
              <w:marLeft w:val="0"/>
              <w:marRight w:val="0"/>
              <w:marTop w:val="0"/>
              <w:marBottom w:val="0"/>
              <w:divBdr>
                <w:top w:val="none" w:sz="0" w:space="0" w:color="auto"/>
                <w:left w:val="none" w:sz="0" w:space="0" w:color="auto"/>
                <w:bottom w:val="none" w:sz="0" w:space="0" w:color="auto"/>
                <w:right w:val="none" w:sz="0" w:space="0" w:color="auto"/>
              </w:divBdr>
            </w:div>
            <w:div w:id="54008215">
              <w:marLeft w:val="0"/>
              <w:marRight w:val="0"/>
              <w:marTop w:val="0"/>
              <w:marBottom w:val="0"/>
              <w:divBdr>
                <w:top w:val="none" w:sz="0" w:space="0" w:color="auto"/>
                <w:left w:val="none" w:sz="0" w:space="0" w:color="auto"/>
                <w:bottom w:val="none" w:sz="0" w:space="0" w:color="auto"/>
                <w:right w:val="none" w:sz="0" w:space="0" w:color="auto"/>
              </w:divBdr>
            </w:div>
            <w:div w:id="1362705745">
              <w:marLeft w:val="0"/>
              <w:marRight w:val="0"/>
              <w:marTop w:val="0"/>
              <w:marBottom w:val="0"/>
              <w:divBdr>
                <w:top w:val="none" w:sz="0" w:space="0" w:color="auto"/>
                <w:left w:val="none" w:sz="0" w:space="0" w:color="auto"/>
                <w:bottom w:val="none" w:sz="0" w:space="0" w:color="auto"/>
                <w:right w:val="none" w:sz="0" w:space="0" w:color="auto"/>
              </w:divBdr>
            </w:div>
            <w:div w:id="1402874475">
              <w:marLeft w:val="0"/>
              <w:marRight w:val="0"/>
              <w:marTop w:val="0"/>
              <w:marBottom w:val="0"/>
              <w:divBdr>
                <w:top w:val="none" w:sz="0" w:space="0" w:color="auto"/>
                <w:left w:val="none" w:sz="0" w:space="0" w:color="auto"/>
                <w:bottom w:val="none" w:sz="0" w:space="0" w:color="auto"/>
                <w:right w:val="none" w:sz="0" w:space="0" w:color="auto"/>
              </w:divBdr>
            </w:div>
            <w:div w:id="1899776866">
              <w:marLeft w:val="0"/>
              <w:marRight w:val="0"/>
              <w:marTop w:val="0"/>
              <w:marBottom w:val="0"/>
              <w:divBdr>
                <w:top w:val="none" w:sz="0" w:space="0" w:color="auto"/>
                <w:left w:val="none" w:sz="0" w:space="0" w:color="auto"/>
                <w:bottom w:val="none" w:sz="0" w:space="0" w:color="auto"/>
                <w:right w:val="none" w:sz="0" w:space="0" w:color="auto"/>
              </w:divBdr>
            </w:div>
            <w:div w:id="526602895">
              <w:marLeft w:val="0"/>
              <w:marRight w:val="0"/>
              <w:marTop w:val="0"/>
              <w:marBottom w:val="0"/>
              <w:divBdr>
                <w:top w:val="none" w:sz="0" w:space="0" w:color="auto"/>
                <w:left w:val="none" w:sz="0" w:space="0" w:color="auto"/>
                <w:bottom w:val="none" w:sz="0" w:space="0" w:color="auto"/>
                <w:right w:val="none" w:sz="0" w:space="0" w:color="auto"/>
              </w:divBdr>
            </w:div>
            <w:div w:id="1746878743">
              <w:marLeft w:val="0"/>
              <w:marRight w:val="0"/>
              <w:marTop w:val="0"/>
              <w:marBottom w:val="0"/>
              <w:divBdr>
                <w:top w:val="none" w:sz="0" w:space="0" w:color="auto"/>
                <w:left w:val="none" w:sz="0" w:space="0" w:color="auto"/>
                <w:bottom w:val="none" w:sz="0" w:space="0" w:color="auto"/>
                <w:right w:val="none" w:sz="0" w:space="0" w:color="auto"/>
              </w:divBdr>
            </w:div>
            <w:div w:id="776876084">
              <w:marLeft w:val="0"/>
              <w:marRight w:val="0"/>
              <w:marTop w:val="0"/>
              <w:marBottom w:val="0"/>
              <w:divBdr>
                <w:top w:val="none" w:sz="0" w:space="0" w:color="auto"/>
                <w:left w:val="none" w:sz="0" w:space="0" w:color="auto"/>
                <w:bottom w:val="none" w:sz="0" w:space="0" w:color="auto"/>
                <w:right w:val="none" w:sz="0" w:space="0" w:color="auto"/>
              </w:divBdr>
            </w:div>
            <w:div w:id="1579051224">
              <w:marLeft w:val="0"/>
              <w:marRight w:val="0"/>
              <w:marTop w:val="0"/>
              <w:marBottom w:val="0"/>
              <w:divBdr>
                <w:top w:val="none" w:sz="0" w:space="0" w:color="auto"/>
                <w:left w:val="none" w:sz="0" w:space="0" w:color="auto"/>
                <w:bottom w:val="none" w:sz="0" w:space="0" w:color="auto"/>
                <w:right w:val="none" w:sz="0" w:space="0" w:color="auto"/>
              </w:divBdr>
            </w:div>
            <w:div w:id="1269584841">
              <w:marLeft w:val="0"/>
              <w:marRight w:val="0"/>
              <w:marTop w:val="0"/>
              <w:marBottom w:val="0"/>
              <w:divBdr>
                <w:top w:val="none" w:sz="0" w:space="0" w:color="auto"/>
                <w:left w:val="none" w:sz="0" w:space="0" w:color="auto"/>
                <w:bottom w:val="none" w:sz="0" w:space="0" w:color="auto"/>
                <w:right w:val="none" w:sz="0" w:space="0" w:color="auto"/>
              </w:divBdr>
            </w:div>
            <w:div w:id="1754163129">
              <w:marLeft w:val="0"/>
              <w:marRight w:val="0"/>
              <w:marTop w:val="0"/>
              <w:marBottom w:val="0"/>
              <w:divBdr>
                <w:top w:val="none" w:sz="0" w:space="0" w:color="auto"/>
                <w:left w:val="none" w:sz="0" w:space="0" w:color="auto"/>
                <w:bottom w:val="none" w:sz="0" w:space="0" w:color="auto"/>
                <w:right w:val="none" w:sz="0" w:space="0" w:color="auto"/>
              </w:divBdr>
            </w:div>
            <w:div w:id="1291323326">
              <w:marLeft w:val="0"/>
              <w:marRight w:val="0"/>
              <w:marTop w:val="0"/>
              <w:marBottom w:val="0"/>
              <w:divBdr>
                <w:top w:val="none" w:sz="0" w:space="0" w:color="auto"/>
                <w:left w:val="none" w:sz="0" w:space="0" w:color="auto"/>
                <w:bottom w:val="none" w:sz="0" w:space="0" w:color="auto"/>
                <w:right w:val="none" w:sz="0" w:space="0" w:color="auto"/>
              </w:divBdr>
            </w:div>
            <w:div w:id="445857746">
              <w:marLeft w:val="0"/>
              <w:marRight w:val="0"/>
              <w:marTop w:val="0"/>
              <w:marBottom w:val="0"/>
              <w:divBdr>
                <w:top w:val="none" w:sz="0" w:space="0" w:color="auto"/>
                <w:left w:val="none" w:sz="0" w:space="0" w:color="auto"/>
                <w:bottom w:val="none" w:sz="0" w:space="0" w:color="auto"/>
                <w:right w:val="none" w:sz="0" w:space="0" w:color="auto"/>
              </w:divBdr>
            </w:div>
            <w:div w:id="1990743300">
              <w:marLeft w:val="0"/>
              <w:marRight w:val="0"/>
              <w:marTop w:val="0"/>
              <w:marBottom w:val="0"/>
              <w:divBdr>
                <w:top w:val="none" w:sz="0" w:space="0" w:color="auto"/>
                <w:left w:val="none" w:sz="0" w:space="0" w:color="auto"/>
                <w:bottom w:val="none" w:sz="0" w:space="0" w:color="auto"/>
                <w:right w:val="none" w:sz="0" w:space="0" w:color="auto"/>
              </w:divBdr>
            </w:div>
            <w:div w:id="647587175">
              <w:marLeft w:val="0"/>
              <w:marRight w:val="0"/>
              <w:marTop w:val="0"/>
              <w:marBottom w:val="0"/>
              <w:divBdr>
                <w:top w:val="none" w:sz="0" w:space="0" w:color="auto"/>
                <w:left w:val="none" w:sz="0" w:space="0" w:color="auto"/>
                <w:bottom w:val="none" w:sz="0" w:space="0" w:color="auto"/>
                <w:right w:val="none" w:sz="0" w:space="0" w:color="auto"/>
              </w:divBdr>
            </w:div>
            <w:div w:id="1314869261">
              <w:marLeft w:val="0"/>
              <w:marRight w:val="0"/>
              <w:marTop w:val="0"/>
              <w:marBottom w:val="0"/>
              <w:divBdr>
                <w:top w:val="none" w:sz="0" w:space="0" w:color="auto"/>
                <w:left w:val="none" w:sz="0" w:space="0" w:color="auto"/>
                <w:bottom w:val="none" w:sz="0" w:space="0" w:color="auto"/>
                <w:right w:val="none" w:sz="0" w:space="0" w:color="auto"/>
              </w:divBdr>
            </w:div>
            <w:div w:id="640968102">
              <w:marLeft w:val="0"/>
              <w:marRight w:val="0"/>
              <w:marTop w:val="0"/>
              <w:marBottom w:val="0"/>
              <w:divBdr>
                <w:top w:val="none" w:sz="0" w:space="0" w:color="auto"/>
                <w:left w:val="none" w:sz="0" w:space="0" w:color="auto"/>
                <w:bottom w:val="none" w:sz="0" w:space="0" w:color="auto"/>
                <w:right w:val="none" w:sz="0" w:space="0" w:color="auto"/>
              </w:divBdr>
            </w:div>
            <w:div w:id="1180849776">
              <w:marLeft w:val="0"/>
              <w:marRight w:val="0"/>
              <w:marTop w:val="0"/>
              <w:marBottom w:val="0"/>
              <w:divBdr>
                <w:top w:val="none" w:sz="0" w:space="0" w:color="auto"/>
                <w:left w:val="none" w:sz="0" w:space="0" w:color="auto"/>
                <w:bottom w:val="none" w:sz="0" w:space="0" w:color="auto"/>
                <w:right w:val="none" w:sz="0" w:space="0" w:color="auto"/>
              </w:divBdr>
            </w:div>
            <w:div w:id="383259857">
              <w:marLeft w:val="0"/>
              <w:marRight w:val="0"/>
              <w:marTop w:val="0"/>
              <w:marBottom w:val="0"/>
              <w:divBdr>
                <w:top w:val="none" w:sz="0" w:space="0" w:color="auto"/>
                <w:left w:val="none" w:sz="0" w:space="0" w:color="auto"/>
                <w:bottom w:val="none" w:sz="0" w:space="0" w:color="auto"/>
                <w:right w:val="none" w:sz="0" w:space="0" w:color="auto"/>
              </w:divBdr>
            </w:div>
            <w:div w:id="561522099">
              <w:marLeft w:val="0"/>
              <w:marRight w:val="0"/>
              <w:marTop w:val="0"/>
              <w:marBottom w:val="0"/>
              <w:divBdr>
                <w:top w:val="none" w:sz="0" w:space="0" w:color="auto"/>
                <w:left w:val="none" w:sz="0" w:space="0" w:color="auto"/>
                <w:bottom w:val="none" w:sz="0" w:space="0" w:color="auto"/>
                <w:right w:val="none" w:sz="0" w:space="0" w:color="auto"/>
              </w:divBdr>
            </w:div>
            <w:div w:id="1757245275">
              <w:marLeft w:val="0"/>
              <w:marRight w:val="0"/>
              <w:marTop w:val="0"/>
              <w:marBottom w:val="0"/>
              <w:divBdr>
                <w:top w:val="none" w:sz="0" w:space="0" w:color="auto"/>
                <w:left w:val="none" w:sz="0" w:space="0" w:color="auto"/>
                <w:bottom w:val="none" w:sz="0" w:space="0" w:color="auto"/>
                <w:right w:val="none" w:sz="0" w:space="0" w:color="auto"/>
              </w:divBdr>
            </w:div>
            <w:div w:id="694382153">
              <w:marLeft w:val="0"/>
              <w:marRight w:val="0"/>
              <w:marTop w:val="0"/>
              <w:marBottom w:val="0"/>
              <w:divBdr>
                <w:top w:val="none" w:sz="0" w:space="0" w:color="auto"/>
                <w:left w:val="none" w:sz="0" w:space="0" w:color="auto"/>
                <w:bottom w:val="none" w:sz="0" w:space="0" w:color="auto"/>
                <w:right w:val="none" w:sz="0" w:space="0" w:color="auto"/>
              </w:divBdr>
            </w:div>
            <w:div w:id="161705841">
              <w:marLeft w:val="0"/>
              <w:marRight w:val="0"/>
              <w:marTop w:val="0"/>
              <w:marBottom w:val="0"/>
              <w:divBdr>
                <w:top w:val="none" w:sz="0" w:space="0" w:color="auto"/>
                <w:left w:val="none" w:sz="0" w:space="0" w:color="auto"/>
                <w:bottom w:val="none" w:sz="0" w:space="0" w:color="auto"/>
                <w:right w:val="none" w:sz="0" w:space="0" w:color="auto"/>
              </w:divBdr>
            </w:div>
            <w:div w:id="2057390348">
              <w:marLeft w:val="0"/>
              <w:marRight w:val="0"/>
              <w:marTop w:val="0"/>
              <w:marBottom w:val="0"/>
              <w:divBdr>
                <w:top w:val="none" w:sz="0" w:space="0" w:color="auto"/>
                <w:left w:val="none" w:sz="0" w:space="0" w:color="auto"/>
                <w:bottom w:val="none" w:sz="0" w:space="0" w:color="auto"/>
                <w:right w:val="none" w:sz="0" w:space="0" w:color="auto"/>
              </w:divBdr>
            </w:div>
            <w:div w:id="1665939269">
              <w:marLeft w:val="0"/>
              <w:marRight w:val="0"/>
              <w:marTop w:val="0"/>
              <w:marBottom w:val="0"/>
              <w:divBdr>
                <w:top w:val="none" w:sz="0" w:space="0" w:color="auto"/>
                <w:left w:val="none" w:sz="0" w:space="0" w:color="auto"/>
                <w:bottom w:val="none" w:sz="0" w:space="0" w:color="auto"/>
                <w:right w:val="none" w:sz="0" w:space="0" w:color="auto"/>
              </w:divBdr>
            </w:div>
            <w:div w:id="2093238296">
              <w:marLeft w:val="0"/>
              <w:marRight w:val="0"/>
              <w:marTop w:val="0"/>
              <w:marBottom w:val="0"/>
              <w:divBdr>
                <w:top w:val="none" w:sz="0" w:space="0" w:color="auto"/>
                <w:left w:val="none" w:sz="0" w:space="0" w:color="auto"/>
                <w:bottom w:val="none" w:sz="0" w:space="0" w:color="auto"/>
                <w:right w:val="none" w:sz="0" w:space="0" w:color="auto"/>
              </w:divBdr>
            </w:div>
            <w:div w:id="1580405930">
              <w:marLeft w:val="0"/>
              <w:marRight w:val="0"/>
              <w:marTop w:val="0"/>
              <w:marBottom w:val="0"/>
              <w:divBdr>
                <w:top w:val="none" w:sz="0" w:space="0" w:color="auto"/>
                <w:left w:val="none" w:sz="0" w:space="0" w:color="auto"/>
                <w:bottom w:val="none" w:sz="0" w:space="0" w:color="auto"/>
                <w:right w:val="none" w:sz="0" w:space="0" w:color="auto"/>
              </w:divBdr>
            </w:div>
            <w:div w:id="1120144021">
              <w:marLeft w:val="0"/>
              <w:marRight w:val="0"/>
              <w:marTop w:val="0"/>
              <w:marBottom w:val="0"/>
              <w:divBdr>
                <w:top w:val="none" w:sz="0" w:space="0" w:color="auto"/>
                <w:left w:val="none" w:sz="0" w:space="0" w:color="auto"/>
                <w:bottom w:val="none" w:sz="0" w:space="0" w:color="auto"/>
                <w:right w:val="none" w:sz="0" w:space="0" w:color="auto"/>
              </w:divBdr>
            </w:div>
            <w:div w:id="62915436">
              <w:marLeft w:val="0"/>
              <w:marRight w:val="0"/>
              <w:marTop w:val="0"/>
              <w:marBottom w:val="0"/>
              <w:divBdr>
                <w:top w:val="none" w:sz="0" w:space="0" w:color="auto"/>
                <w:left w:val="none" w:sz="0" w:space="0" w:color="auto"/>
                <w:bottom w:val="none" w:sz="0" w:space="0" w:color="auto"/>
                <w:right w:val="none" w:sz="0" w:space="0" w:color="auto"/>
              </w:divBdr>
            </w:div>
            <w:div w:id="1028486445">
              <w:marLeft w:val="0"/>
              <w:marRight w:val="0"/>
              <w:marTop w:val="0"/>
              <w:marBottom w:val="0"/>
              <w:divBdr>
                <w:top w:val="none" w:sz="0" w:space="0" w:color="auto"/>
                <w:left w:val="none" w:sz="0" w:space="0" w:color="auto"/>
                <w:bottom w:val="none" w:sz="0" w:space="0" w:color="auto"/>
                <w:right w:val="none" w:sz="0" w:space="0" w:color="auto"/>
              </w:divBdr>
            </w:div>
            <w:div w:id="18191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6023">
      <w:bodyDiv w:val="1"/>
      <w:marLeft w:val="0"/>
      <w:marRight w:val="0"/>
      <w:marTop w:val="0"/>
      <w:marBottom w:val="0"/>
      <w:divBdr>
        <w:top w:val="none" w:sz="0" w:space="0" w:color="auto"/>
        <w:left w:val="none" w:sz="0" w:space="0" w:color="auto"/>
        <w:bottom w:val="none" w:sz="0" w:space="0" w:color="auto"/>
        <w:right w:val="none" w:sz="0" w:space="0" w:color="auto"/>
      </w:divBdr>
      <w:divsChild>
        <w:div w:id="187767384">
          <w:marLeft w:val="0"/>
          <w:marRight w:val="0"/>
          <w:marTop w:val="0"/>
          <w:marBottom w:val="0"/>
          <w:divBdr>
            <w:top w:val="none" w:sz="0" w:space="0" w:color="auto"/>
            <w:left w:val="none" w:sz="0" w:space="0" w:color="auto"/>
            <w:bottom w:val="none" w:sz="0" w:space="0" w:color="auto"/>
            <w:right w:val="none" w:sz="0" w:space="0" w:color="auto"/>
          </w:divBdr>
          <w:divsChild>
            <w:div w:id="1536236139">
              <w:marLeft w:val="0"/>
              <w:marRight w:val="0"/>
              <w:marTop w:val="0"/>
              <w:marBottom w:val="0"/>
              <w:divBdr>
                <w:top w:val="none" w:sz="0" w:space="0" w:color="auto"/>
                <w:left w:val="none" w:sz="0" w:space="0" w:color="auto"/>
                <w:bottom w:val="none" w:sz="0" w:space="0" w:color="auto"/>
                <w:right w:val="none" w:sz="0" w:space="0" w:color="auto"/>
              </w:divBdr>
            </w:div>
            <w:div w:id="240601584">
              <w:marLeft w:val="0"/>
              <w:marRight w:val="0"/>
              <w:marTop w:val="0"/>
              <w:marBottom w:val="0"/>
              <w:divBdr>
                <w:top w:val="none" w:sz="0" w:space="0" w:color="auto"/>
                <w:left w:val="none" w:sz="0" w:space="0" w:color="auto"/>
                <w:bottom w:val="none" w:sz="0" w:space="0" w:color="auto"/>
                <w:right w:val="none" w:sz="0" w:space="0" w:color="auto"/>
              </w:divBdr>
            </w:div>
            <w:div w:id="362365025">
              <w:marLeft w:val="0"/>
              <w:marRight w:val="0"/>
              <w:marTop w:val="0"/>
              <w:marBottom w:val="0"/>
              <w:divBdr>
                <w:top w:val="none" w:sz="0" w:space="0" w:color="auto"/>
                <w:left w:val="none" w:sz="0" w:space="0" w:color="auto"/>
                <w:bottom w:val="none" w:sz="0" w:space="0" w:color="auto"/>
                <w:right w:val="none" w:sz="0" w:space="0" w:color="auto"/>
              </w:divBdr>
            </w:div>
            <w:div w:id="1767773700">
              <w:marLeft w:val="0"/>
              <w:marRight w:val="0"/>
              <w:marTop w:val="0"/>
              <w:marBottom w:val="0"/>
              <w:divBdr>
                <w:top w:val="none" w:sz="0" w:space="0" w:color="auto"/>
                <w:left w:val="none" w:sz="0" w:space="0" w:color="auto"/>
                <w:bottom w:val="none" w:sz="0" w:space="0" w:color="auto"/>
                <w:right w:val="none" w:sz="0" w:space="0" w:color="auto"/>
              </w:divBdr>
            </w:div>
            <w:div w:id="411510988">
              <w:marLeft w:val="0"/>
              <w:marRight w:val="0"/>
              <w:marTop w:val="0"/>
              <w:marBottom w:val="0"/>
              <w:divBdr>
                <w:top w:val="none" w:sz="0" w:space="0" w:color="auto"/>
                <w:left w:val="none" w:sz="0" w:space="0" w:color="auto"/>
                <w:bottom w:val="none" w:sz="0" w:space="0" w:color="auto"/>
                <w:right w:val="none" w:sz="0" w:space="0" w:color="auto"/>
              </w:divBdr>
            </w:div>
            <w:div w:id="509181228">
              <w:marLeft w:val="0"/>
              <w:marRight w:val="0"/>
              <w:marTop w:val="0"/>
              <w:marBottom w:val="0"/>
              <w:divBdr>
                <w:top w:val="none" w:sz="0" w:space="0" w:color="auto"/>
                <w:left w:val="none" w:sz="0" w:space="0" w:color="auto"/>
                <w:bottom w:val="none" w:sz="0" w:space="0" w:color="auto"/>
                <w:right w:val="none" w:sz="0" w:space="0" w:color="auto"/>
              </w:divBdr>
            </w:div>
            <w:div w:id="856625997">
              <w:marLeft w:val="0"/>
              <w:marRight w:val="0"/>
              <w:marTop w:val="0"/>
              <w:marBottom w:val="0"/>
              <w:divBdr>
                <w:top w:val="none" w:sz="0" w:space="0" w:color="auto"/>
                <w:left w:val="none" w:sz="0" w:space="0" w:color="auto"/>
                <w:bottom w:val="none" w:sz="0" w:space="0" w:color="auto"/>
                <w:right w:val="none" w:sz="0" w:space="0" w:color="auto"/>
              </w:divBdr>
            </w:div>
            <w:div w:id="189802401">
              <w:marLeft w:val="0"/>
              <w:marRight w:val="0"/>
              <w:marTop w:val="0"/>
              <w:marBottom w:val="0"/>
              <w:divBdr>
                <w:top w:val="none" w:sz="0" w:space="0" w:color="auto"/>
                <w:left w:val="none" w:sz="0" w:space="0" w:color="auto"/>
                <w:bottom w:val="none" w:sz="0" w:space="0" w:color="auto"/>
                <w:right w:val="none" w:sz="0" w:space="0" w:color="auto"/>
              </w:divBdr>
            </w:div>
            <w:div w:id="1801337812">
              <w:marLeft w:val="0"/>
              <w:marRight w:val="0"/>
              <w:marTop w:val="0"/>
              <w:marBottom w:val="0"/>
              <w:divBdr>
                <w:top w:val="none" w:sz="0" w:space="0" w:color="auto"/>
                <w:left w:val="none" w:sz="0" w:space="0" w:color="auto"/>
                <w:bottom w:val="none" w:sz="0" w:space="0" w:color="auto"/>
                <w:right w:val="none" w:sz="0" w:space="0" w:color="auto"/>
              </w:divBdr>
            </w:div>
            <w:div w:id="1451784497">
              <w:marLeft w:val="0"/>
              <w:marRight w:val="0"/>
              <w:marTop w:val="0"/>
              <w:marBottom w:val="0"/>
              <w:divBdr>
                <w:top w:val="none" w:sz="0" w:space="0" w:color="auto"/>
                <w:left w:val="none" w:sz="0" w:space="0" w:color="auto"/>
                <w:bottom w:val="none" w:sz="0" w:space="0" w:color="auto"/>
                <w:right w:val="none" w:sz="0" w:space="0" w:color="auto"/>
              </w:divBdr>
            </w:div>
            <w:div w:id="182596895">
              <w:marLeft w:val="0"/>
              <w:marRight w:val="0"/>
              <w:marTop w:val="0"/>
              <w:marBottom w:val="0"/>
              <w:divBdr>
                <w:top w:val="none" w:sz="0" w:space="0" w:color="auto"/>
                <w:left w:val="none" w:sz="0" w:space="0" w:color="auto"/>
                <w:bottom w:val="none" w:sz="0" w:space="0" w:color="auto"/>
                <w:right w:val="none" w:sz="0" w:space="0" w:color="auto"/>
              </w:divBdr>
            </w:div>
            <w:div w:id="1907185">
              <w:marLeft w:val="0"/>
              <w:marRight w:val="0"/>
              <w:marTop w:val="0"/>
              <w:marBottom w:val="0"/>
              <w:divBdr>
                <w:top w:val="none" w:sz="0" w:space="0" w:color="auto"/>
                <w:left w:val="none" w:sz="0" w:space="0" w:color="auto"/>
                <w:bottom w:val="none" w:sz="0" w:space="0" w:color="auto"/>
                <w:right w:val="none" w:sz="0" w:space="0" w:color="auto"/>
              </w:divBdr>
            </w:div>
            <w:div w:id="1393773960">
              <w:marLeft w:val="0"/>
              <w:marRight w:val="0"/>
              <w:marTop w:val="0"/>
              <w:marBottom w:val="0"/>
              <w:divBdr>
                <w:top w:val="none" w:sz="0" w:space="0" w:color="auto"/>
                <w:left w:val="none" w:sz="0" w:space="0" w:color="auto"/>
                <w:bottom w:val="none" w:sz="0" w:space="0" w:color="auto"/>
                <w:right w:val="none" w:sz="0" w:space="0" w:color="auto"/>
              </w:divBdr>
            </w:div>
            <w:div w:id="79909422">
              <w:marLeft w:val="0"/>
              <w:marRight w:val="0"/>
              <w:marTop w:val="0"/>
              <w:marBottom w:val="0"/>
              <w:divBdr>
                <w:top w:val="none" w:sz="0" w:space="0" w:color="auto"/>
                <w:left w:val="none" w:sz="0" w:space="0" w:color="auto"/>
                <w:bottom w:val="none" w:sz="0" w:space="0" w:color="auto"/>
                <w:right w:val="none" w:sz="0" w:space="0" w:color="auto"/>
              </w:divBdr>
            </w:div>
            <w:div w:id="1527251196">
              <w:marLeft w:val="0"/>
              <w:marRight w:val="0"/>
              <w:marTop w:val="0"/>
              <w:marBottom w:val="0"/>
              <w:divBdr>
                <w:top w:val="none" w:sz="0" w:space="0" w:color="auto"/>
                <w:left w:val="none" w:sz="0" w:space="0" w:color="auto"/>
                <w:bottom w:val="none" w:sz="0" w:space="0" w:color="auto"/>
                <w:right w:val="none" w:sz="0" w:space="0" w:color="auto"/>
              </w:divBdr>
            </w:div>
            <w:div w:id="1501235568">
              <w:marLeft w:val="0"/>
              <w:marRight w:val="0"/>
              <w:marTop w:val="0"/>
              <w:marBottom w:val="0"/>
              <w:divBdr>
                <w:top w:val="none" w:sz="0" w:space="0" w:color="auto"/>
                <w:left w:val="none" w:sz="0" w:space="0" w:color="auto"/>
                <w:bottom w:val="none" w:sz="0" w:space="0" w:color="auto"/>
                <w:right w:val="none" w:sz="0" w:space="0" w:color="auto"/>
              </w:divBdr>
            </w:div>
            <w:div w:id="680549421">
              <w:marLeft w:val="0"/>
              <w:marRight w:val="0"/>
              <w:marTop w:val="0"/>
              <w:marBottom w:val="0"/>
              <w:divBdr>
                <w:top w:val="none" w:sz="0" w:space="0" w:color="auto"/>
                <w:left w:val="none" w:sz="0" w:space="0" w:color="auto"/>
                <w:bottom w:val="none" w:sz="0" w:space="0" w:color="auto"/>
                <w:right w:val="none" w:sz="0" w:space="0" w:color="auto"/>
              </w:divBdr>
            </w:div>
            <w:div w:id="1486969001">
              <w:marLeft w:val="0"/>
              <w:marRight w:val="0"/>
              <w:marTop w:val="0"/>
              <w:marBottom w:val="0"/>
              <w:divBdr>
                <w:top w:val="none" w:sz="0" w:space="0" w:color="auto"/>
                <w:left w:val="none" w:sz="0" w:space="0" w:color="auto"/>
                <w:bottom w:val="none" w:sz="0" w:space="0" w:color="auto"/>
                <w:right w:val="none" w:sz="0" w:space="0" w:color="auto"/>
              </w:divBdr>
            </w:div>
            <w:div w:id="2035840235">
              <w:marLeft w:val="0"/>
              <w:marRight w:val="0"/>
              <w:marTop w:val="0"/>
              <w:marBottom w:val="0"/>
              <w:divBdr>
                <w:top w:val="none" w:sz="0" w:space="0" w:color="auto"/>
                <w:left w:val="none" w:sz="0" w:space="0" w:color="auto"/>
                <w:bottom w:val="none" w:sz="0" w:space="0" w:color="auto"/>
                <w:right w:val="none" w:sz="0" w:space="0" w:color="auto"/>
              </w:divBdr>
            </w:div>
            <w:div w:id="2142840787">
              <w:marLeft w:val="0"/>
              <w:marRight w:val="0"/>
              <w:marTop w:val="0"/>
              <w:marBottom w:val="0"/>
              <w:divBdr>
                <w:top w:val="none" w:sz="0" w:space="0" w:color="auto"/>
                <w:left w:val="none" w:sz="0" w:space="0" w:color="auto"/>
                <w:bottom w:val="none" w:sz="0" w:space="0" w:color="auto"/>
                <w:right w:val="none" w:sz="0" w:space="0" w:color="auto"/>
              </w:divBdr>
            </w:div>
            <w:div w:id="1582177185">
              <w:marLeft w:val="0"/>
              <w:marRight w:val="0"/>
              <w:marTop w:val="0"/>
              <w:marBottom w:val="0"/>
              <w:divBdr>
                <w:top w:val="none" w:sz="0" w:space="0" w:color="auto"/>
                <w:left w:val="none" w:sz="0" w:space="0" w:color="auto"/>
                <w:bottom w:val="none" w:sz="0" w:space="0" w:color="auto"/>
                <w:right w:val="none" w:sz="0" w:space="0" w:color="auto"/>
              </w:divBdr>
            </w:div>
            <w:div w:id="107744215">
              <w:marLeft w:val="0"/>
              <w:marRight w:val="0"/>
              <w:marTop w:val="0"/>
              <w:marBottom w:val="0"/>
              <w:divBdr>
                <w:top w:val="none" w:sz="0" w:space="0" w:color="auto"/>
                <w:left w:val="none" w:sz="0" w:space="0" w:color="auto"/>
                <w:bottom w:val="none" w:sz="0" w:space="0" w:color="auto"/>
                <w:right w:val="none" w:sz="0" w:space="0" w:color="auto"/>
              </w:divBdr>
            </w:div>
            <w:div w:id="1173763994">
              <w:marLeft w:val="0"/>
              <w:marRight w:val="0"/>
              <w:marTop w:val="0"/>
              <w:marBottom w:val="0"/>
              <w:divBdr>
                <w:top w:val="none" w:sz="0" w:space="0" w:color="auto"/>
                <w:left w:val="none" w:sz="0" w:space="0" w:color="auto"/>
                <w:bottom w:val="none" w:sz="0" w:space="0" w:color="auto"/>
                <w:right w:val="none" w:sz="0" w:space="0" w:color="auto"/>
              </w:divBdr>
            </w:div>
            <w:div w:id="442268872">
              <w:marLeft w:val="0"/>
              <w:marRight w:val="0"/>
              <w:marTop w:val="0"/>
              <w:marBottom w:val="0"/>
              <w:divBdr>
                <w:top w:val="none" w:sz="0" w:space="0" w:color="auto"/>
                <w:left w:val="none" w:sz="0" w:space="0" w:color="auto"/>
                <w:bottom w:val="none" w:sz="0" w:space="0" w:color="auto"/>
                <w:right w:val="none" w:sz="0" w:space="0" w:color="auto"/>
              </w:divBdr>
            </w:div>
            <w:div w:id="724067374">
              <w:marLeft w:val="0"/>
              <w:marRight w:val="0"/>
              <w:marTop w:val="0"/>
              <w:marBottom w:val="0"/>
              <w:divBdr>
                <w:top w:val="none" w:sz="0" w:space="0" w:color="auto"/>
                <w:left w:val="none" w:sz="0" w:space="0" w:color="auto"/>
                <w:bottom w:val="none" w:sz="0" w:space="0" w:color="auto"/>
                <w:right w:val="none" w:sz="0" w:space="0" w:color="auto"/>
              </w:divBdr>
            </w:div>
            <w:div w:id="1893954733">
              <w:marLeft w:val="0"/>
              <w:marRight w:val="0"/>
              <w:marTop w:val="0"/>
              <w:marBottom w:val="0"/>
              <w:divBdr>
                <w:top w:val="none" w:sz="0" w:space="0" w:color="auto"/>
                <w:left w:val="none" w:sz="0" w:space="0" w:color="auto"/>
                <w:bottom w:val="none" w:sz="0" w:space="0" w:color="auto"/>
                <w:right w:val="none" w:sz="0" w:space="0" w:color="auto"/>
              </w:divBdr>
            </w:div>
            <w:div w:id="765417179">
              <w:marLeft w:val="0"/>
              <w:marRight w:val="0"/>
              <w:marTop w:val="0"/>
              <w:marBottom w:val="0"/>
              <w:divBdr>
                <w:top w:val="none" w:sz="0" w:space="0" w:color="auto"/>
                <w:left w:val="none" w:sz="0" w:space="0" w:color="auto"/>
                <w:bottom w:val="none" w:sz="0" w:space="0" w:color="auto"/>
                <w:right w:val="none" w:sz="0" w:space="0" w:color="auto"/>
              </w:divBdr>
            </w:div>
            <w:div w:id="1051002685">
              <w:marLeft w:val="0"/>
              <w:marRight w:val="0"/>
              <w:marTop w:val="0"/>
              <w:marBottom w:val="0"/>
              <w:divBdr>
                <w:top w:val="none" w:sz="0" w:space="0" w:color="auto"/>
                <w:left w:val="none" w:sz="0" w:space="0" w:color="auto"/>
                <w:bottom w:val="none" w:sz="0" w:space="0" w:color="auto"/>
                <w:right w:val="none" w:sz="0" w:space="0" w:color="auto"/>
              </w:divBdr>
            </w:div>
            <w:div w:id="1159544285">
              <w:marLeft w:val="0"/>
              <w:marRight w:val="0"/>
              <w:marTop w:val="0"/>
              <w:marBottom w:val="0"/>
              <w:divBdr>
                <w:top w:val="none" w:sz="0" w:space="0" w:color="auto"/>
                <w:left w:val="none" w:sz="0" w:space="0" w:color="auto"/>
                <w:bottom w:val="none" w:sz="0" w:space="0" w:color="auto"/>
                <w:right w:val="none" w:sz="0" w:space="0" w:color="auto"/>
              </w:divBdr>
            </w:div>
            <w:div w:id="1704356577">
              <w:marLeft w:val="0"/>
              <w:marRight w:val="0"/>
              <w:marTop w:val="0"/>
              <w:marBottom w:val="0"/>
              <w:divBdr>
                <w:top w:val="none" w:sz="0" w:space="0" w:color="auto"/>
                <w:left w:val="none" w:sz="0" w:space="0" w:color="auto"/>
                <w:bottom w:val="none" w:sz="0" w:space="0" w:color="auto"/>
                <w:right w:val="none" w:sz="0" w:space="0" w:color="auto"/>
              </w:divBdr>
            </w:div>
            <w:div w:id="1631593177">
              <w:marLeft w:val="0"/>
              <w:marRight w:val="0"/>
              <w:marTop w:val="0"/>
              <w:marBottom w:val="0"/>
              <w:divBdr>
                <w:top w:val="none" w:sz="0" w:space="0" w:color="auto"/>
                <w:left w:val="none" w:sz="0" w:space="0" w:color="auto"/>
                <w:bottom w:val="none" w:sz="0" w:space="0" w:color="auto"/>
                <w:right w:val="none" w:sz="0" w:space="0" w:color="auto"/>
              </w:divBdr>
            </w:div>
            <w:div w:id="1719355326">
              <w:marLeft w:val="0"/>
              <w:marRight w:val="0"/>
              <w:marTop w:val="0"/>
              <w:marBottom w:val="0"/>
              <w:divBdr>
                <w:top w:val="none" w:sz="0" w:space="0" w:color="auto"/>
                <w:left w:val="none" w:sz="0" w:space="0" w:color="auto"/>
                <w:bottom w:val="none" w:sz="0" w:space="0" w:color="auto"/>
                <w:right w:val="none" w:sz="0" w:space="0" w:color="auto"/>
              </w:divBdr>
            </w:div>
            <w:div w:id="1657227541">
              <w:marLeft w:val="0"/>
              <w:marRight w:val="0"/>
              <w:marTop w:val="0"/>
              <w:marBottom w:val="0"/>
              <w:divBdr>
                <w:top w:val="none" w:sz="0" w:space="0" w:color="auto"/>
                <w:left w:val="none" w:sz="0" w:space="0" w:color="auto"/>
                <w:bottom w:val="none" w:sz="0" w:space="0" w:color="auto"/>
                <w:right w:val="none" w:sz="0" w:space="0" w:color="auto"/>
              </w:divBdr>
            </w:div>
            <w:div w:id="1031759683">
              <w:marLeft w:val="0"/>
              <w:marRight w:val="0"/>
              <w:marTop w:val="0"/>
              <w:marBottom w:val="0"/>
              <w:divBdr>
                <w:top w:val="none" w:sz="0" w:space="0" w:color="auto"/>
                <w:left w:val="none" w:sz="0" w:space="0" w:color="auto"/>
                <w:bottom w:val="none" w:sz="0" w:space="0" w:color="auto"/>
                <w:right w:val="none" w:sz="0" w:space="0" w:color="auto"/>
              </w:divBdr>
            </w:div>
            <w:div w:id="583807924">
              <w:marLeft w:val="0"/>
              <w:marRight w:val="0"/>
              <w:marTop w:val="0"/>
              <w:marBottom w:val="0"/>
              <w:divBdr>
                <w:top w:val="none" w:sz="0" w:space="0" w:color="auto"/>
                <w:left w:val="none" w:sz="0" w:space="0" w:color="auto"/>
                <w:bottom w:val="none" w:sz="0" w:space="0" w:color="auto"/>
                <w:right w:val="none" w:sz="0" w:space="0" w:color="auto"/>
              </w:divBdr>
            </w:div>
            <w:div w:id="199055003">
              <w:marLeft w:val="0"/>
              <w:marRight w:val="0"/>
              <w:marTop w:val="0"/>
              <w:marBottom w:val="0"/>
              <w:divBdr>
                <w:top w:val="none" w:sz="0" w:space="0" w:color="auto"/>
                <w:left w:val="none" w:sz="0" w:space="0" w:color="auto"/>
                <w:bottom w:val="none" w:sz="0" w:space="0" w:color="auto"/>
                <w:right w:val="none" w:sz="0" w:space="0" w:color="auto"/>
              </w:divBdr>
            </w:div>
            <w:div w:id="418329148">
              <w:marLeft w:val="0"/>
              <w:marRight w:val="0"/>
              <w:marTop w:val="0"/>
              <w:marBottom w:val="0"/>
              <w:divBdr>
                <w:top w:val="none" w:sz="0" w:space="0" w:color="auto"/>
                <w:left w:val="none" w:sz="0" w:space="0" w:color="auto"/>
                <w:bottom w:val="none" w:sz="0" w:space="0" w:color="auto"/>
                <w:right w:val="none" w:sz="0" w:space="0" w:color="auto"/>
              </w:divBdr>
            </w:div>
            <w:div w:id="1344472774">
              <w:marLeft w:val="0"/>
              <w:marRight w:val="0"/>
              <w:marTop w:val="0"/>
              <w:marBottom w:val="0"/>
              <w:divBdr>
                <w:top w:val="none" w:sz="0" w:space="0" w:color="auto"/>
                <w:left w:val="none" w:sz="0" w:space="0" w:color="auto"/>
                <w:bottom w:val="none" w:sz="0" w:space="0" w:color="auto"/>
                <w:right w:val="none" w:sz="0" w:space="0" w:color="auto"/>
              </w:divBdr>
            </w:div>
            <w:div w:id="1703049682">
              <w:marLeft w:val="0"/>
              <w:marRight w:val="0"/>
              <w:marTop w:val="0"/>
              <w:marBottom w:val="0"/>
              <w:divBdr>
                <w:top w:val="none" w:sz="0" w:space="0" w:color="auto"/>
                <w:left w:val="none" w:sz="0" w:space="0" w:color="auto"/>
                <w:bottom w:val="none" w:sz="0" w:space="0" w:color="auto"/>
                <w:right w:val="none" w:sz="0" w:space="0" w:color="auto"/>
              </w:divBdr>
            </w:div>
            <w:div w:id="707098960">
              <w:marLeft w:val="0"/>
              <w:marRight w:val="0"/>
              <w:marTop w:val="0"/>
              <w:marBottom w:val="0"/>
              <w:divBdr>
                <w:top w:val="none" w:sz="0" w:space="0" w:color="auto"/>
                <w:left w:val="none" w:sz="0" w:space="0" w:color="auto"/>
                <w:bottom w:val="none" w:sz="0" w:space="0" w:color="auto"/>
                <w:right w:val="none" w:sz="0" w:space="0" w:color="auto"/>
              </w:divBdr>
            </w:div>
            <w:div w:id="682169022">
              <w:marLeft w:val="0"/>
              <w:marRight w:val="0"/>
              <w:marTop w:val="0"/>
              <w:marBottom w:val="0"/>
              <w:divBdr>
                <w:top w:val="none" w:sz="0" w:space="0" w:color="auto"/>
                <w:left w:val="none" w:sz="0" w:space="0" w:color="auto"/>
                <w:bottom w:val="none" w:sz="0" w:space="0" w:color="auto"/>
                <w:right w:val="none" w:sz="0" w:space="0" w:color="auto"/>
              </w:divBdr>
            </w:div>
            <w:div w:id="341324569">
              <w:marLeft w:val="0"/>
              <w:marRight w:val="0"/>
              <w:marTop w:val="0"/>
              <w:marBottom w:val="0"/>
              <w:divBdr>
                <w:top w:val="none" w:sz="0" w:space="0" w:color="auto"/>
                <w:left w:val="none" w:sz="0" w:space="0" w:color="auto"/>
                <w:bottom w:val="none" w:sz="0" w:space="0" w:color="auto"/>
                <w:right w:val="none" w:sz="0" w:space="0" w:color="auto"/>
              </w:divBdr>
            </w:div>
            <w:div w:id="1673988308">
              <w:marLeft w:val="0"/>
              <w:marRight w:val="0"/>
              <w:marTop w:val="0"/>
              <w:marBottom w:val="0"/>
              <w:divBdr>
                <w:top w:val="none" w:sz="0" w:space="0" w:color="auto"/>
                <w:left w:val="none" w:sz="0" w:space="0" w:color="auto"/>
                <w:bottom w:val="none" w:sz="0" w:space="0" w:color="auto"/>
                <w:right w:val="none" w:sz="0" w:space="0" w:color="auto"/>
              </w:divBdr>
            </w:div>
            <w:div w:id="1110970274">
              <w:marLeft w:val="0"/>
              <w:marRight w:val="0"/>
              <w:marTop w:val="0"/>
              <w:marBottom w:val="0"/>
              <w:divBdr>
                <w:top w:val="none" w:sz="0" w:space="0" w:color="auto"/>
                <w:left w:val="none" w:sz="0" w:space="0" w:color="auto"/>
                <w:bottom w:val="none" w:sz="0" w:space="0" w:color="auto"/>
                <w:right w:val="none" w:sz="0" w:space="0" w:color="auto"/>
              </w:divBdr>
            </w:div>
            <w:div w:id="1136331995">
              <w:marLeft w:val="0"/>
              <w:marRight w:val="0"/>
              <w:marTop w:val="0"/>
              <w:marBottom w:val="0"/>
              <w:divBdr>
                <w:top w:val="none" w:sz="0" w:space="0" w:color="auto"/>
                <w:left w:val="none" w:sz="0" w:space="0" w:color="auto"/>
                <w:bottom w:val="none" w:sz="0" w:space="0" w:color="auto"/>
                <w:right w:val="none" w:sz="0" w:space="0" w:color="auto"/>
              </w:divBdr>
            </w:div>
            <w:div w:id="1233806427">
              <w:marLeft w:val="0"/>
              <w:marRight w:val="0"/>
              <w:marTop w:val="0"/>
              <w:marBottom w:val="0"/>
              <w:divBdr>
                <w:top w:val="none" w:sz="0" w:space="0" w:color="auto"/>
                <w:left w:val="none" w:sz="0" w:space="0" w:color="auto"/>
                <w:bottom w:val="none" w:sz="0" w:space="0" w:color="auto"/>
                <w:right w:val="none" w:sz="0" w:space="0" w:color="auto"/>
              </w:divBdr>
            </w:div>
            <w:div w:id="595599470">
              <w:marLeft w:val="0"/>
              <w:marRight w:val="0"/>
              <w:marTop w:val="0"/>
              <w:marBottom w:val="0"/>
              <w:divBdr>
                <w:top w:val="none" w:sz="0" w:space="0" w:color="auto"/>
                <w:left w:val="none" w:sz="0" w:space="0" w:color="auto"/>
                <w:bottom w:val="none" w:sz="0" w:space="0" w:color="auto"/>
                <w:right w:val="none" w:sz="0" w:space="0" w:color="auto"/>
              </w:divBdr>
            </w:div>
            <w:div w:id="551304451">
              <w:marLeft w:val="0"/>
              <w:marRight w:val="0"/>
              <w:marTop w:val="0"/>
              <w:marBottom w:val="0"/>
              <w:divBdr>
                <w:top w:val="none" w:sz="0" w:space="0" w:color="auto"/>
                <w:left w:val="none" w:sz="0" w:space="0" w:color="auto"/>
                <w:bottom w:val="none" w:sz="0" w:space="0" w:color="auto"/>
                <w:right w:val="none" w:sz="0" w:space="0" w:color="auto"/>
              </w:divBdr>
            </w:div>
            <w:div w:id="1186097585">
              <w:marLeft w:val="0"/>
              <w:marRight w:val="0"/>
              <w:marTop w:val="0"/>
              <w:marBottom w:val="0"/>
              <w:divBdr>
                <w:top w:val="none" w:sz="0" w:space="0" w:color="auto"/>
                <w:left w:val="none" w:sz="0" w:space="0" w:color="auto"/>
                <w:bottom w:val="none" w:sz="0" w:space="0" w:color="auto"/>
                <w:right w:val="none" w:sz="0" w:space="0" w:color="auto"/>
              </w:divBdr>
            </w:div>
            <w:div w:id="1332176927">
              <w:marLeft w:val="0"/>
              <w:marRight w:val="0"/>
              <w:marTop w:val="0"/>
              <w:marBottom w:val="0"/>
              <w:divBdr>
                <w:top w:val="none" w:sz="0" w:space="0" w:color="auto"/>
                <w:left w:val="none" w:sz="0" w:space="0" w:color="auto"/>
                <w:bottom w:val="none" w:sz="0" w:space="0" w:color="auto"/>
                <w:right w:val="none" w:sz="0" w:space="0" w:color="auto"/>
              </w:divBdr>
            </w:div>
            <w:div w:id="260264451">
              <w:marLeft w:val="0"/>
              <w:marRight w:val="0"/>
              <w:marTop w:val="0"/>
              <w:marBottom w:val="0"/>
              <w:divBdr>
                <w:top w:val="none" w:sz="0" w:space="0" w:color="auto"/>
                <w:left w:val="none" w:sz="0" w:space="0" w:color="auto"/>
                <w:bottom w:val="none" w:sz="0" w:space="0" w:color="auto"/>
                <w:right w:val="none" w:sz="0" w:space="0" w:color="auto"/>
              </w:divBdr>
            </w:div>
            <w:div w:id="1756781660">
              <w:marLeft w:val="0"/>
              <w:marRight w:val="0"/>
              <w:marTop w:val="0"/>
              <w:marBottom w:val="0"/>
              <w:divBdr>
                <w:top w:val="none" w:sz="0" w:space="0" w:color="auto"/>
                <w:left w:val="none" w:sz="0" w:space="0" w:color="auto"/>
                <w:bottom w:val="none" w:sz="0" w:space="0" w:color="auto"/>
                <w:right w:val="none" w:sz="0" w:space="0" w:color="auto"/>
              </w:divBdr>
            </w:div>
            <w:div w:id="1197277232">
              <w:marLeft w:val="0"/>
              <w:marRight w:val="0"/>
              <w:marTop w:val="0"/>
              <w:marBottom w:val="0"/>
              <w:divBdr>
                <w:top w:val="none" w:sz="0" w:space="0" w:color="auto"/>
                <w:left w:val="none" w:sz="0" w:space="0" w:color="auto"/>
                <w:bottom w:val="none" w:sz="0" w:space="0" w:color="auto"/>
                <w:right w:val="none" w:sz="0" w:space="0" w:color="auto"/>
              </w:divBdr>
            </w:div>
            <w:div w:id="1028067418">
              <w:marLeft w:val="0"/>
              <w:marRight w:val="0"/>
              <w:marTop w:val="0"/>
              <w:marBottom w:val="0"/>
              <w:divBdr>
                <w:top w:val="none" w:sz="0" w:space="0" w:color="auto"/>
                <w:left w:val="none" w:sz="0" w:space="0" w:color="auto"/>
                <w:bottom w:val="none" w:sz="0" w:space="0" w:color="auto"/>
                <w:right w:val="none" w:sz="0" w:space="0" w:color="auto"/>
              </w:divBdr>
            </w:div>
            <w:div w:id="1380932327">
              <w:marLeft w:val="0"/>
              <w:marRight w:val="0"/>
              <w:marTop w:val="0"/>
              <w:marBottom w:val="0"/>
              <w:divBdr>
                <w:top w:val="none" w:sz="0" w:space="0" w:color="auto"/>
                <w:left w:val="none" w:sz="0" w:space="0" w:color="auto"/>
                <w:bottom w:val="none" w:sz="0" w:space="0" w:color="auto"/>
                <w:right w:val="none" w:sz="0" w:space="0" w:color="auto"/>
              </w:divBdr>
            </w:div>
            <w:div w:id="1697121917">
              <w:marLeft w:val="0"/>
              <w:marRight w:val="0"/>
              <w:marTop w:val="0"/>
              <w:marBottom w:val="0"/>
              <w:divBdr>
                <w:top w:val="none" w:sz="0" w:space="0" w:color="auto"/>
                <w:left w:val="none" w:sz="0" w:space="0" w:color="auto"/>
                <w:bottom w:val="none" w:sz="0" w:space="0" w:color="auto"/>
                <w:right w:val="none" w:sz="0" w:space="0" w:color="auto"/>
              </w:divBdr>
            </w:div>
            <w:div w:id="1787040187">
              <w:marLeft w:val="0"/>
              <w:marRight w:val="0"/>
              <w:marTop w:val="0"/>
              <w:marBottom w:val="0"/>
              <w:divBdr>
                <w:top w:val="none" w:sz="0" w:space="0" w:color="auto"/>
                <w:left w:val="none" w:sz="0" w:space="0" w:color="auto"/>
                <w:bottom w:val="none" w:sz="0" w:space="0" w:color="auto"/>
                <w:right w:val="none" w:sz="0" w:space="0" w:color="auto"/>
              </w:divBdr>
            </w:div>
            <w:div w:id="1010061144">
              <w:marLeft w:val="0"/>
              <w:marRight w:val="0"/>
              <w:marTop w:val="0"/>
              <w:marBottom w:val="0"/>
              <w:divBdr>
                <w:top w:val="none" w:sz="0" w:space="0" w:color="auto"/>
                <w:left w:val="none" w:sz="0" w:space="0" w:color="auto"/>
                <w:bottom w:val="none" w:sz="0" w:space="0" w:color="auto"/>
                <w:right w:val="none" w:sz="0" w:space="0" w:color="auto"/>
              </w:divBdr>
            </w:div>
            <w:div w:id="1886213797">
              <w:marLeft w:val="0"/>
              <w:marRight w:val="0"/>
              <w:marTop w:val="0"/>
              <w:marBottom w:val="0"/>
              <w:divBdr>
                <w:top w:val="none" w:sz="0" w:space="0" w:color="auto"/>
                <w:left w:val="none" w:sz="0" w:space="0" w:color="auto"/>
                <w:bottom w:val="none" w:sz="0" w:space="0" w:color="auto"/>
                <w:right w:val="none" w:sz="0" w:space="0" w:color="auto"/>
              </w:divBdr>
            </w:div>
            <w:div w:id="3329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9572">
      <w:bodyDiv w:val="1"/>
      <w:marLeft w:val="0"/>
      <w:marRight w:val="0"/>
      <w:marTop w:val="0"/>
      <w:marBottom w:val="0"/>
      <w:divBdr>
        <w:top w:val="none" w:sz="0" w:space="0" w:color="auto"/>
        <w:left w:val="none" w:sz="0" w:space="0" w:color="auto"/>
        <w:bottom w:val="none" w:sz="0" w:space="0" w:color="auto"/>
        <w:right w:val="none" w:sz="0" w:space="0" w:color="auto"/>
      </w:divBdr>
      <w:divsChild>
        <w:div w:id="1039284022">
          <w:marLeft w:val="0"/>
          <w:marRight w:val="0"/>
          <w:marTop w:val="0"/>
          <w:marBottom w:val="0"/>
          <w:divBdr>
            <w:top w:val="none" w:sz="0" w:space="0" w:color="auto"/>
            <w:left w:val="none" w:sz="0" w:space="0" w:color="auto"/>
            <w:bottom w:val="none" w:sz="0" w:space="0" w:color="auto"/>
            <w:right w:val="none" w:sz="0" w:space="0" w:color="auto"/>
          </w:divBdr>
          <w:divsChild>
            <w:div w:id="403530173">
              <w:marLeft w:val="0"/>
              <w:marRight w:val="0"/>
              <w:marTop w:val="0"/>
              <w:marBottom w:val="0"/>
              <w:divBdr>
                <w:top w:val="none" w:sz="0" w:space="0" w:color="auto"/>
                <w:left w:val="none" w:sz="0" w:space="0" w:color="auto"/>
                <w:bottom w:val="none" w:sz="0" w:space="0" w:color="auto"/>
                <w:right w:val="none" w:sz="0" w:space="0" w:color="auto"/>
              </w:divBdr>
            </w:div>
            <w:div w:id="692414092">
              <w:marLeft w:val="0"/>
              <w:marRight w:val="0"/>
              <w:marTop w:val="0"/>
              <w:marBottom w:val="0"/>
              <w:divBdr>
                <w:top w:val="none" w:sz="0" w:space="0" w:color="auto"/>
                <w:left w:val="none" w:sz="0" w:space="0" w:color="auto"/>
                <w:bottom w:val="none" w:sz="0" w:space="0" w:color="auto"/>
                <w:right w:val="none" w:sz="0" w:space="0" w:color="auto"/>
              </w:divBdr>
            </w:div>
            <w:div w:id="641692886">
              <w:marLeft w:val="0"/>
              <w:marRight w:val="0"/>
              <w:marTop w:val="0"/>
              <w:marBottom w:val="0"/>
              <w:divBdr>
                <w:top w:val="none" w:sz="0" w:space="0" w:color="auto"/>
                <w:left w:val="none" w:sz="0" w:space="0" w:color="auto"/>
                <w:bottom w:val="none" w:sz="0" w:space="0" w:color="auto"/>
                <w:right w:val="none" w:sz="0" w:space="0" w:color="auto"/>
              </w:divBdr>
            </w:div>
            <w:div w:id="1521091532">
              <w:marLeft w:val="0"/>
              <w:marRight w:val="0"/>
              <w:marTop w:val="0"/>
              <w:marBottom w:val="0"/>
              <w:divBdr>
                <w:top w:val="none" w:sz="0" w:space="0" w:color="auto"/>
                <w:left w:val="none" w:sz="0" w:space="0" w:color="auto"/>
                <w:bottom w:val="none" w:sz="0" w:space="0" w:color="auto"/>
                <w:right w:val="none" w:sz="0" w:space="0" w:color="auto"/>
              </w:divBdr>
            </w:div>
            <w:div w:id="1162234369">
              <w:marLeft w:val="0"/>
              <w:marRight w:val="0"/>
              <w:marTop w:val="0"/>
              <w:marBottom w:val="0"/>
              <w:divBdr>
                <w:top w:val="none" w:sz="0" w:space="0" w:color="auto"/>
                <w:left w:val="none" w:sz="0" w:space="0" w:color="auto"/>
                <w:bottom w:val="none" w:sz="0" w:space="0" w:color="auto"/>
                <w:right w:val="none" w:sz="0" w:space="0" w:color="auto"/>
              </w:divBdr>
            </w:div>
            <w:div w:id="668752827">
              <w:marLeft w:val="0"/>
              <w:marRight w:val="0"/>
              <w:marTop w:val="0"/>
              <w:marBottom w:val="0"/>
              <w:divBdr>
                <w:top w:val="none" w:sz="0" w:space="0" w:color="auto"/>
                <w:left w:val="none" w:sz="0" w:space="0" w:color="auto"/>
                <w:bottom w:val="none" w:sz="0" w:space="0" w:color="auto"/>
                <w:right w:val="none" w:sz="0" w:space="0" w:color="auto"/>
              </w:divBdr>
            </w:div>
            <w:div w:id="1265966050">
              <w:marLeft w:val="0"/>
              <w:marRight w:val="0"/>
              <w:marTop w:val="0"/>
              <w:marBottom w:val="0"/>
              <w:divBdr>
                <w:top w:val="none" w:sz="0" w:space="0" w:color="auto"/>
                <w:left w:val="none" w:sz="0" w:space="0" w:color="auto"/>
                <w:bottom w:val="none" w:sz="0" w:space="0" w:color="auto"/>
                <w:right w:val="none" w:sz="0" w:space="0" w:color="auto"/>
              </w:divBdr>
            </w:div>
            <w:div w:id="878131816">
              <w:marLeft w:val="0"/>
              <w:marRight w:val="0"/>
              <w:marTop w:val="0"/>
              <w:marBottom w:val="0"/>
              <w:divBdr>
                <w:top w:val="none" w:sz="0" w:space="0" w:color="auto"/>
                <w:left w:val="none" w:sz="0" w:space="0" w:color="auto"/>
                <w:bottom w:val="none" w:sz="0" w:space="0" w:color="auto"/>
                <w:right w:val="none" w:sz="0" w:space="0" w:color="auto"/>
              </w:divBdr>
            </w:div>
            <w:div w:id="958952903">
              <w:marLeft w:val="0"/>
              <w:marRight w:val="0"/>
              <w:marTop w:val="0"/>
              <w:marBottom w:val="0"/>
              <w:divBdr>
                <w:top w:val="none" w:sz="0" w:space="0" w:color="auto"/>
                <w:left w:val="none" w:sz="0" w:space="0" w:color="auto"/>
                <w:bottom w:val="none" w:sz="0" w:space="0" w:color="auto"/>
                <w:right w:val="none" w:sz="0" w:space="0" w:color="auto"/>
              </w:divBdr>
            </w:div>
            <w:div w:id="1860771879">
              <w:marLeft w:val="0"/>
              <w:marRight w:val="0"/>
              <w:marTop w:val="0"/>
              <w:marBottom w:val="0"/>
              <w:divBdr>
                <w:top w:val="none" w:sz="0" w:space="0" w:color="auto"/>
                <w:left w:val="none" w:sz="0" w:space="0" w:color="auto"/>
                <w:bottom w:val="none" w:sz="0" w:space="0" w:color="auto"/>
                <w:right w:val="none" w:sz="0" w:space="0" w:color="auto"/>
              </w:divBdr>
            </w:div>
            <w:div w:id="2038001085">
              <w:marLeft w:val="0"/>
              <w:marRight w:val="0"/>
              <w:marTop w:val="0"/>
              <w:marBottom w:val="0"/>
              <w:divBdr>
                <w:top w:val="none" w:sz="0" w:space="0" w:color="auto"/>
                <w:left w:val="none" w:sz="0" w:space="0" w:color="auto"/>
                <w:bottom w:val="none" w:sz="0" w:space="0" w:color="auto"/>
                <w:right w:val="none" w:sz="0" w:space="0" w:color="auto"/>
              </w:divBdr>
            </w:div>
            <w:div w:id="87309116">
              <w:marLeft w:val="0"/>
              <w:marRight w:val="0"/>
              <w:marTop w:val="0"/>
              <w:marBottom w:val="0"/>
              <w:divBdr>
                <w:top w:val="none" w:sz="0" w:space="0" w:color="auto"/>
                <w:left w:val="none" w:sz="0" w:space="0" w:color="auto"/>
                <w:bottom w:val="none" w:sz="0" w:space="0" w:color="auto"/>
                <w:right w:val="none" w:sz="0" w:space="0" w:color="auto"/>
              </w:divBdr>
            </w:div>
            <w:div w:id="230891322">
              <w:marLeft w:val="0"/>
              <w:marRight w:val="0"/>
              <w:marTop w:val="0"/>
              <w:marBottom w:val="0"/>
              <w:divBdr>
                <w:top w:val="none" w:sz="0" w:space="0" w:color="auto"/>
                <w:left w:val="none" w:sz="0" w:space="0" w:color="auto"/>
                <w:bottom w:val="none" w:sz="0" w:space="0" w:color="auto"/>
                <w:right w:val="none" w:sz="0" w:space="0" w:color="auto"/>
              </w:divBdr>
            </w:div>
            <w:div w:id="1922332881">
              <w:marLeft w:val="0"/>
              <w:marRight w:val="0"/>
              <w:marTop w:val="0"/>
              <w:marBottom w:val="0"/>
              <w:divBdr>
                <w:top w:val="none" w:sz="0" w:space="0" w:color="auto"/>
                <w:left w:val="none" w:sz="0" w:space="0" w:color="auto"/>
                <w:bottom w:val="none" w:sz="0" w:space="0" w:color="auto"/>
                <w:right w:val="none" w:sz="0" w:space="0" w:color="auto"/>
              </w:divBdr>
            </w:div>
            <w:div w:id="525101973">
              <w:marLeft w:val="0"/>
              <w:marRight w:val="0"/>
              <w:marTop w:val="0"/>
              <w:marBottom w:val="0"/>
              <w:divBdr>
                <w:top w:val="none" w:sz="0" w:space="0" w:color="auto"/>
                <w:left w:val="none" w:sz="0" w:space="0" w:color="auto"/>
                <w:bottom w:val="none" w:sz="0" w:space="0" w:color="auto"/>
                <w:right w:val="none" w:sz="0" w:space="0" w:color="auto"/>
              </w:divBdr>
            </w:div>
            <w:div w:id="1292707012">
              <w:marLeft w:val="0"/>
              <w:marRight w:val="0"/>
              <w:marTop w:val="0"/>
              <w:marBottom w:val="0"/>
              <w:divBdr>
                <w:top w:val="none" w:sz="0" w:space="0" w:color="auto"/>
                <w:left w:val="none" w:sz="0" w:space="0" w:color="auto"/>
                <w:bottom w:val="none" w:sz="0" w:space="0" w:color="auto"/>
                <w:right w:val="none" w:sz="0" w:space="0" w:color="auto"/>
              </w:divBdr>
            </w:div>
            <w:div w:id="368922397">
              <w:marLeft w:val="0"/>
              <w:marRight w:val="0"/>
              <w:marTop w:val="0"/>
              <w:marBottom w:val="0"/>
              <w:divBdr>
                <w:top w:val="none" w:sz="0" w:space="0" w:color="auto"/>
                <w:left w:val="none" w:sz="0" w:space="0" w:color="auto"/>
                <w:bottom w:val="none" w:sz="0" w:space="0" w:color="auto"/>
                <w:right w:val="none" w:sz="0" w:space="0" w:color="auto"/>
              </w:divBdr>
            </w:div>
            <w:div w:id="593056874">
              <w:marLeft w:val="0"/>
              <w:marRight w:val="0"/>
              <w:marTop w:val="0"/>
              <w:marBottom w:val="0"/>
              <w:divBdr>
                <w:top w:val="none" w:sz="0" w:space="0" w:color="auto"/>
                <w:left w:val="none" w:sz="0" w:space="0" w:color="auto"/>
                <w:bottom w:val="none" w:sz="0" w:space="0" w:color="auto"/>
                <w:right w:val="none" w:sz="0" w:space="0" w:color="auto"/>
              </w:divBdr>
            </w:div>
            <w:div w:id="2081521067">
              <w:marLeft w:val="0"/>
              <w:marRight w:val="0"/>
              <w:marTop w:val="0"/>
              <w:marBottom w:val="0"/>
              <w:divBdr>
                <w:top w:val="none" w:sz="0" w:space="0" w:color="auto"/>
                <w:left w:val="none" w:sz="0" w:space="0" w:color="auto"/>
                <w:bottom w:val="none" w:sz="0" w:space="0" w:color="auto"/>
                <w:right w:val="none" w:sz="0" w:space="0" w:color="auto"/>
              </w:divBdr>
            </w:div>
            <w:div w:id="695732323">
              <w:marLeft w:val="0"/>
              <w:marRight w:val="0"/>
              <w:marTop w:val="0"/>
              <w:marBottom w:val="0"/>
              <w:divBdr>
                <w:top w:val="none" w:sz="0" w:space="0" w:color="auto"/>
                <w:left w:val="none" w:sz="0" w:space="0" w:color="auto"/>
                <w:bottom w:val="none" w:sz="0" w:space="0" w:color="auto"/>
                <w:right w:val="none" w:sz="0" w:space="0" w:color="auto"/>
              </w:divBdr>
            </w:div>
            <w:div w:id="1068842157">
              <w:marLeft w:val="0"/>
              <w:marRight w:val="0"/>
              <w:marTop w:val="0"/>
              <w:marBottom w:val="0"/>
              <w:divBdr>
                <w:top w:val="none" w:sz="0" w:space="0" w:color="auto"/>
                <w:left w:val="none" w:sz="0" w:space="0" w:color="auto"/>
                <w:bottom w:val="none" w:sz="0" w:space="0" w:color="auto"/>
                <w:right w:val="none" w:sz="0" w:space="0" w:color="auto"/>
              </w:divBdr>
            </w:div>
            <w:div w:id="1293368133">
              <w:marLeft w:val="0"/>
              <w:marRight w:val="0"/>
              <w:marTop w:val="0"/>
              <w:marBottom w:val="0"/>
              <w:divBdr>
                <w:top w:val="none" w:sz="0" w:space="0" w:color="auto"/>
                <w:left w:val="none" w:sz="0" w:space="0" w:color="auto"/>
                <w:bottom w:val="none" w:sz="0" w:space="0" w:color="auto"/>
                <w:right w:val="none" w:sz="0" w:space="0" w:color="auto"/>
              </w:divBdr>
            </w:div>
            <w:div w:id="1802647030">
              <w:marLeft w:val="0"/>
              <w:marRight w:val="0"/>
              <w:marTop w:val="0"/>
              <w:marBottom w:val="0"/>
              <w:divBdr>
                <w:top w:val="none" w:sz="0" w:space="0" w:color="auto"/>
                <w:left w:val="none" w:sz="0" w:space="0" w:color="auto"/>
                <w:bottom w:val="none" w:sz="0" w:space="0" w:color="auto"/>
                <w:right w:val="none" w:sz="0" w:space="0" w:color="auto"/>
              </w:divBdr>
            </w:div>
            <w:div w:id="785853409">
              <w:marLeft w:val="0"/>
              <w:marRight w:val="0"/>
              <w:marTop w:val="0"/>
              <w:marBottom w:val="0"/>
              <w:divBdr>
                <w:top w:val="none" w:sz="0" w:space="0" w:color="auto"/>
                <w:left w:val="none" w:sz="0" w:space="0" w:color="auto"/>
                <w:bottom w:val="none" w:sz="0" w:space="0" w:color="auto"/>
                <w:right w:val="none" w:sz="0" w:space="0" w:color="auto"/>
              </w:divBdr>
            </w:div>
            <w:div w:id="1938563439">
              <w:marLeft w:val="0"/>
              <w:marRight w:val="0"/>
              <w:marTop w:val="0"/>
              <w:marBottom w:val="0"/>
              <w:divBdr>
                <w:top w:val="none" w:sz="0" w:space="0" w:color="auto"/>
                <w:left w:val="none" w:sz="0" w:space="0" w:color="auto"/>
                <w:bottom w:val="none" w:sz="0" w:space="0" w:color="auto"/>
                <w:right w:val="none" w:sz="0" w:space="0" w:color="auto"/>
              </w:divBdr>
            </w:div>
            <w:div w:id="710350976">
              <w:marLeft w:val="0"/>
              <w:marRight w:val="0"/>
              <w:marTop w:val="0"/>
              <w:marBottom w:val="0"/>
              <w:divBdr>
                <w:top w:val="none" w:sz="0" w:space="0" w:color="auto"/>
                <w:left w:val="none" w:sz="0" w:space="0" w:color="auto"/>
                <w:bottom w:val="none" w:sz="0" w:space="0" w:color="auto"/>
                <w:right w:val="none" w:sz="0" w:space="0" w:color="auto"/>
              </w:divBdr>
            </w:div>
            <w:div w:id="78185698">
              <w:marLeft w:val="0"/>
              <w:marRight w:val="0"/>
              <w:marTop w:val="0"/>
              <w:marBottom w:val="0"/>
              <w:divBdr>
                <w:top w:val="none" w:sz="0" w:space="0" w:color="auto"/>
                <w:left w:val="none" w:sz="0" w:space="0" w:color="auto"/>
                <w:bottom w:val="none" w:sz="0" w:space="0" w:color="auto"/>
                <w:right w:val="none" w:sz="0" w:space="0" w:color="auto"/>
              </w:divBdr>
            </w:div>
            <w:div w:id="1458793980">
              <w:marLeft w:val="0"/>
              <w:marRight w:val="0"/>
              <w:marTop w:val="0"/>
              <w:marBottom w:val="0"/>
              <w:divBdr>
                <w:top w:val="none" w:sz="0" w:space="0" w:color="auto"/>
                <w:left w:val="none" w:sz="0" w:space="0" w:color="auto"/>
                <w:bottom w:val="none" w:sz="0" w:space="0" w:color="auto"/>
                <w:right w:val="none" w:sz="0" w:space="0" w:color="auto"/>
              </w:divBdr>
            </w:div>
            <w:div w:id="20598020">
              <w:marLeft w:val="0"/>
              <w:marRight w:val="0"/>
              <w:marTop w:val="0"/>
              <w:marBottom w:val="0"/>
              <w:divBdr>
                <w:top w:val="none" w:sz="0" w:space="0" w:color="auto"/>
                <w:left w:val="none" w:sz="0" w:space="0" w:color="auto"/>
                <w:bottom w:val="none" w:sz="0" w:space="0" w:color="auto"/>
                <w:right w:val="none" w:sz="0" w:space="0" w:color="auto"/>
              </w:divBdr>
            </w:div>
            <w:div w:id="872622031">
              <w:marLeft w:val="0"/>
              <w:marRight w:val="0"/>
              <w:marTop w:val="0"/>
              <w:marBottom w:val="0"/>
              <w:divBdr>
                <w:top w:val="none" w:sz="0" w:space="0" w:color="auto"/>
                <w:left w:val="none" w:sz="0" w:space="0" w:color="auto"/>
                <w:bottom w:val="none" w:sz="0" w:space="0" w:color="auto"/>
                <w:right w:val="none" w:sz="0" w:space="0" w:color="auto"/>
              </w:divBdr>
            </w:div>
            <w:div w:id="1011446492">
              <w:marLeft w:val="0"/>
              <w:marRight w:val="0"/>
              <w:marTop w:val="0"/>
              <w:marBottom w:val="0"/>
              <w:divBdr>
                <w:top w:val="none" w:sz="0" w:space="0" w:color="auto"/>
                <w:left w:val="none" w:sz="0" w:space="0" w:color="auto"/>
                <w:bottom w:val="none" w:sz="0" w:space="0" w:color="auto"/>
                <w:right w:val="none" w:sz="0" w:space="0" w:color="auto"/>
              </w:divBdr>
            </w:div>
            <w:div w:id="382406468">
              <w:marLeft w:val="0"/>
              <w:marRight w:val="0"/>
              <w:marTop w:val="0"/>
              <w:marBottom w:val="0"/>
              <w:divBdr>
                <w:top w:val="none" w:sz="0" w:space="0" w:color="auto"/>
                <w:left w:val="none" w:sz="0" w:space="0" w:color="auto"/>
                <w:bottom w:val="none" w:sz="0" w:space="0" w:color="auto"/>
                <w:right w:val="none" w:sz="0" w:space="0" w:color="auto"/>
              </w:divBdr>
            </w:div>
            <w:div w:id="1093433783">
              <w:marLeft w:val="0"/>
              <w:marRight w:val="0"/>
              <w:marTop w:val="0"/>
              <w:marBottom w:val="0"/>
              <w:divBdr>
                <w:top w:val="none" w:sz="0" w:space="0" w:color="auto"/>
                <w:left w:val="none" w:sz="0" w:space="0" w:color="auto"/>
                <w:bottom w:val="none" w:sz="0" w:space="0" w:color="auto"/>
                <w:right w:val="none" w:sz="0" w:space="0" w:color="auto"/>
              </w:divBdr>
            </w:div>
            <w:div w:id="84351387">
              <w:marLeft w:val="0"/>
              <w:marRight w:val="0"/>
              <w:marTop w:val="0"/>
              <w:marBottom w:val="0"/>
              <w:divBdr>
                <w:top w:val="none" w:sz="0" w:space="0" w:color="auto"/>
                <w:left w:val="none" w:sz="0" w:space="0" w:color="auto"/>
                <w:bottom w:val="none" w:sz="0" w:space="0" w:color="auto"/>
                <w:right w:val="none" w:sz="0" w:space="0" w:color="auto"/>
              </w:divBdr>
            </w:div>
            <w:div w:id="1599945901">
              <w:marLeft w:val="0"/>
              <w:marRight w:val="0"/>
              <w:marTop w:val="0"/>
              <w:marBottom w:val="0"/>
              <w:divBdr>
                <w:top w:val="none" w:sz="0" w:space="0" w:color="auto"/>
                <w:left w:val="none" w:sz="0" w:space="0" w:color="auto"/>
                <w:bottom w:val="none" w:sz="0" w:space="0" w:color="auto"/>
                <w:right w:val="none" w:sz="0" w:space="0" w:color="auto"/>
              </w:divBdr>
            </w:div>
            <w:div w:id="1605335813">
              <w:marLeft w:val="0"/>
              <w:marRight w:val="0"/>
              <w:marTop w:val="0"/>
              <w:marBottom w:val="0"/>
              <w:divBdr>
                <w:top w:val="none" w:sz="0" w:space="0" w:color="auto"/>
                <w:left w:val="none" w:sz="0" w:space="0" w:color="auto"/>
                <w:bottom w:val="none" w:sz="0" w:space="0" w:color="auto"/>
                <w:right w:val="none" w:sz="0" w:space="0" w:color="auto"/>
              </w:divBdr>
            </w:div>
            <w:div w:id="530799160">
              <w:marLeft w:val="0"/>
              <w:marRight w:val="0"/>
              <w:marTop w:val="0"/>
              <w:marBottom w:val="0"/>
              <w:divBdr>
                <w:top w:val="none" w:sz="0" w:space="0" w:color="auto"/>
                <w:left w:val="none" w:sz="0" w:space="0" w:color="auto"/>
                <w:bottom w:val="none" w:sz="0" w:space="0" w:color="auto"/>
                <w:right w:val="none" w:sz="0" w:space="0" w:color="auto"/>
              </w:divBdr>
            </w:div>
            <w:div w:id="1210800689">
              <w:marLeft w:val="0"/>
              <w:marRight w:val="0"/>
              <w:marTop w:val="0"/>
              <w:marBottom w:val="0"/>
              <w:divBdr>
                <w:top w:val="none" w:sz="0" w:space="0" w:color="auto"/>
                <w:left w:val="none" w:sz="0" w:space="0" w:color="auto"/>
                <w:bottom w:val="none" w:sz="0" w:space="0" w:color="auto"/>
                <w:right w:val="none" w:sz="0" w:space="0" w:color="auto"/>
              </w:divBdr>
            </w:div>
            <w:div w:id="938175712">
              <w:marLeft w:val="0"/>
              <w:marRight w:val="0"/>
              <w:marTop w:val="0"/>
              <w:marBottom w:val="0"/>
              <w:divBdr>
                <w:top w:val="none" w:sz="0" w:space="0" w:color="auto"/>
                <w:left w:val="none" w:sz="0" w:space="0" w:color="auto"/>
                <w:bottom w:val="none" w:sz="0" w:space="0" w:color="auto"/>
                <w:right w:val="none" w:sz="0" w:space="0" w:color="auto"/>
              </w:divBdr>
            </w:div>
            <w:div w:id="2067021149">
              <w:marLeft w:val="0"/>
              <w:marRight w:val="0"/>
              <w:marTop w:val="0"/>
              <w:marBottom w:val="0"/>
              <w:divBdr>
                <w:top w:val="none" w:sz="0" w:space="0" w:color="auto"/>
                <w:left w:val="none" w:sz="0" w:space="0" w:color="auto"/>
                <w:bottom w:val="none" w:sz="0" w:space="0" w:color="auto"/>
                <w:right w:val="none" w:sz="0" w:space="0" w:color="auto"/>
              </w:divBdr>
            </w:div>
            <w:div w:id="586698740">
              <w:marLeft w:val="0"/>
              <w:marRight w:val="0"/>
              <w:marTop w:val="0"/>
              <w:marBottom w:val="0"/>
              <w:divBdr>
                <w:top w:val="none" w:sz="0" w:space="0" w:color="auto"/>
                <w:left w:val="none" w:sz="0" w:space="0" w:color="auto"/>
                <w:bottom w:val="none" w:sz="0" w:space="0" w:color="auto"/>
                <w:right w:val="none" w:sz="0" w:space="0" w:color="auto"/>
              </w:divBdr>
            </w:div>
            <w:div w:id="17589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7280">
      <w:bodyDiv w:val="1"/>
      <w:marLeft w:val="0"/>
      <w:marRight w:val="0"/>
      <w:marTop w:val="0"/>
      <w:marBottom w:val="0"/>
      <w:divBdr>
        <w:top w:val="none" w:sz="0" w:space="0" w:color="auto"/>
        <w:left w:val="none" w:sz="0" w:space="0" w:color="auto"/>
        <w:bottom w:val="none" w:sz="0" w:space="0" w:color="auto"/>
        <w:right w:val="none" w:sz="0" w:space="0" w:color="auto"/>
      </w:divBdr>
      <w:divsChild>
        <w:div w:id="321659768">
          <w:marLeft w:val="0"/>
          <w:marRight w:val="0"/>
          <w:marTop w:val="0"/>
          <w:marBottom w:val="0"/>
          <w:divBdr>
            <w:top w:val="none" w:sz="0" w:space="0" w:color="auto"/>
            <w:left w:val="none" w:sz="0" w:space="0" w:color="auto"/>
            <w:bottom w:val="none" w:sz="0" w:space="0" w:color="auto"/>
            <w:right w:val="none" w:sz="0" w:space="0" w:color="auto"/>
          </w:divBdr>
          <w:divsChild>
            <w:div w:id="18659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7451">
      <w:bodyDiv w:val="1"/>
      <w:marLeft w:val="0"/>
      <w:marRight w:val="0"/>
      <w:marTop w:val="0"/>
      <w:marBottom w:val="0"/>
      <w:divBdr>
        <w:top w:val="none" w:sz="0" w:space="0" w:color="auto"/>
        <w:left w:val="none" w:sz="0" w:space="0" w:color="auto"/>
        <w:bottom w:val="none" w:sz="0" w:space="0" w:color="auto"/>
        <w:right w:val="none" w:sz="0" w:space="0" w:color="auto"/>
      </w:divBdr>
      <w:divsChild>
        <w:div w:id="2002197487">
          <w:marLeft w:val="0"/>
          <w:marRight w:val="0"/>
          <w:marTop w:val="0"/>
          <w:marBottom w:val="0"/>
          <w:divBdr>
            <w:top w:val="none" w:sz="0" w:space="0" w:color="auto"/>
            <w:left w:val="none" w:sz="0" w:space="0" w:color="auto"/>
            <w:bottom w:val="none" w:sz="0" w:space="0" w:color="auto"/>
            <w:right w:val="none" w:sz="0" w:space="0" w:color="auto"/>
          </w:divBdr>
          <w:divsChild>
            <w:div w:id="625042296">
              <w:marLeft w:val="0"/>
              <w:marRight w:val="0"/>
              <w:marTop w:val="0"/>
              <w:marBottom w:val="0"/>
              <w:divBdr>
                <w:top w:val="none" w:sz="0" w:space="0" w:color="auto"/>
                <w:left w:val="none" w:sz="0" w:space="0" w:color="auto"/>
                <w:bottom w:val="none" w:sz="0" w:space="0" w:color="auto"/>
                <w:right w:val="none" w:sz="0" w:space="0" w:color="auto"/>
              </w:divBdr>
            </w:div>
            <w:div w:id="701512638">
              <w:marLeft w:val="0"/>
              <w:marRight w:val="0"/>
              <w:marTop w:val="0"/>
              <w:marBottom w:val="0"/>
              <w:divBdr>
                <w:top w:val="none" w:sz="0" w:space="0" w:color="auto"/>
                <w:left w:val="none" w:sz="0" w:space="0" w:color="auto"/>
                <w:bottom w:val="none" w:sz="0" w:space="0" w:color="auto"/>
                <w:right w:val="none" w:sz="0" w:space="0" w:color="auto"/>
              </w:divBdr>
            </w:div>
            <w:div w:id="283200833">
              <w:marLeft w:val="0"/>
              <w:marRight w:val="0"/>
              <w:marTop w:val="0"/>
              <w:marBottom w:val="0"/>
              <w:divBdr>
                <w:top w:val="none" w:sz="0" w:space="0" w:color="auto"/>
                <w:left w:val="none" w:sz="0" w:space="0" w:color="auto"/>
                <w:bottom w:val="none" w:sz="0" w:space="0" w:color="auto"/>
                <w:right w:val="none" w:sz="0" w:space="0" w:color="auto"/>
              </w:divBdr>
            </w:div>
            <w:div w:id="1633825345">
              <w:marLeft w:val="0"/>
              <w:marRight w:val="0"/>
              <w:marTop w:val="0"/>
              <w:marBottom w:val="0"/>
              <w:divBdr>
                <w:top w:val="none" w:sz="0" w:space="0" w:color="auto"/>
                <w:left w:val="none" w:sz="0" w:space="0" w:color="auto"/>
                <w:bottom w:val="none" w:sz="0" w:space="0" w:color="auto"/>
                <w:right w:val="none" w:sz="0" w:space="0" w:color="auto"/>
              </w:divBdr>
            </w:div>
            <w:div w:id="1816333852">
              <w:marLeft w:val="0"/>
              <w:marRight w:val="0"/>
              <w:marTop w:val="0"/>
              <w:marBottom w:val="0"/>
              <w:divBdr>
                <w:top w:val="none" w:sz="0" w:space="0" w:color="auto"/>
                <w:left w:val="none" w:sz="0" w:space="0" w:color="auto"/>
                <w:bottom w:val="none" w:sz="0" w:space="0" w:color="auto"/>
                <w:right w:val="none" w:sz="0" w:space="0" w:color="auto"/>
              </w:divBdr>
            </w:div>
            <w:div w:id="1702630302">
              <w:marLeft w:val="0"/>
              <w:marRight w:val="0"/>
              <w:marTop w:val="0"/>
              <w:marBottom w:val="0"/>
              <w:divBdr>
                <w:top w:val="none" w:sz="0" w:space="0" w:color="auto"/>
                <w:left w:val="none" w:sz="0" w:space="0" w:color="auto"/>
                <w:bottom w:val="none" w:sz="0" w:space="0" w:color="auto"/>
                <w:right w:val="none" w:sz="0" w:space="0" w:color="auto"/>
              </w:divBdr>
            </w:div>
            <w:div w:id="467011630">
              <w:marLeft w:val="0"/>
              <w:marRight w:val="0"/>
              <w:marTop w:val="0"/>
              <w:marBottom w:val="0"/>
              <w:divBdr>
                <w:top w:val="none" w:sz="0" w:space="0" w:color="auto"/>
                <w:left w:val="none" w:sz="0" w:space="0" w:color="auto"/>
                <w:bottom w:val="none" w:sz="0" w:space="0" w:color="auto"/>
                <w:right w:val="none" w:sz="0" w:space="0" w:color="auto"/>
              </w:divBdr>
            </w:div>
            <w:div w:id="1437095426">
              <w:marLeft w:val="0"/>
              <w:marRight w:val="0"/>
              <w:marTop w:val="0"/>
              <w:marBottom w:val="0"/>
              <w:divBdr>
                <w:top w:val="none" w:sz="0" w:space="0" w:color="auto"/>
                <w:left w:val="none" w:sz="0" w:space="0" w:color="auto"/>
                <w:bottom w:val="none" w:sz="0" w:space="0" w:color="auto"/>
                <w:right w:val="none" w:sz="0" w:space="0" w:color="auto"/>
              </w:divBdr>
            </w:div>
            <w:div w:id="1006976139">
              <w:marLeft w:val="0"/>
              <w:marRight w:val="0"/>
              <w:marTop w:val="0"/>
              <w:marBottom w:val="0"/>
              <w:divBdr>
                <w:top w:val="none" w:sz="0" w:space="0" w:color="auto"/>
                <w:left w:val="none" w:sz="0" w:space="0" w:color="auto"/>
                <w:bottom w:val="none" w:sz="0" w:space="0" w:color="auto"/>
                <w:right w:val="none" w:sz="0" w:space="0" w:color="auto"/>
              </w:divBdr>
            </w:div>
            <w:div w:id="722488623">
              <w:marLeft w:val="0"/>
              <w:marRight w:val="0"/>
              <w:marTop w:val="0"/>
              <w:marBottom w:val="0"/>
              <w:divBdr>
                <w:top w:val="none" w:sz="0" w:space="0" w:color="auto"/>
                <w:left w:val="none" w:sz="0" w:space="0" w:color="auto"/>
                <w:bottom w:val="none" w:sz="0" w:space="0" w:color="auto"/>
                <w:right w:val="none" w:sz="0" w:space="0" w:color="auto"/>
              </w:divBdr>
            </w:div>
            <w:div w:id="3767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2773">
      <w:bodyDiv w:val="1"/>
      <w:marLeft w:val="0"/>
      <w:marRight w:val="0"/>
      <w:marTop w:val="0"/>
      <w:marBottom w:val="0"/>
      <w:divBdr>
        <w:top w:val="none" w:sz="0" w:space="0" w:color="auto"/>
        <w:left w:val="none" w:sz="0" w:space="0" w:color="auto"/>
        <w:bottom w:val="none" w:sz="0" w:space="0" w:color="auto"/>
        <w:right w:val="none" w:sz="0" w:space="0" w:color="auto"/>
      </w:divBdr>
      <w:divsChild>
        <w:div w:id="1912613679">
          <w:marLeft w:val="0"/>
          <w:marRight w:val="0"/>
          <w:marTop w:val="0"/>
          <w:marBottom w:val="0"/>
          <w:divBdr>
            <w:top w:val="none" w:sz="0" w:space="0" w:color="auto"/>
            <w:left w:val="none" w:sz="0" w:space="0" w:color="auto"/>
            <w:bottom w:val="none" w:sz="0" w:space="0" w:color="auto"/>
            <w:right w:val="none" w:sz="0" w:space="0" w:color="auto"/>
          </w:divBdr>
          <w:divsChild>
            <w:div w:id="473916596">
              <w:marLeft w:val="0"/>
              <w:marRight w:val="0"/>
              <w:marTop w:val="0"/>
              <w:marBottom w:val="0"/>
              <w:divBdr>
                <w:top w:val="none" w:sz="0" w:space="0" w:color="auto"/>
                <w:left w:val="none" w:sz="0" w:space="0" w:color="auto"/>
                <w:bottom w:val="none" w:sz="0" w:space="0" w:color="auto"/>
                <w:right w:val="none" w:sz="0" w:space="0" w:color="auto"/>
              </w:divBdr>
            </w:div>
            <w:div w:id="1792817737">
              <w:marLeft w:val="0"/>
              <w:marRight w:val="0"/>
              <w:marTop w:val="0"/>
              <w:marBottom w:val="0"/>
              <w:divBdr>
                <w:top w:val="none" w:sz="0" w:space="0" w:color="auto"/>
                <w:left w:val="none" w:sz="0" w:space="0" w:color="auto"/>
                <w:bottom w:val="none" w:sz="0" w:space="0" w:color="auto"/>
                <w:right w:val="none" w:sz="0" w:space="0" w:color="auto"/>
              </w:divBdr>
            </w:div>
            <w:div w:id="523790106">
              <w:marLeft w:val="0"/>
              <w:marRight w:val="0"/>
              <w:marTop w:val="0"/>
              <w:marBottom w:val="0"/>
              <w:divBdr>
                <w:top w:val="none" w:sz="0" w:space="0" w:color="auto"/>
                <w:left w:val="none" w:sz="0" w:space="0" w:color="auto"/>
                <w:bottom w:val="none" w:sz="0" w:space="0" w:color="auto"/>
                <w:right w:val="none" w:sz="0" w:space="0" w:color="auto"/>
              </w:divBdr>
            </w:div>
            <w:div w:id="36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39456">
      <w:bodyDiv w:val="1"/>
      <w:marLeft w:val="0"/>
      <w:marRight w:val="0"/>
      <w:marTop w:val="0"/>
      <w:marBottom w:val="0"/>
      <w:divBdr>
        <w:top w:val="none" w:sz="0" w:space="0" w:color="auto"/>
        <w:left w:val="none" w:sz="0" w:space="0" w:color="auto"/>
        <w:bottom w:val="none" w:sz="0" w:space="0" w:color="auto"/>
        <w:right w:val="none" w:sz="0" w:space="0" w:color="auto"/>
      </w:divBdr>
      <w:divsChild>
        <w:div w:id="1068502919">
          <w:marLeft w:val="0"/>
          <w:marRight w:val="0"/>
          <w:marTop w:val="0"/>
          <w:marBottom w:val="0"/>
          <w:divBdr>
            <w:top w:val="none" w:sz="0" w:space="0" w:color="auto"/>
            <w:left w:val="none" w:sz="0" w:space="0" w:color="auto"/>
            <w:bottom w:val="none" w:sz="0" w:space="0" w:color="auto"/>
            <w:right w:val="none" w:sz="0" w:space="0" w:color="auto"/>
          </w:divBdr>
          <w:divsChild>
            <w:div w:id="650602632">
              <w:marLeft w:val="0"/>
              <w:marRight w:val="0"/>
              <w:marTop w:val="0"/>
              <w:marBottom w:val="0"/>
              <w:divBdr>
                <w:top w:val="none" w:sz="0" w:space="0" w:color="auto"/>
                <w:left w:val="none" w:sz="0" w:space="0" w:color="auto"/>
                <w:bottom w:val="none" w:sz="0" w:space="0" w:color="auto"/>
                <w:right w:val="none" w:sz="0" w:space="0" w:color="auto"/>
              </w:divBdr>
            </w:div>
            <w:div w:id="1273515237">
              <w:marLeft w:val="0"/>
              <w:marRight w:val="0"/>
              <w:marTop w:val="0"/>
              <w:marBottom w:val="0"/>
              <w:divBdr>
                <w:top w:val="none" w:sz="0" w:space="0" w:color="auto"/>
                <w:left w:val="none" w:sz="0" w:space="0" w:color="auto"/>
                <w:bottom w:val="none" w:sz="0" w:space="0" w:color="auto"/>
                <w:right w:val="none" w:sz="0" w:space="0" w:color="auto"/>
              </w:divBdr>
            </w:div>
            <w:div w:id="86736818">
              <w:marLeft w:val="0"/>
              <w:marRight w:val="0"/>
              <w:marTop w:val="0"/>
              <w:marBottom w:val="0"/>
              <w:divBdr>
                <w:top w:val="none" w:sz="0" w:space="0" w:color="auto"/>
                <w:left w:val="none" w:sz="0" w:space="0" w:color="auto"/>
                <w:bottom w:val="none" w:sz="0" w:space="0" w:color="auto"/>
                <w:right w:val="none" w:sz="0" w:space="0" w:color="auto"/>
              </w:divBdr>
            </w:div>
            <w:div w:id="1832410784">
              <w:marLeft w:val="0"/>
              <w:marRight w:val="0"/>
              <w:marTop w:val="0"/>
              <w:marBottom w:val="0"/>
              <w:divBdr>
                <w:top w:val="none" w:sz="0" w:space="0" w:color="auto"/>
                <w:left w:val="none" w:sz="0" w:space="0" w:color="auto"/>
                <w:bottom w:val="none" w:sz="0" w:space="0" w:color="auto"/>
                <w:right w:val="none" w:sz="0" w:space="0" w:color="auto"/>
              </w:divBdr>
            </w:div>
            <w:div w:id="1292125717">
              <w:marLeft w:val="0"/>
              <w:marRight w:val="0"/>
              <w:marTop w:val="0"/>
              <w:marBottom w:val="0"/>
              <w:divBdr>
                <w:top w:val="none" w:sz="0" w:space="0" w:color="auto"/>
                <w:left w:val="none" w:sz="0" w:space="0" w:color="auto"/>
                <w:bottom w:val="none" w:sz="0" w:space="0" w:color="auto"/>
                <w:right w:val="none" w:sz="0" w:space="0" w:color="auto"/>
              </w:divBdr>
            </w:div>
            <w:div w:id="710106952">
              <w:marLeft w:val="0"/>
              <w:marRight w:val="0"/>
              <w:marTop w:val="0"/>
              <w:marBottom w:val="0"/>
              <w:divBdr>
                <w:top w:val="none" w:sz="0" w:space="0" w:color="auto"/>
                <w:left w:val="none" w:sz="0" w:space="0" w:color="auto"/>
                <w:bottom w:val="none" w:sz="0" w:space="0" w:color="auto"/>
                <w:right w:val="none" w:sz="0" w:space="0" w:color="auto"/>
              </w:divBdr>
            </w:div>
            <w:div w:id="1770345878">
              <w:marLeft w:val="0"/>
              <w:marRight w:val="0"/>
              <w:marTop w:val="0"/>
              <w:marBottom w:val="0"/>
              <w:divBdr>
                <w:top w:val="none" w:sz="0" w:space="0" w:color="auto"/>
                <w:left w:val="none" w:sz="0" w:space="0" w:color="auto"/>
                <w:bottom w:val="none" w:sz="0" w:space="0" w:color="auto"/>
                <w:right w:val="none" w:sz="0" w:space="0" w:color="auto"/>
              </w:divBdr>
            </w:div>
            <w:div w:id="107706740">
              <w:marLeft w:val="0"/>
              <w:marRight w:val="0"/>
              <w:marTop w:val="0"/>
              <w:marBottom w:val="0"/>
              <w:divBdr>
                <w:top w:val="none" w:sz="0" w:space="0" w:color="auto"/>
                <w:left w:val="none" w:sz="0" w:space="0" w:color="auto"/>
                <w:bottom w:val="none" w:sz="0" w:space="0" w:color="auto"/>
                <w:right w:val="none" w:sz="0" w:space="0" w:color="auto"/>
              </w:divBdr>
            </w:div>
            <w:div w:id="179778943">
              <w:marLeft w:val="0"/>
              <w:marRight w:val="0"/>
              <w:marTop w:val="0"/>
              <w:marBottom w:val="0"/>
              <w:divBdr>
                <w:top w:val="none" w:sz="0" w:space="0" w:color="auto"/>
                <w:left w:val="none" w:sz="0" w:space="0" w:color="auto"/>
                <w:bottom w:val="none" w:sz="0" w:space="0" w:color="auto"/>
                <w:right w:val="none" w:sz="0" w:space="0" w:color="auto"/>
              </w:divBdr>
            </w:div>
            <w:div w:id="1858612406">
              <w:marLeft w:val="0"/>
              <w:marRight w:val="0"/>
              <w:marTop w:val="0"/>
              <w:marBottom w:val="0"/>
              <w:divBdr>
                <w:top w:val="none" w:sz="0" w:space="0" w:color="auto"/>
                <w:left w:val="none" w:sz="0" w:space="0" w:color="auto"/>
                <w:bottom w:val="none" w:sz="0" w:space="0" w:color="auto"/>
                <w:right w:val="none" w:sz="0" w:space="0" w:color="auto"/>
              </w:divBdr>
            </w:div>
            <w:div w:id="1732734340">
              <w:marLeft w:val="0"/>
              <w:marRight w:val="0"/>
              <w:marTop w:val="0"/>
              <w:marBottom w:val="0"/>
              <w:divBdr>
                <w:top w:val="none" w:sz="0" w:space="0" w:color="auto"/>
                <w:left w:val="none" w:sz="0" w:space="0" w:color="auto"/>
                <w:bottom w:val="none" w:sz="0" w:space="0" w:color="auto"/>
                <w:right w:val="none" w:sz="0" w:space="0" w:color="auto"/>
              </w:divBdr>
            </w:div>
            <w:div w:id="217598627">
              <w:marLeft w:val="0"/>
              <w:marRight w:val="0"/>
              <w:marTop w:val="0"/>
              <w:marBottom w:val="0"/>
              <w:divBdr>
                <w:top w:val="none" w:sz="0" w:space="0" w:color="auto"/>
                <w:left w:val="none" w:sz="0" w:space="0" w:color="auto"/>
                <w:bottom w:val="none" w:sz="0" w:space="0" w:color="auto"/>
                <w:right w:val="none" w:sz="0" w:space="0" w:color="auto"/>
              </w:divBdr>
            </w:div>
            <w:div w:id="1942837826">
              <w:marLeft w:val="0"/>
              <w:marRight w:val="0"/>
              <w:marTop w:val="0"/>
              <w:marBottom w:val="0"/>
              <w:divBdr>
                <w:top w:val="none" w:sz="0" w:space="0" w:color="auto"/>
                <w:left w:val="none" w:sz="0" w:space="0" w:color="auto"/>
                <w:bottom w:val="none" w:sz="0" w:space="0" w:color="auto"/>
                <w:right w:val="none" w:sz="0" w:space="0" w:color="auto"/>
              </w:divBdr>
            </w:div>
            <w:div w:id="961419614">
              <w:marLeft w:val="0"/>
              <w:marRight w:val="0"/>
              <w:marTop w:val="0"/>
              <w:marBottom w:val="0"/>
              <w:divBdr>
                <w:top w:val="none" w:sz="0" w:space="0" w:color="auto"/>
                <w:left w:val="none" w:sz="0" w:space="0" w:color="auto"/>
                <w:bottom w:val="none" w:sz="0" w:space="0" w:color="auto"/>
                <w:right w:val="none" w:sz="0" w:space="0" w:color="auto"/>
              </w:divBdr>
            </w:div>
            <w:div w:id="762607417">
              <w:marLeft w:val="0"/>
              <w:marRight w:val="0"/>
              <w:marTop w:val="0"/>
              <w:marBottom w:val="0"/>
              <w:divBdr>
                <w:top w:val="none" w:sz="0" w:space="0" w:color="auto"/>
                <w:left w:val="none" w:sz="0" w:space="0" w:color="auto"/>
                <w:bottom w:val="none" w:sz="0" w:space="0" w:color="auto"/>
                <w:right w:val="none" w:sz="0" w:space="0" w:color="auto"/>
              </w:divBdr>
            </w:div>
            <w:div w:id="1820883289">
              <w:marLeft w:val="0"/>
              <w:marRight w:val="0"/>
              <w:marTop w:val="0"/>
              <w:marBottom w:val="0"/>
              <w:divBdr>
                <w:top w:val="none" w:sz="0" w:space="0" w:color="auto"/>
                <w:left w:val="none" w:sz="0" w:space="0" w:color="auto"/>
                <w:bottom w:val="none" w:sz="0" w:space="0" w:color="auto"/>
                <w:right w:val="none" w:sz="0" w:space="0" w:color="auto"/>
              </w:divBdr>
            </w:div>
            <w:div w:id="1906717542">
              <w:marLeft w:val="0"/>
              <w:marRight w:val="0"/>
              <w:marTop w:val="0"/>
              <w:marBottom w:val="0"/>
              <w:divBdr>
                <w:top w:val="none" w:sz="0" w:space="0" w:color="auto"/>
                <w:left w:val="none" w:sz="0" w:space="0" w:color="auto"/>
                <w:bottom w:val="none" w:sz="0" w:space="0" w:color="auto"/>
                <w:right w:val="none" w:sz="0" w:space="0" w:color="auto"/>
              </w:divBdr>
            </w:div>
            <w:div w:id="1575555189">
              <w:marLeft w:val="0"/>
              <w:marRight w:val="0"/>
              <w:marTop w:val="0"/>
              <w:marBottom w:val="0"/>
              <w:divBdr>
                <w:top w:val="none" w:sz="0" w:space="0" w:color="auto"/>
                <w:left w:val="none" w:sz="0" w:space="0" w:color="auto"/>
                <w:bottom w:val="none" w:sz="0" w:space="0" w:color="auto"/>
                <w:right w:val="none" w:sz="0" w:space="0" w:color="auto"/>
              </w:divBdr>
            </w:div>
            <w:div w:id="18204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3703">
      <w:bodyDiv w:val="1"/>
      <w:marLeft w:val="0"/>
      <w:marRight w:val="0"/>
      <w:marTop w:val="0"/>
      <w:marBottom w:val="0"/>
      <w:divBdr>
        <w:top w:val="none" w:sz="0" w:space="0" w:color="auto"/>
        <w:left w:val="none" w:sz="0" w:space="0" w:color="auto"/>
        <w:bottom w:val="none" w:sz="0" w:space="0" w:color="auto"/>
        <w:right w:val="none" w:sz="0" w:space="0" w:color="auto"/>
      </w:divBdr>
      <w:divsChild>
        <w:div w:id="1827552225">
          <w:marLeft w:val="0"/>
          <w:marRight w:val="0"/>
          <w:marTop w:val="0"/>
          <w:marBottom w:val="0"/>
          <w:divBdr>
            <w:top w:val="none" w:sz="0" w:space="0" w:color="auto"/>
            <w:left w:val="none" w:sz="0" w:space="0" w:color="auto"/>
            <w:bottom w:val="none" w:sz="0" w:space="0" w:color="auto"/>
            <w:right w:val="none" w:sz="0" w:space="0" w:color="auto"/>
          </w:divBdr>
          <w:divsChild>
            <w:div w:id="90645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8203">
      <w:bodyDiv w:val="1"/>
      <w:marLeft w:val="0"/>
      <w:marRight w:val="0"/>
      <w:marTop w:val="0"/>
      <w:marBottom w:val="0"/>
      <w:divBdr>
        <w:top w:val="none" w:sz="0" w:space="0" w:color="auto"/>
        <w:left w:val="none" w:sz="0" w:space="0" w:color="auto"/>
        <w:bottom w:val="none" w:sz="0" w:space="0" w:color="auto"/>
        <w:right w:val="none" w:sz="0" w:space="0" w:color="auto"/>
      </w:divBdr>
      <w:divsChild>
        <w:div w:id="2037542528">
          <w:marLeft w:val="0"/>
          <w:marRight w:val="0"/>
          <w:marTop w:val="0"/>
          <w:marBottom w:val="0"/>
          <w:divBdr>
            <w:top w:val="none" w:sz="0" w:space="0" w:color="auto"/>
            <w:left w:val="none" w:sz="0" w:space="0" w:color="auto"/>
            <w:bottom w:val="none" w:sz="0" w:space="0" w:color="auto"/>
            <w:right w:val="none" w:sz="0" w:space="0" w:color="auto"/>
          </w:divBdr>
          <w:divsChild>
            <w:div w:id="755055297">
              <w:marLeft w:val="0"/>
              <w:marRight w:val="0"/>
              <w:marTop w:val="0"/>
              <w:marBottom w:val="0"/>
              <w:divBdr>
                <w:top w:val="none" w:sz="0" w:space="0" w:color="auto"/>
                <w:left w:val="none" w:sz="0" w:space="0" w:color="auto"/>
                <w:bottom w:val="none" w:sz="0" w:space="0" w:color="auto"/>
                <w:right w:val="none" w:sz="0" w:space="0" w:color="auto"/>
              </w:divBdr>
            </w:div>
            <w:div w:id="589891126">
              <w:marLeft w:val="0"/>
              <w:marRight w:val="0"/>
              <w:marTop w:val="0"/>
              <w:marBottom w:val="0"/>
              <w:divBdr>
                <w:top w:val="none" w:sz="0" w:space="0" w:color="auto"/>
                <w:left w:val="none" w:sz="0" w:space="0" w:color="auto"/>
                <w:bottom w:val="none" w:sz="0" w:space="0" w:color="auto"/>
                <w:right w:val="none" w:sz="0" w:space="0" w:color="auto"/>
              </w:divBdr>
            </w:div>
            <w:div w:id="1286541355">
              <w:marLeft w:val="0"/>
              <w:marRight w:val="0"/>
              <w:marTop w:val="0"/>
              <w:marBottom w:val="0"/>
              <w:divBdr>
                <w:top w:val="none" w:sz="0" w:space="0" w:color="auto"/>
                <w:left w:val="none" w:sz="0" w:space="0" w:color="auto"/>
                <w:bottom w:val="none" w:sz="0" w:space="0" w:color="auto"/>
                <w:right w:val="none" w:sz="0" w:space="0" w:color="auto"/>
              </w:divBdr>
            </w:div>
            <w:div w:id="1239904165">
              <w:marLeft w:val="0"/>
              <w:marRight w:val="0"/>
              <w:marTop w:val="0"/>
              <w:marBottom w:val="0"/>
              <w:divBdr>
                <w:top w:val="none" w:sz="0" w:space="0" w:color="auto"/>
                <w:left w:val="none" w:sz="0" w:space="0" w:color="auto"/>
                <w:bottom w:val="none" w:sz="0" w:space="0" w:color="auto"/>
                <w:right w:val="none" w:sz="0" w:space="0" w:color="auto"/>
              </w:divBdr>
            </w:div>
            <w:div w:id="1095903193">
              <w:marLeft w:val="0"/>
              <w:marRight w:val="0"/>
              <w:marTop w:val="0"/>
              <w:marBottom w:val="0"/>
              <w:divBdr>
                <w:top w:val="none" w:sz="0" w:space="0" w:color="auto"/>
                <w:left w:val="none" w:sz="0" w:space="0" w:color="auto"/>
                <w:bottom w:val="none" w:sz="0" w:space="0" w:color="auto"/>
                <w:right w:val="none" w:sz="0" w:space="0" w:color="auto"/>
              </w:divBdr>
            </w:div>
            <w:div w:id="1368794158">
              <w:marLeft w:val="0"/>
              <w:marRight w:val="0"/>
              <w:marTop w:val="0"/>
              <w:marBottom w:val="0"/>
              <w:divBdr>
                <w:top w:val="none" w:sz="0" w:space="0" w:color="auto"/>
                <w:left w:val="none" w:sz="0" w:space="0" w:color="auto"/>
                <w:bottom w:val="none" w:sz="0" w:space="0" w:color="auto"/>
                <w:right w:val="none" w:sz="0" w:space="0" w:color="auto"/>
              </w:divBdr>
            </w:div>
            <w:div w:id="2103525397">
              <w:marLeft w:val="0"/>
              <w:marRight w:val="0"/>
              <w:marTop w:val="0"/>
              <w:marBottom w:val="0"/>
              <w:divBdr>
                <w:top w:val="none" w:sz="0" w:space="0" w:color="auto"/>
                <w:left w:val="none" w:sz="0" w:space="0" w:color="auto"/>
                <w:bottom w:val="none" w:sz="0" w:space="0" w:color="auto"/>
                <w:right w:val="none" w:sz="0" w:space="0" w:color="auto"/>
              </w:divBdr>
            </w:div>
            <w:div w:id="111705803">
              <w:marLeft w:val="0"/>
              <w:marRight w:val="0"/>
              <w:marTop w:val="0"/>
              <w:marBottom w:val="0"/>
              <w:divBdr>
                <w:top w:val="none" w:sz="0" w:space="0" w:color="auto"/>
                <w:left w:val="none" w:sz="0" w:space="0" w:color="auto"/>
                <w:bottom w:val="none" w:sz="0" w:space="0" w:color="auto"/>
                <w:right w:val="none" w:sz="0" w:space="0" w:color="auto"/>
              </w:divBdr>
            </w:div>
            <w:div w:id="1898543200">
              <w:marLeft w:val="0"/>
              <w:marRight w:val="0"/>
              <w:marTop w:val="0"/>
              <w:marBottom w:val="0"/>
              <w:divBdr>
                <w:top w:val="none" w:sz="0" w:space="0" w:color="auto"/>
                <w:left w:val="none" w:sz="0" w:space="0" w:color="auto"/>
                <w:bottom w:val="none" w:sz="0" w:space="0" w:color="auto"/>
                <w:right w:val="none" w:sz="0" w:space="0" w:color="auto"/>
              </w:divBdr>
            </w:div>
            <w:div w:id="766075265">
              <w:marLeft w:val="0"/>
              <w:marRight w:val="0"/>
              <w:marTop w:val="0"/>
              <w:marBottom w:val="0"/>
              <w:divBdr>
                <w:top w:val="none" w:sz="0" w:space="0" w:color="auto"/>
                <w:left w:val="none" w:sz="0" w:space="0" w:color="auto"/>
                <w:bottom w:val="none" w:sz="0" w:space="0" w:color="auto"/>
                <w:right w:val="none" w:sz="0" w:space="0" w:color="auto"/>
              </w:divBdr>
            </w:div>
            <w:div w:id="1103038904">
              <w:marLeft w:val="0"/>
              <w:marRight w:val="0"/>
              <w:marTop w:val="0"/>
              <w:marBottom w:val="0"/>
              <w:divBdr>
                <w:top w:val="none" w:sz="0" w:space="0" w:color="auto"/>
                <w:left w:val="none" w:sz="0" w:space="0" w:color="auto"/>
                <w:bottom w:val="none" w:sz="0" w:space="0" w:color="auto"/>
                <w:right w:val="none" w:sz="0" w:space="0" w:color="auto"/>
              </w:divBdr>
            </w:div>
            <w:div w:id="1922830452">
              <w:marLeft w:val="0"/>
              <w:marRight w:val="0"/>
              <w:marTop w:val="0"/>
              <w:marBottom w:val="0"/>
              <w:divBdr>
                <w:top w:val="none" w:sz="0" w:space="0" w:color="auto"/>
                <w:left w:val="none" w:sz="0" w:space="0" w:color="auto"/>
                <w:bottom w:val="none" w:sz="0" w:space="0" w:color="auto"/>
                <w:right w:val="none" w:sz="0" w:space="0" w:color="auto"/>
              </w:divBdr>
            </w:div>
            <w:div w:id="1174691054">
              <w:marLeft w:val="0"/>
              <w:marRight w:val="0"/>
              <w:marTop w:val="0"/>
              <w:marBottom w:val="0"/>
              <w:divBdr>
                <w:top w:val="none" w:sz="0" w:space="0" w:color="auto"/>
                <w:left w:val="none" w:sz="0" w:space="0" w:color="auto"/>
                <w:bottom w:val="none" w:sz="0" w:space="0" w:color="auto"/>
                <w:right w:val="none" w:sz="0" w:space="0" w:color="auto"/>
              </w:divBdr>
            </w:div>
            <w:div w:id="1080130450">
              <w:marLeft w:val="0"/>
              <w:marRight w:val="0"/>
              <w:marTop w:val="0"/>
              <w:marBottom w:val="0"/>
              <w:divBdr>
                <w:top w:val="none" w:sz="0" w:space="0" w:color="auto"/>
                <w:left w:val="none" w:sz="0" w:space="0" w:color="auto"/>
                <w:bottom w:val="none" w:sz="0" w:space="0" w:color="auto"/>
                <w:right w:val="none" w:sz="0" w:space="0" w:color="auto"/>
              </w:divBdr>
            </w:div>
            <w:div w:id="1319577081">
              <w:marLeft w:val="0"/>
              <w:marRight w:val="0"/>
              <w:marTop w:val="0"/>
              <w:marBottom w:val="0"/>
              <w:divBdr>
                <w:top w:val="none" w:sz="0" w:space="0" w:color="auto"/>
                <w:left w:val="none" w:sz="0" w:space="0" w:color="auto"/>
                <w:bottom w:val="none" w:sz="0" w:space="0" w:color="auto"/>
                <w:right w:val="none" w:sz="0" w:space="0" w:color="auto"/>
              </w:divBdr>
            </w:div>
            <w:div w:id="1114906238">
              <w:marLeft w:val="0"/>
              <w:marRight w:val="0"/>
              <w:marTop w:val="0"/>
              <w:marBottom w:val="0"/>
              <w:divBdr>
                <w:top w:val="none" w:sz="0" w:space="0" w:color="auto"/>
                <w:left w:val="none" w:sz="0" w:space="0" w:color="auto"/>
                <w:bottom w:val="none" w:sz="0" w:space="0" w:color="auto"/>
                <w:right w:val="none" w:sz="0" w:space="0" w:color="auto"/>
              </w:divBdr>
            </w:div>
            <w:div w:id="1405957625">
              <w:marLeft w:val="0"/>
              <w:marRight w:val="0"/>
              <w:marTop w:val="0"/>
              <w:marBottom w:val="0"/>
              <w:divBdr>
                <w:top w:val="none" w:sz="0" w:space="0" w:color="auto"/>
                <w:left w:val="none" w:sz="0" w:space="0" w:color="auto"/>
                <w:bottom w:val="none" w:sz="0" w:space="0" w:color="auto"/>
                <w:right w:val="none" w:sz="0" w:space="0" w:color="auto"/>
              </w:divBdr>
            </w:div>
            <w:div w:id="901907105">
              <w:marLeft w:val="0"/>
              <w:marRight w:val="0"/>
              <w:marTop w:val="0"/>
              <w:marBottom w:val="0"/>
              <w:divBdr>
                <w:top w:val="none" w:sz="0" w:space="0" w:color="auto"/>
                <w:left w:val="none" w:sz="0" w:space="0" w:color="auto"/>
                <w:bottom w:val="none" w:sz="0" w:space="0" w:color="auto"/>
                <w:right w:val="none" w:sz="0" w:space="0" w:color="auto"/>
              </w:divBdr>
            </w:div>
            <w:div w:id="1602882237">
              <w:marLeft w:val="0"/>
              <w:marRight w:val="0"/>
              <w:marTop w:val="0"/>
              <w:marBottom w:val="0"/>
              <w:divBdr>
                <w:top w:val="none" w:sz="0" w:space="0" w:color="auto"/>
                <w:left w:val="none" w:sz="0" w:space="0" w:color="auto"/>
                <w:bottom w:val="none" w:sz="0" w:space="0" w:color="auto"/>
                <w:right w:val="none" w:sz="0" w:space="0" w:color="auto"/>
              </w:divBdr>
            </w:div>
            <w:div w:id="1914897602">
              <w:marLeft w:val="0"/>
              <w:marRight w:val="0"/>
              <w:marTop w:val="0"/>
              <w:marBottom w:val="0"/>
              <w:divBdr>
                <w:top w:val="none" w:sz="0" w:space="0" w:color="auto"/>
                <w:left w:val="none" w:sz="0" w:space="0" w:color="auto"/>
                <w:bottom w:val="none" w:sz="0" w:space="0" w:color="auto"/>
                <w:right w:val="none" w:sz="0" w:space="0" w:color="auto"/>
              </w:divBdr>
            </w:div>
            <w:div w:id="47266443">
              <w:marLeft w:val="0"/>
              <w:marRight w:val="0"/>
              <w:marTop w:val="0"/>
              <w:marBottom w:val="0"/>
              <w:divBdr>
                <w:top w:val="none" w:sz="0" w:space="0" w:color="auto"/>
                <w:left w:val="none" w:sz="0" w:space="0" w:color="auto"/>
                <w:bottom w:val="none" w:sz="0" w:space="0" w:color="auto"/>
                <w:right w:val="none" w:sz="0" w:space="0" w:color="auto"/>
              </w:divBdr>
            </w:div>
            <w:div w:id="30957242">
              <w:marLeft w:val="0"/>
              <w:marRight w:val="0"/>
              <w:marTop w:val="0"/>
              <w:marBottom w:val="0"/>
              <w:divBdr>
                <w:top w:val="none" w:sz="0" w:space="0" w:color="auto"/>
                <w:left w:val="none" w:sz="0" w:space="0" w:color="auto"/>
                <w:bottom w:val="none" w:sz="0" w:space="0" w:color="auto"/>
                <w:right w:val="none" w:sz="0" w:space="0" w:color="auto"/>
              </w:divBdr>
            </w:div>
            <w:div w:id="809713489">
              <w:marLeft w:val="0"/>
              <w:marRight w:val="0"/>
              <w:marTop w:val="0"/>
              <w:marBottom w:val="0"/>
              <w:divBdr>
                <w:top w:val="none" w:sz="0" w:space="0" w:color="auto"/>
                <w:left w:val="none" w:sz="0" w:space="0" w:color="auto"/>
                <w:bottom w:val="none" w:sz="0" w:space="0" w:color="auto"/>
                <w:right w:val="none" w:sz="0" w:space="0" w:color="auto"/>
              </w:divBdr>
            </w:div>
            <w:div w:id="597828548">
              <w:marLeft w:val="0"/>
              <w:marRight w:val="0"/>
              <w:marTop w:val="0"/>
              <w:marBottom w:val="0"/>
              <w:divBdr>
                <w:top w:val="none" w:sz="0" w:space="0" w:color="auto"/>
                <w:left w:val="none" w:sz="0" w:space="0" w:color="auto"/>
                <w:bottom w:val="none" w:sz="0" w:space="0" w:color="auto"/>
                <w:right w:val="none" w:sz="0" w:space="0" w:color="auto"/>
              </w:divBdr>
            </w:div>
            <w:div w:id="423957388">
              <w:marLeft w:val="0"/>
              <w:marRight w:val="0"/>
              <w:marTop w:val="0"/>
              <w:marBottom w:val="0"/>
              <w:divBdr>
                <w:top w:val="none" w:sz="0" w:space="0" w:color="auto"/>
                <w:left w:val="none" w:sz="0" w:space="0" w:color="auto"/>
                <w:bottom w:val="none" w:sz="0" w:space="0" w:color="auto"/>
                <w:right w:val="none" w:sz="0" w:space="0" w:color="auto"/>
              </w:divBdr>
            </w:div>
            <w:div w:id="1719083023">
              <w:marLeft w:val="0"/>
              <w:marRight w:val="0"/>
              <w:marTop w:val="0"/>
              <w:marBottom w:val="0"/>
              <w:divBdr>
                <w:top w:val="none" w:sz="0" w:space="0" w:color="auto"/>
                <w:left w:val="none" w:sz="0" w:space="0" w:color="auto"/>
                <w:bottom w:val="none" w:sz="0" w:space="0" w:color="auto"/>
                <w:right w:val="none" w:sz="0" w:space="0" w:color="auto"/>
              </w:divBdr>
            </w:div>
            <w:div w:id="12153354">
              <w:marLeft w:val="0"/>
              <w:marRight w:val="0"/>
              <w:marTop w:val="0"/>
              <w:marBottom w:val="0"/>
              <w:divBdr>
                <w:top w:val="none" w:sz="0" w:space="0" w:color="auto"/>
                <w:left w:val="none" w:sz="0" w:space="0" w:color="auto"/>
                <w:bottom w:val="none" w:sz="0" w:space="0" w:color="auto"/>
                <w:right w:val="none" w:sz="0" w:space="0" w:color="auto"/>
              </w:divBdr>
            </w:div>
            <w:div w:id="86582089">
              <w:marLeft w:val="0"/>
              <w:marRight w:val="0"/>
              <w:marTop w:val="0"/>
              <w:marBottom w:val="0"/>
              <w:divBdr>
                <w:top w:val="none" w:sz="0" w:space="0" w:color="auto"/>
                <w:left w:val="none" w:sz="0" w:space="0" w:color="auto"/>
                <w:bottom w:val="none" w:sz="0" w:space="0" w:color="auto"/>
                <w:right w:val="none" w:sz="0" w:space="0" w:color="auto"/>
              </w:divBdr>
            </w:div>
            <w:div w:id="1285231226">
              <w:marLeft w:val="0"/>
              <w:marRight w:val="0"/>
              <w:marTop w:val="0"/>
              <w:marBottom w:val="0"/>
              <w:divBdr>
                <w:top w:val="none" w:sz="0" w:space="0" w:color="auto"/>
                <w:left w:val="none" w:sz="0" w:space="0" w:color="auto"/>
                <w:bottom w:val="none" w:sz="0" w:space="0" w:color="auto"/>
                <w:right w:val="none" w:sz="0" w:space="0" w:color="auto"/>
              </w:divBdr>
            </w:div>
            <w:div w:id="1780762117">
              <w:marLeft w:val="0"/>
              <w:marRight w:val="0"/>
              <w:marTop w:val="0"/>
              <w:marBottom w:val="0"/>
              <w:divBdr>
                <w:top w:val="none" w:sz="0" w:space="0" w:color="auto"/>
                <w:left w:val="none" w:sz="0" w:space="0" w:color="auto"/>
                <w:bottom w:val="none" w:sz="0" w:space="0" w:color="auto"/>
                <w:right w:val="none" w:sz="0" w:space="0" w:color="auto"/>
              </w:divBdr>
            </w:div>
            <w:div w:id="953176054">
              <w:marLeft w:val="0"/>
              <w:marRight w:val="0"/>
              <w:marTop w:val="0"/>
              <w:marBottom w:val="0"/>
              <w:divBdr>
                <w:top w:val="none" w:sz="0" w:space="0" w:color="auto"/>
                <w:left w:val="none" w:sz="0" w:space="0" w:color="auto"/>
                <w:bottom w:val="none" w:sz="0" w:space="0" w:color="auto"/>
                <w:right w:val="none" w:sz="0" w:space="0" w:color="auto"/>
              </w:divBdr>
            </w:div>
            <w:div w:id="1119950542">
              <w:marLeft w:val="0"/>
              <w:marRight w:val="0"/>
              <w:marTop w:val="0"/>
              <w:marBottom w:val="0"/>
              <w:divBdr>
                <w:top w:val="none" w:sz="0" w:space="0" w:color="auto"/>
                <w:left w:val="none" w:sz="0" w:space="0" w:color="auto"/>
                <w:bottom w:val="none" w:sz="0" w:space="0" w:color="auto"/>
                <w:right w:val="none" w:sz="0" w:space="0" w:color="auto"/>
              </w:divBdr>
            </w:div>
            <w:div w:id="1797795612">
              <w:marLeft w:val="0"/>
              <w:marRight w:val="0"/>
              <w:marTop w:val="0"/>
              <w:marBottom w:val="0"/>
              <w:divBdr>
                <w:top w:val="none" w:sz="0" w:space="0" w:color="auto"/>
                <w:left w:val="none" w:sz="0" w:space="0" w:color="auto"/>
                <w:bottom w:val="none" w:sz="0" w:space="0" w:color="auto"/>
                <w:right w:val="none" w:sz="0" w:space="0" w:color="auto"/>
              </w:divBdr>
            </w:div>
            <w:div w:id="1648630179">
              <w:marLeft w:val="0"/>
              <w:marRight w:val="0"/>
              <w:marTop w:val="0"/>
              <w:marBottom w:val="0"/>
              <w:divBdr>
                <w:top w:val="none" w:sz="0" w:space="0" w:color="auto"/>
                <w:left w:val="none" w:sz="0" w:space="0" w:color="auto"/>
                <w:bottom w:val="none" w:sz="0" w:space="0" w:color="auto"/>
                <w:right w:val="none" w:sz="0" w:space="0" w:color="auto"/>
              </w:divBdr>
            </w:div>
            <w:div w:id="544414286">
              <w:marLeft w:val="0"/>
              <w:marRight w:val="0"/>
              <w:marTop w:val="0"/>
              <w:marBottom w:val="0"/>
              <w:divBdr>
                <w:top w:val="none" w:sz="0" w:space="0" w:color="auto"/>
                <w:left w:val="none" w:sz="0" w:space="0" w:color="auto"/>
                <w:bottom w:val="none" w:sz="0" w:space="0" w:color="auto"/>
                <w:right w:val="none" w:sz="0" w:space="0" w:color="auto"/>
              </w:divBdr>
            </w:div>
            <w:div w:id="759984989">
              <w:marLeft w:val="0"/>
              <w:marRight w:val="0"/>
              <w:marTop w:val="0"/>
              <w:marBottom w:val="0"/>
              <w:divBdr>
                <w:top w:val="none" w:sz="0" w:space="0" w:color="auto"/>
                <w:left w:val="none" w:sz="0" w:space="0" w:color="auto"/>
                <w:bottom w:val="none" w:sz="0" w:space="0" w:color="auto"/>
                <w:right w:val="none" w:sz="0" w:space="0" w:color="auto"/>
              </w:divBdr>
            </w:div>
            <w:div w:id="1849903469">
              <w:marLeft w:val="0"/>
              <w:marRight w:val="0"/>
              <w:marTop w:val="0"/>
              <w:marBottom w:val="0"/>
              <w:divBdr>
                <w:top w:val="none" w:sz="0" w:space="0" w:color="auto"/>
                <w:left w:val="none" w:sz="0" w:space="0" w:color="auto"/>
                <w:bottom w:val="none" w:sz="0" w:space="0" w:color="auto"/>
                <w:right w:val="none" w:sz="0" w:space="0" w:color="auto"/>
              </w:divBdr>
            </w:div>
            <w:div w:id="2117944172">
              <w:marLeft w:val="0"/>
              <w:marRight w:val="0"/>
              <w:marTop w:val="0"/>
              <w:marBottom w:val="0"/>
              <w:divBdr>
                <w:top w:val="none" w:sz="0" w:space="0" w:color="auto"/>
                <w:left w:val="none" w:sz="0" w:space="0" w:color="auto"/>
                <w:bottom w:val="none" w:sz="0" w:space="0" w:color="auto"/>
                <w:right w:val="none" w:sz="0" w:space="0" w:color="auto"/>
              </w:divBdr>
            </w:div>
            <w:div w:id="622925203">
              <w:marLeft w:val="0"/>
              <w:marRight w:val="0"/>
              <w:marTop w:val="0"/>
              <w:marBottom w:val="0"/>
              <w:divBdr>
                <w:top w:val="none" w:sz="0" w:space="0" w:color="auto"/>
                <w:left w:val="none" w:sz="0" w:space="0" w:color="auto"/>
                <w:bottom w:val="none" w:sz="0" w:space="0" w:color="auto"/>
                <w:right w:val="none" w:sz="0" w:space="0" w:color="auto"/>
              </w:divBdr>
            </w:div>
            <w:div w:id="922226770">
              <w:marLeft w:val="0"/>
              <w:marRight w:val="0"/>
              <w:marTop w:val="0"/>
              <w:marBottom w:val="0"/>
              <w:divBdr>
                <w:top w:val="none" w:sz="0" w:space="0" w:color="auto"/>
                <w:left w:val="none" w:sz="0" w:space="0" w:color="auto"/>
                <w:bottom w:val="none" w:sz="0" w:space="0" w:color="auto"/>
                <w:right w:val="none" w:sz="0" w:space="0" w:color="auto"/>
              </w:divBdr>
            </w:div>
            <w:div w:id="958148279">
              <w:marLeft w:val="0"/>
              <w:marRight w:val="0"/>
              <w:marTop w:val="0"/>
              <w:marBottom w:val="0"/>
              <w:divBdr>
                <w:top w:val="none" w:sz="0" w:space="0" w:color="auto"/>
                <w:left w:val="none" w:sz="0" w:space="0" w:color="auto"/>
                <w:bottom w:val="none" w:sz="0" w:space="0" w:color="auto"/>
                <w:right w:val="none" w:sz="0" w:space="0" w:color="auto"/>
              </w:divBdr>
            </w:div>
            <w:div w:id="1095516498">
              <w:marLeft w:val="0"/>
              <w:marRight w:val="0"/>
              <w:marTop w:val="0"/>
              <w:marBottom w:val="0"/>
              <w:divBdr>
                <w:top w:val="none" w:sz="0" w:space="0" w:color="auto"/>
                <w:left w:val="none" w:sz="0" w:space="0" w:color="auto"/>
                <w:bottom w:val="none" w:sz="0" w:space="0" w:color="auto"/>
                <w:right w:val="none" w:sz="0" w:space="0" w:color="auto"/>
              </w:divBdr>
            </w:div>
            <w:div w:id="2055419103">
              <w:marLeft w:val="0"/>
              <w:marRight w:val="0"/>
              <w:marTop w:val="0"/>
              <w:marBottom w:val="0"/>
              <w:divBdr>
                <w:top w:val="none" w:sz="0" w:space="0" w:color="auto"/>
                <w:left w:val="none" w:sz="0" w:space="0" w:color="auto"/>
                <w:bottom w:val="none" w:sz="0" w:space="0" w:color="auto"/>
                <w:right w:val="none" w:sz="0" w:space="0" w:color="auto"/>
              </w:divBdr>
            </w:div>
            <w:div w:id="2011062218">
              <w:marLeft w:val="0"/>
              <w:marRight w:val="0"/>
              <w:marTop w:val="0"/>
              <w:marBottom w:val="0"/>
              <w:divBdr>
                <w:top w:val="none" w:sz="0" w:space="0" w:color="auto"/>
                <w:left w:val="none" w:sz="0" w:space="0" w:color="auto"/>
                <w:bottom w:val="none" w:sz="0" w:space="0" w:color="auto"/>
                <w:right w:val="none" w:sz="0" w:space="0" w:color="auto"/>
              </w:divBdr>
            </w:div>
            <w:div w:id="1563322626">
              <w:marLeft w:val="0"/>
              <w:marRight w:val="0"/>
              <w:marTop w:val="0"/>
              <w:marBottom w:val="0"/>
              <w:divBdr>
                <w:top w:val="none" w:sz="0" w:space="0" w:color="auto"/>
                <w:left w:val="none" w:sz="0" w:space="0" w:color="auto"/>
                <w:bottom w:val="none" w:sz="0" w:space="0" w:color="auto"/>
                <w:right w:val="none" w:sz="0" w:space="0" w:color="auto"/>
              </w:divBdr>
            </w:div>
            <w:div w:id="201868299">
              <w:marLeft w:val="0"/>
              <w:marRight w:val="0"/>
              <w:marTop w:val="0"/>
              <w:marBottom w:val="0"/>
              <w:divBdr>
                <w:top w:val="none" w:sz="0" w:space="0" w:color="auto"/>
                <w:left w:val="none" w:sz="0" w:space="0" w:color="auto"/>
                <w:bottom w:val="none" w:sz="0" w:space="0" w:color="auto"/>
                <w:right w:val="none" w:sz="0" w:space="0" w:color="auto"/>
              </w:divBdr>
            </w:div>
            <w:div w:id="44260438">
              <w:marLeft w:val="0"/>
              <w:marRight w:val="0"/>
              <w:marTop w:val="0"/>
              <w:marBottom w:val="0"/>
              <w:divBdr>
                <w:top w:val="none" w:sz="0" w:space="0" w:color="auto"/>
                <w:left w:val="none" w:sz="0" w:space="0" w:color="auto"/>
                <w:bottom w:val="none" w:sz="0" w:space="0" w:color="auto"/>
                <w:right w:val="none" w:sz="0" w:space="0" w:color="auto"/>
              </w:divBdr>
            </w:div>
            <w:div w:id="87701825">
              <w:marLeft w:val="0"/>
              <w:marRight w:val="0"/>
              <w:marTop w:val="0"/>
              <w:marBottom w:val="0"/>
              <w:divBdr>
                <w:top w:val="none" w:sz="0" w:space="0" w:color="auto"/>
                <w:left w:val="none" w:sz="0" w:space="0" w:color="auto"/>
                <w:bottom w:val="none" w:sz="0" w:space="0" w:color="auto"/>
                <w:right w:val="none" w:sz="0" w:space="0" w:color="auto"/>
              </w:divBdr>
            </w:div>
            <w:div w:id="2022311279">
              <w:marLeft w:val="0"/>
              <w:marRight w:val="0"/>
              <w:marTop w:val="0"/>
              <w:marBottom w:val="0"/>
              <w:divBdr>
                <w:top w:val="none" w:sz="0" w:space="0" w:color="auto"/>
                <w:left w:val="none" w:sz="0" w:space="0" w:color="auto"/>
                <w:bottom w:val="none" w:sz="0" w:space="0" w:color="auto"/>
                <w:right w:val="none" w:sz="0" w:space="0" w:color="auto"/>
              </w:divBdr>
            </w:div>
            <w:div w:id="105778220">
              <w:marLeft w:val="0"/>
              <w:marRight w:val="0"/>
              <w:marTop w:val="0"/>
              <w:marBottom w:val="0"/>
              <w:divBdr>
                <w:top w:val="none" w:sz="0" w:space="0" w:color="auto"/>
                <w:left w:val="none" w:sz="0" w:space="0" w:color="auto"/>
                <w:bottom w:val="none" w:sz="0" w:space="0" w:color="auto"/>
                <w:right w:val="none" w:sz="0" w:space="0" w:color="auto"/>
              </w:divBdr>
            </w:div>
            <w:div w:id="203368476">
              <w:marLeft w:val="0"/>
              <w:marRight w:val="0"/>
              <w:marTop w:val="0"/>
              <w:marBottom w:val="0"/>
              <w:divBdr>
                <w:top w:val="none" w:sz="0" w:space="0" w:color="auto"/>
                <w:left w:val="none" w:sz="0" w:space="0" w:color="auto"/>
                <w:bottom w:val="none" w:sz="0" w:space="0" w:color="auto"/>
                <w:right w:val="none" w:sz="0" w:space="0" w:color="auto"/>
              </w:divBdr>
            </w:div>
            <w:div w:id="1220364117">
              <w:marLeft w:val="0"/>
              <w:marRight w:val="0"/>
              <w:marTop w:val="0"/>
              <w:marBottom w:val="0"/>
              <w:divBdr>
                <w:top w:val="none" w:sz="0" w:space="0" w:color="auto"/>
                <w:left w:val="none" w:sz="0" w:space="0" w:color="auto"/>
                <w:bottom w:val="none" w:sz="0" w:space="0" w:color="auto"/>
                <w:right w:val="none" w:sz="0" w:space="0" w:color="auto"/>
              </w:divBdr>
            </w:div>
            <w:div w:id="850725277">
              <w:marLeft w:val="0"/>
              <w:marRight w:val="0"/>
              <w:marTop w:val="0"/>
              <w:marBottom w:val="0"/>
              <w:divBdr>
                <w:top w:val="none" w:sz="0" w:space="0" w:color="auto"/>
                <w:left w:val="none" w:sz="0" w:space="0" w:color="auto"/>
                <w:bottom w:val="none" w:sz="0" w:space="0" w:color="auto"/>
                <w:right w:val="none" w:sz="0" w:space="0" w:color="auto"/>
              </w:divBdr>
            </w:div>
            <w:div w:id="1190026978">
              <w:marLeft w:val="0"/>
              <w:marRight w:val="0"/>
              <w:marTop w:val="0"/>
              <w:marBottom w:val="0"/>
              <w:divBdr>
                <w:top w:val="none" w:sz="0" w:space="0" w:color="auto"/>
                <w:left w:val="none" w:sz="0" w:space="0" w:color="auto"/>
                <w:bottom w:val="none" w:sz="0" w:space="0" w:color="auto"/>
                <w:right w:val="none" w:sz="0" w:space="0" w:color="auto"/>
              </w:divBdr>
            </w:div>
            <w:div w:id="718868808">
              <w:marLeft w:val="0"/>
              <w:marRight w:val="0"/>
              <w:marTop w:val="0"/>
              <w:marBottom w:val="0"/>
              <w:divBdr>
                <w:top w:val="none" w:sz="0" w:space="0" w:color="auto"/>
                <w:left w:val="none" w:sz="0" w:space="0" w:color="auto"/>
                <w:bottom w:val="none" w:sz="0" w:space="0" w:color="auto"/>
                <w:right w:val="none" w:sz="0" w:space="0" w:color="auto"/>
              </w:divBdr>
            </w:div>
            <w:div w:id="209222901">
              <w:marLeft w:val="0"/>
              <w:marRight w:val="0"/>
              <w:marTop w:val="0"/>
              <w:marBottom w:val="0"/>
              <w:divBdr>
                <w:top w:val="none" w:sz="0" w:space="0" w:color="auto"/>
                <w:left w:val="none" w:sz="0" w:space="0" w:color="auto"/>
                <w:bottom w:val="none" w:sz="0" w:space="0" w:color="auto"/>
                <w:right w:val="none" w:sz="0" w:space="0" w:color="auto"/>
              </w:divBdr>
            </w:div>
            <w:div w:id="1826318745">
              <w:marLeft w:val="0"/>
              <w:marRight w:val="0"/>
              <w:marTop w:val="0"/>
              <w:marBottom w:val="0"/>
              <w:divBdr>
                <w:top w:val="none" w:sz="0" w:space="0" w:color="auto"/>
                <w:left w:val="none" w:sz="0" w:space="0" w:color="auto"/>
                <w:bottom w:val="none" w:sz="0" w:space="0" w:color="auto"/>
                <w:right w:val="none" w:sz="0" w:space="0" w:color="auto"/>
              </w:divBdr>
            </w:div>
            <w:div w:id="1018502128">
              <w:marLeft w:val="0"/>
              <w:marRight w:val="0"/>
              <w:marTop w:val="0"/>
              <w:marBottom w:val="0"/>
              <w:divBdr>
                <w:top w:val="none" w:sz="0" w:space="0" w:color="auto"/>
                <w:left w:val="none" w:sz="0" w:space="0" w:color="auto"/>
                <w:bottom w:val="none" w:sz="0" w:space="0" w:color="auto"/>
                <w:right w:val="none" w:sz="0" w:space="0" w:color="auto"/>
              </w:divBdr>
            </w:div>
            <w:div w:id="1339307282">
              <w:marLeft w:val="0"/>
              <w:marRight w:val="0"/>
              <w:marTop w:val="0"/>
              <w:marBottom w:val="0"/>
              <w:divBdr>
                <w:top w:val="none" w:sz="0" w:space="0" w:color="auto"/>
                <w:left w:val="none" w:sz="0" w:space="0" w:color="auto"/>
                <w:bottom w:val="none" w:sz="0" w:space="0" w:color="auto"/>
                <w:right w:val="none" w:sz="0" w:space="0" w:color="auto"/>
              </w:divBdr>
            </w:div>
            <w:div w:id="305356326">
              <w:marLeft w:val="0"/>
              <w:marRight w:val="0"/>
              <w:marTop w:val="0"/>
              <w:marBottom w:val="0"/>
              <w:divBdr>
                <w:top w:val="none" w:sz="0" w:space="0" w:color="auto"/>
                <w:left w:val="none" w:sz="0" w:space="0" w:color="auto"/>
                <w:bottom w:val="none" w:sz="0" w:space="0" w:color="auto"/>
                <w:right w:val="none" w:sz="0" w:space="0" w:color="auto"/>
              </w:divBdr>
            </w:div>
            <w:div w:id="1841773334">
              <w:marLeft w:val="0"/>
              <w:marRight w:val="0"/>
              <w:marTop w:val="0"/>
              <w:marBottom w:val="0"/>
              <w:divBdr>
                <w:top w:val="none" w:sz="0" w:space="0" w:color="auto"/>
                <w:left w:val="none" w:sz="0" w:space="0" w:color="auto"/>
                <w:bottom w:val="none" w:sz="0" w:space="0" w:color="auto"/>
                <w:right w:val="none" w:sz="0" w:space="0" w:color="auto"/>
              </w:divBdr>
            </w:div>
            <w:div w:id="1304461079">
              <w:marLeft w:val="0"/>
              <w:marRight w:val="0"/>
              <w:marTop w:val="0"/>
              <w:marBottom w:val="0"/>
              <w:divBdr>
                <w:top w:val="none" w:sz="0" w:space="0" w:color="auto"/>
                <w:left w:val="none" w:sz="0" w:space="0" w:color="auto"/>
                <w:bottom w:val="none" w:sz="0" w:space="0" w:color="auto"/>
                <w:right w:val="none" w:sz="0" w:space="0" w:color="auto"/>
              </w:divBdr>
            </w:div>
            <w:div w:id="1277521450">
              <w:marLeft w:val="0"/>
              <w:marRight w:val="0"/>
              <w:marTop w:val="0"/>
              <w:marBottom w:val="0"/>
              <w:divBdr>
                <w:top w:val="none" w:sz="0" w:space="0" w:color="auto"/>
                <w:left w:val="none" w:sz="0" w:space="0" w:color="auto"/>
                <w:bottom w:val="none" w:sz="0" w:space="0" w:color="auto"/>
                <w:right w:val="none" w:sz="0" w:space="0" w:color="auto"/>
              </w:divBdr>
            </w:div>
            <w:div w:id="1938293836">
              <w:marLeft w:val="0"/>
              <w:marRight w:val="0"/>
              <w:marTop w:val="0"/>
              <w:marBottom w:val="0"/>
              <w:divBdr>
                <w:top w:val="none" w:sz="0" w:space="0" w:color="auto"/>
                <w:left w:val="none" w:sz="0" w:space="0" w:color="auto"/>
                <w:bottom w:val="none" w:sz="0" w:space="0" w:color="auto"/>
                <w:right w:val="none" w:sz="0" w:space="0" w:color="auto"/>
              </w:divBdr>
            </w:div>
            <w:div w:id="1941985391">
              <w:marLeft w:val="0"/>
              <w:marRight w:val="0"/>
              <w:marTop w:val="0"/>
              <w:marBottom w:val="0"/>
              <w:divBdr>
                <w:top w:val="none" w:sz="0" w:space="0" w:color="auto"/>
                <w:left w:val="none" w:sz="0" w:space="0" w:color="auto"/>
                <w:bottom w:val="none" w:sz="0" w:space="0" w:color="auto"/>
                <w:right w:val="none" w:sz="0" w:space="0" w:color="auto"/>
              </w:divBdr>
            </w:div>
            <w:div w:id="813180417">
              <w:marLeft w:val="0"/>
              <w:marRight w:val="0"/>
              <w:marTop w:val="0"/>
              <w:marBottom w:val="0"/>
              <w:divBdr>
                <w:top w:val="none" w:sz="0" w:space="0" w:color="auto"/>
                <w:left w:val="none" w:sz="0" w:space="0" w:color="auto"/>
                <w:bottom w:val="none" w:sz="0" w:space="0" w:color="auto"/>
                <w:right w:val="none" w:sz="0" w:space="0" w:color="auto"/>
              </w:divBdr>
            </w:div>
            <w:div w:id="2117822285">
              <w:marLeft w:val="0"/>
              <w:marRight w:val="0"/>
              <w:marTop w:val="0"/>
              <w:marBottom w:val="0"/>
              <w:divBdr>
                <w:top w:val="none" w:sz="0" w:space="0" w:color="auto"/>
                <w:left w:val="none" w:sz="0" w:space="0" w:color="auto"/>
                <w:bottom w:val="none" w:sz="0" w:space="0" w:color="auto"/>
                <w:right w:val="none" w:sz="0" w:space="0" w:color="auto"/>
              </w:divBdr>
            </w:div>
            <w:div w:id="532617552">
              <w:marLeft w:val="0"/>
              <w:marRight w:val="0"/>
              <w:marTop w:val="0"/>
              <w:marBottom w:val="0"/>
              <w:divBdr>
                <w:top w:val="none" w:sz="0" w:space="0" w:color="auto"/>
                <w:left w:val="none" w:sz="0" w:space="0" w:color="auto"/>
                <w:bottom w:val="none" w:sz="0" w:space="0" w:color="auto"/>
                <w:right w:val="none" w:sz="0" w:space="0" w:color="auto"/>
              </w:divBdr>
            </w:div>
            <w:div w:id="259802216">
              <w:marLeft w:val="0"/>
              <w:marRight w:val="0"/>
              <w:marTop w:val="0"/>
              <w:marBottom w:val="0"/>
              <w:divBdr>
                <w:top w:val="none" w:sz="0" w:space="0" w:color="auto"/>
                <w:left w:val="none" w:sz="0" w:space="0" w:color="auto"/>
                <w:bottom w:val="none" w:sz="0" w:space="0" w:color="auto"/>
                <w:right w:val="none" w:sz="0" w:space="0" w:color="auto"/>
              </w:divBdr>
            </w:div>
            <w:div w:id="1394814883">
              <w:marLeft w:val="0"/>
              <w:marRight w:val="0"/>
              <w:marTop w:val="0"/>
              <w:marBottom w:val="0"/>
              <w:divBdr>
                <w:top w:val="none" w:sz="0" w:space="0" w:color="auto"/>
                <w:left w:val="none" w:sz="0" w:space="0" w:color="auto"/>
                <w:bottom w:val="none" w:sz="0" w:space="0" w:color="auto"/>
                <w:right w:val="none" w:sz="0" w:space="0" w:color="auto"/>
              </w:divBdr>
            </w:div>
            <w:div w:id="304822866">
              <w:marLeft w:val="0"/>
              <w:marRight w:val="0"/>
              <w:marTop w:val="0"/>
              <w:marBottom w:val="0"/>
              <w:divBdr>
                <w:top w:val="none" w:sz="0" w:space="0" w:color="auto"/>
                <w:left w:val="none" w:sz="0" w:space="0" w:color="auto"/>
                <w:bottom w:val="none" w:sz="0" w:space="0" w:color="auto"/>
                <w:right w:val="none" w:sz="0" w:space="0" w:color="auto"/>
              </w:divBdr>
            </w:div>
            <w:div w:id="2059434716">
              <w:marLeft w:val="0"/>
              <w:marRight w:val="0"/>
              <w:marTop w:val="0"/>
              <w:marBottom w:val="0"/>
              <w:divBdr>
                <w:top w:val="none" w:sz="0" w:space="0" w:color="auto"/>
                <w:left w:val="none" w:sz="0" w:space="0" w:color="auto"/>
                <w:bottom w:val="none" w:sz="0" w:space="0" w:color="auto"/>
                <w:right w:val="none" w:sz="0" w:space="0" w:color="auto"/>
              </w:divBdr>
            </w:div>
            <w:div w:id="2111972013">
              <w:marLeft w:val="0"/>
              <w:marRight w:val="0"/>
              <w:marTop w:val="0"/>
              <w:marBottom w:val="0"/>
              <w:divBdr>
                <w:top w:val="none" w:sz="0" w:space="0" w:color="auto"/>
                <w:left w:val="none" w:sz="0" w:space="0" w:color="auto"/>
                <w:bottom w:val="none" w:sz="0" w:space="0" w:color="auto"/>
                <w:right w:val="none" w:sz="0" w:space="0" w:color="auto"/>
              </w:divBdr>
            </w:div>
            <w:div w:id="1345134557">
              <w:marLeft w:val="0"/>
              <w:marRight w:val="0"/>
              <w:marTop w:val="0"/>
              <w:marBottom w:val="0"/>
              <w:divBdr>
                <w:top w:val="none" w:sz="0" w:space="0" w:color="auto"/>
                <w:left w:val="none" w:sz="0" w:space="0" w:color="auto"/>
                <w:bottom w:val="none" w:sz="0" w:space="0" w:color="auto"/>
                <w:right w:val="none" w:sz="0" w:space="0" w:color="auto"/>
              </w:divBdr>
            </w:div>
            <w:div w:id="1766263767">
              <w:marLeft w:val="0"/>
              <w:marRight w:val="0"/>
              <w:marTop w:val="0"/>
              <w:marBottom w:val="0"/>
              <w:divBdr>
                <w:top w:val="none" w:sz="0" w:space="0" w:color="auto"/>
                <w:left w:val="none" w:sz="0" w:space="0" w:color="auto"/>
                <w:bottom w:val="none" w:sz="0" w:space="0" w:color="auto"/>
                <w:right w:val="none" w:sz="0" w:space="0" w:color="auto"/>
              </w:divBdr>
            </w:div>
            <w:div w:id="860044336">
              <w:marLeft w:val="0"/>
              <w:marRight w:val="0"/>
              <w:marTop w:val="0"/>
              <w:marBottom w:val="0"/>
              <w:divBdr>
                <w:top w:val="none" w:sz="0" w:space="0" w:color="auto"/>
                <w:left w:val="none" w:sz="0" w:space="0" w:color="auto"/>
                <w:bottom w:val="none" w:sz="0" w:space="0" w:color="auto"/>
                <w:right w:val="none" w:sz="0" w:space="0" w:color="auto"/>
              </w:divBdr>
            </w:div>
            <w:div w:id="281574657">
              <w:marLeft w:val="0"/>
              <w:marRight w:val="0"/>
              <w:marTop w:val="0"/>
              <w:marBottom w:val="0"/>
              <w:divBdr>
                <w:top w:val="none" w:sz="0" w:space="0" w:color="auto"/>
                <w:left w:val="none" w:sz="0" w:space="0" w:color="auto"/>
                <w:bottom w:val="none" w:sz="0" w:space="0" w:color="auto"/>
                <w:right w:val="none" w:sz="0" w:space="0" w:color="auto"/>
              </w:divBdr>
            </w:div>
            <w:div w:id="1106315949">
              <w:marLeft w:val="0"/>
              <w:marRight w:val="0"/>
              <w:marTop w:val="0"/>
              <w:marBottom w:val="0"/>
              <w:divBdr>
                <w:top w:val="none" w:sz="0" w:space="0" w:color="auto"/>
                <w:left w:val="none" w:sz="0" w:space="0" w:color="auto"/>
                <w:bottom w:val="none" w:sz="0" w:space="0" w:color="auto"/>
                <w:right w:val="none" w:sz="0" w:space="0" w:color="auto"/>
              </w:divBdr>
            </w:div>
            <w:div w:id="738669480">
              <w:marLeft w:val="0"/>
              <w:marRight w:val="0"/>
              <w:marTop w:val="0"/>
              <w:marBottom w:val="0"/>
              <w:divBdr>
                <w:top w:val="none" w:sz="0" w:space="0" w:color="auto"/>
                <w:left w:val="none" w:sz="0" w:space="0" w:color="auto"/>
                <w:bottom w:val="none" w:sz="0" w:space="0" w:color="auto"/>
                <w:right w:val="none" w:sz="0" w:space="0" w:color="auto"/>
              </w:divBdr>
            </w:div>
            <w:div w:id="1228765015">
              <w:marLeft w:val="0"/>
              <w:marRight w:val="0"/>
              <w:marTop w:val="0"/>
              <w:marBottom w:val="0"/>
              <w:divBdr>
                <w:top w:val="none" w:sz="0" w:space="0" w:color="auto"/>
                <w:left w:val="none" w:sz="0" w:space="0" w:color="auto"/>
                <w:bottom w:val="none" w:sz="0" w:space="0" w:color="auto"/>
                <w:right w:val="none" w:sz="0" w:space="0" w:color="auto"/>
              </w:divBdr>
            </w:div>
            <w:div w:id="2104523659">
              <w:marLeft w:val="0"/>
              <w:marRight w:val="0"/>
              <w:marTop w:val="0"/>
              <w:marBottom w:val="0"/>
              <w:divBdr>
                <w:top w:val="none" w:sz="0" w:space="0" w:color="auto"/>
                <w:left w:val="none" w:sz="0" w:space="0" w:color="auto"/>
                <w:bottom w:val="none" w:sz="0" w:space="0" w:color="auto"/>
                <w:right w:val="none" w:sz="0" w:space="0" w:color="auto"/>
              </w:divBdr>
            </w:div>
            <w:div w:id="927152225">
              <w:marLeft w:val="0"/>
              <w:marRight w:val="0"/>
              <w:marTop w:val="0"/>
              <w:marBottom w:val="0"/>
              <w:divBdr>
                <w:top w:val="none" w:sz="0" w:space="0" w:color="auto"/>
                <w:left w:val="none" w:sz="0" w:space="0" w:color="auto"/>
                <w:bottom w:val="none" w:sz="0" w:space="0" w:color="auto"/>
                <w:right w:val="none" w:sz="0" w:space="0" w:color="auto"/>
              </w:divBdr>
            </w:div>
            <w:div w:id="1867333470">
              <w:marLeft w:val="0"/>
              <w:marRight w:val="0"/>
              <w:marTop w:val="0"/>
              <w:marBottom w:val="0"/>
              <w:divBdr>
                <w:top w:val="none" w:sz="0" w:space="0" w:color="auto"/>
                <w:left w:val="none" w:sz="0" w:space="0" w:color="auto"/>
                <w:bottom w:val="none" w:sz="0" w:space="0" w:color="auto"/>
                <w:right w:val="none" w:sz="0" w:space="0" w:color="auto"/>
              </w:divBdr>
            </w:div>
            <w:div w:id="314726429">
              <w:marLeft w:val="0"/>
              <w:marRight w:val="0"/>
              <w:marTop w:val="0"/>
              <w:marBottom w:val="0"/>
              <w:divBdr>
                <w:top w:val="none" w:sz="0" w:space="0" w:color="auto"/>
                <w:left w:val="none" w:sz="0" w:space="0" w:color="auto"/>
                <w:bottom w:val="none" w:sz="0" w:space="0" w:color="auto"/>
                <w:right w:val="none" w:sz="0" w:space="0" w:color="auto"/>
              </w:divBdr>
            </w:div>
            <w:div w:id="1990941638">
              <w:marLeft w:val="0"/>
              <w:marRight w:val="0"/>
              <w:marTop w:val="0"/>
              <w:marBottom w:val="0"/>
              <w:divBdr>
                <w:top w:val="none" w:sz="0" w:space="0" w:color="auto"/>
                <w:left w:val="none" w:sz="0" w:space="0" w:color="auto"/>
                <w:bottom w:val="none" w:sz="0" w:space="0" w:color="auto"/>
                <w:right w:val="none" w:sz="0" w:space="0" w:color="auto"/>
              </w:divBdr>
            </w:div>
            <w:div w:id="1421679338">
              <w:marLeft w:val="0"/>
              <w:marRight w:val="0"/>
              <w:marTop w:val="0"/>
              <w:marBottom w:val="0"/>
              <w:divBdr>
                <w:top w:val="none" w:sz="0" w:space="0" w:color="auto"/>
                <w:left w:val="none" w:sz="0" w:space="0" w:color="auto"/>
                <w:bottom w:val="none" w:sz="0" w:space="0" w:color="auto"/>
                <w:right w:val="none" w:sz="0" w:space="0" w:color="auto"/>
              </w:divBdr>
            </w:div>
            <w:div w:id="585114149">
              <w:marLeft w:val="0"/>
              <w:marRight w:val="0"/>
              <w:marTop w:val="0"/>
              <w:marBottom w:val="0"/>
              <w:divBdr>
                <w:top w:val="none" w:sz="0" w:space="0" w:color="auto"/>
                <w:left w:val="none" w:sz="0" w:space="0" w:color="auto"/>
                <w:bottom w:val="none" w:sz="0" w:space="0" w:color="auto"/>
                <w:right w:val="none" w:sz="0" w:space="0" w:color="auto"/>
              </w:divBdr>
            </w:div>
            <w:div w:id="1810442205">
              <w:marLeft w:val="0"/>
              <w:marRight w:val="0"/>
              <w:marTop w:val="0"/>
              <w:marBottom w:val="0"/>
              <w:divBdr>
                <w:top w:val="none" w:sz="0" w:space="0" w:color="auto"/>
                <w:left w:val="none" w:sz="0" w:space="0" w:color="auto"/>
                <w:bottom w:val="none" w:sz="0" w:space="0" w:color="auto"/>
                <w:right w:val="none" w:sz="0" w:space="0" w:color="auto"/>
              </w:divBdr>
            </w:div>
            <w:div w:id="1593390974">
              <w:marLeft w:val="0"/>
              <w:marRight w:val="0"/>
              <w:marTop w:val="0"/>
              <w:marBottom w:val="0"/>
              <w:divBdr>
                <w:top w:val="none" w:sz="0" w:space="0" w:color="auto"/>
                <w:left w:val="none" w:sz="0" w:space="0" w:color="auto"/>
                <w:bottom w:val="none" w:sz="0" w:space="0" w:color="auto"/>
                <w:right w:val="none" w:sz="0" w:space="0" w:color="auto"/>
              </w:divBdr>
            </w:div>
            <w:div w:id="2136024928">
              <w:marLeft w:val="0"/>
              <w:marRight w:val="0"/>
              <w:marTop w:val="0"/>
              <w:marBottom w:val="0"/>
              <w:divBdr>
                <w:top w:val="none" w:sz="0" w:space="0" w:color="auto"/>
                <w:left w:val="none" w:sz="0" w:space="0" w:color="auto"/>
                <w:bottom w:val="none" w:sz="0" w:space="0" w:color="auto"/>
                <w:right w:val="none" w:sz="0" w:space="0" w:color="auto"/>
              </w:divBdr>
            </w:div>
            <w:div w:id="853304941">
              <w:marLeft w:val="0"/>
              <w:marRight w:val="0"/>
              <w:marTop w:val="0"/>
              <w:marBottom w:val="0"/>
              <w:divBdr>
                <w:top w:val="none" w:sz="0" w:space="0" w:color="auto"/>
                <w:left w:val="none" w:sz="0" w:space="0" w:color="auto"/>
                <w:bottom w:val="none" w:sz="0" w:space="0" w:color="auto"/>
                <w:right w:val="none" w:sz="0" w:space="0" w:color="auto"/>
              </w:divBdr>
            </w:div>
            <w:div w:id="325943186">
              <w:marLeft w:val="0"/>
              <w:marRight w:val="0"/>
              <w:marTop w:val="0"/>
              <w:marBottom w:val="0"/>
              <w:divBdr>
                <w:top w:val="none" w:sz="0" w:space="0" w:color="auto"/>
                <w:left w:val="none" w:sz="0" w:space="0" w:color="auto"/>
                <w:bottom w:val="none" w:sz="0" w:space="0" w:color="auto"/>
                <w:right w:val="none" w:sz="0" w:space="0" w:color="auto"/>
              </w:divBdr>
            </w:div>
            <w:div w:id="520120913">
              <w:marLeft w:val="0"/>
              <w:marRight w:val="0"/>
              <w:marTop w:val="0"/>
              <w:marBottom w:val="0"/>
              <w:divBdr>
                <w:top w:val="none" w:sz="0" w:space="0" w:color="auto"/>
                <w:left w:val="none" w:sz="0" w:space="0" w:color="auto"/>
                <w:bottom w:val="none" w:sz="0" w:space="0" w:color="auto"/>
                <w:right w:val="none" w:sz="0" w:space="0" w:color="auto"/>
              </w:divBdr>
            </w:div>
            <w:div w:id="1248467622">
              <w:marLeft w:val="0"/>
              <w:marRight w:val="0"/>
              <w:marTop w:val="0"/>
              <w:marBottom w:val="0"/>
              <w:divBdr>
                <w:top w:val="none" w:sz="0" w:space="0" w:color="auto"/>
                <w:left w:val="none" w:sz="0" w:space="0" w:color="auto"/>
                <w:bottom w:val="none" w:sz="0" w:space="0" w:color="auto"/>
                <w:right w:val="none" w:sz="0" w:space="0" w:color="auto"/>
              </w:divBdr>
            </w:div>
            <w:div w:id="1607687409">
              <w:marLeft w:val="0"/>
              <w:marRight w:val="0"/>
              <w:marTop w:val="0"/>
              <w:marBottom w:val="0"/>
              <w:divBdr>
                <w:top w:val="none" w:sz="0" w:space="0" w:color="auto"/>
                <w:left w:val="none" w:sz="0" w:space="0" w:color="auto"/>
                <w:bottom w:val="none" w:sz="0" w:space="0" w:color="auto"/>
                <w:right w:val="none" w:sz="0" w:space="0" w:color="auto"/>
              </w:divBdr>
            </w:div>
            <w:div w:id="861938676">
              <w:marLeft w:val="0"/>
              <w:marRight w:val="0"/>
              <w:marTop w:val="0"/>
              <w:marBottom w:val="0"/>
              <w:divBdr>
                <w:top w:val="none" w:sz="0" w:space="0" w:color="auto"/>
                <w:left w:val="none" w:sz="0" w:space="0" w:color="auto"/>
                <w:bottom w:val="none" w:sz="0" w:space="0" w:color="auto"/>
                <w:right w:val="none" w:sz="0" w:space="0" w:color="auto"/>
              </w:divBdr>
            </w:div>
            <w:div w:id="1416124494">
              <w:marLeft w:val="0"/>
              <w:marRight w:val="0"/>
              <w:marTop w:val="0"/>
              <w:marBottom w:val="0"/>
              <w:divBdr>
                <w:top w:val="none" w:sz="0" w:space="0" w:color="auto"/>
                <w:left w:val="none" w:sz="0" w:space="0" w:color="auto"/>
                <w:bottom w:val="none" w:sz="0" w:space="0" w:color="auto"/>
                <w:right w:val="none" w:sz="0" w:space="0" w:color="auto"/>
              </w:divBdr>
            </w:div>
            <w:div w:id="1038358770">
              <w:marLeft w:val="0"/>
              <w:marRight w:val="0"/>
              <w:marTop w:val="0"/>
              <w:marBottom w:val="0"/>
              <w:divBdr>
                <w:top w:val="none" w:sz="0" w:space="0" w:color="auto"/>
                <w:left w:val="none" w:sz="0" w:space="0" w:color="auto"/>
                <w:bottom w:val="none" w:sz="0" w:space="0" w:color="auto"/>
                <w:right w:val="none" w:sz="0" w:space="0" w:color="auto"/>
              </w:divBdr>
            </w:div>
            <w:div w:id="269895550">
              <w:marLeft w:val="0"/>
              <w:marRight w:val="0"/>
              <w:marTop w:val="0"/>
              <w:marBottom w:val="0"/>
              <w:divBdr>
                <w:top w:val="none" w:sz="0" w:space="0" w:color="auto"/>
                <w:left w:val="none" w:sz="0" w:space="0" w:color="auto"/>
                <w:bottom w:val="none" w:sz="0" w:space="0" w:color="auto"/>
                <w:right w:val="none" w:sz="0" w:space="0" w:color="auto"/>
              </w:divBdr>
            </w:div>
            <w:div w:id="1028339656">
              <w:marLeft w:val="0"/>
              <w:marRight w:val="0"/>
              <w:marTop w:val="0"/>
              <w:marBottom w:val="0"/>
              <w:divBdr>
                <w:top w:val="none" w:sz="0" w:space="0" w:color="auto"/>
                <w:left w:val="none" w:sz="0" w:space="0" w:color="auto"/>
                <w:bottom w:val="none" w:sz="0" w:space="0" w:color="auto"/>
                <w:right w:val="none" w:sz="0" w:space="0" w:color="auto"/>
              </w:divBdr>
            </w:div>
            <w:div w:id="2117404895">
              <w:marLeft w:val="0"/>
              <w:marRight w:val="0"/>
              <w:marTop w:val="0"/>
              <w:marBottom w:val="0"/>
              <w:divBdr>
                <w:top w:val="none" w:sz="0" w:space="0" w:color="auto"/>
                <w:left w:val="none" w:sz="0" w:space="0" w:color="auto"/>
                <w:bottom w:val="none" w:sz="0" w:space="0" w:color="auto"/>
                <w:right w:val="none" w:sz="0" w:space="0" w:color="auto"/>
              </w:divBdr>
            </w:div>
            <w:div w:id="1613004604">
              <w:marLeft w:val="0"/>
              <w:marRight w:val="0"/>
              <w:marTop w:val="0"/>
              <w:marBottom w:val="0"/>
              <w:divBdr>
                <w:top w:val="none" w:sz="0" w:space="0" w:color="auto"/>
                <w:left w:val="none" w:sz="0" w:space="0" w:color="auto"/>
                <w:bottom w:val="none" w:sz="0" w:space="0" w:color="auto"/>
                <w:right w:val="none" w:sz="0" w:space="0" w:color="auto"/>
              </w:divBdr>
            </w:div>
            <w:div w:id="1107432946">
              <w:marLeft w:val="0"/>
              <w:marRight w:val="0"/>
              <w:marTop w:val="0"/>
              <w:marBottom w:val="0"/>
              <w:divBdr>
                <w:top w:val="none" w:sz="0" w:space="0" w:color="auto"/>
                <w:left w:val="none" w:sz="0" w:space="0" w:color="auto"/>
                <w:bottom w:val="none" w:sz="0" w:space="0" w:color="auto"/>
                <w:right w:val="none" w:sz="0" w:space="0" w:color="auto"/>
              </w:divBdr>
            </w:div>
            <w:div w:id="1903250135">
              <w:marLeft w:val="0"/>
              <w:marRight w:val="0"/>
              <w:marTop w:val="0"/>
              <w:marBottom w:val="0"/>
              <w:divBdr>
                <w:top w:val="none" w:sz="0" w:space="0" w:color="auto"/>
                <w:left w:val="none" w:sz="0" w:space="0" w:color="auto"/>
                <w:bottom w:val="none" w:sz="0" w:space="0" w:color="auto"/>
                <w:right w:val="none" w:sz="0" w:space="0" w:color="auto"/>
              </w:divBdr>
            </w:div>
            <w:div w:id="834371482">
              <w:marLeft w:val="0"/>
              <w:marRight w:val="0"/>
              <w:marTop w:val="0"/>
              <w:marBottom w:val="0"/>
              <w:divBdr>
                <w:top w:val="none" w:sz="0" w:space="0" w:color="auto"/>
                <w:left w:val="none" w:sz="0" w:space="0" w:color="auto"/>
                <w:bottom w:val="none" w:sz="0" w:space="0" w:color="auto"/>
                <w:right w:val="none" w:sz="0" w:space="0" w:color="auto"/>
              </w:divBdr>
            </w:div>
            <w:div w:id="1709062933">
              <w:marLeft w:val="0"/>
              <w:marRight w:val="0"/>
              <w:marTop w:val="0"/>
              <w:marBottom w:val="0"/>
              <w:divBdr>
                <w:top w:val="none" w:sz="0" w:space="0" w:color="auto"/>
                <w:left w:val="none" w:sz="0" w:space="0" w:color="auto"/>
                <w:bottom w:val="none" w:sz="0" w:space="0" w:color="auto"/>
                <w:right w:val="none" w:sz="0" w:space="0" w:color="auto"/>
              </w:divBdr>
            </w:div>
            <w:div w:id="1004630606">
              <w:marLeft w:val="0"/>
              <w:marRight w:val="0"/>
              <w:marTop w:val="0"/>
              <w:marBottom w:val="0"/>
              <w:divBdr>
                <w:top w:val="none" w:sz="0" w:space="0" w:color="auto"/>
                <w:left w:val="none" w:sz="0" w:space="0" w:color="auto"/>
                <w:bottom w:val="none" w:sz="0" w:space="0" w:color="auto"/>
                <w:right w:val="none" w:sz="0" w:space="0" w:color="auto"/>
              </w:divBdr>
            </w:div>
            <w:div w:id="909654212">
              <w:marLeft w:val="0"/>
              <w:marRight w:val="0"/>
              <w:marTop w:val="0"/>
              <w:marBottom w:val="0"/>
              <w:divBdr>
                <w:top w:val="none" w:sz="0" w:space="0" w:color="auto"/>
                <w:left w:val="none" w:sz="0" w:space="0" w:color="auto"/>
                <w:bottom w:val="none" w:sz="0" w:space="0" w:color="auto"/>
                <w:right w:val="none" w:sz="0" w:space="0" w:color="auto"/>
              </w:divBdr>
            </w:div>
            <w:div w:id="1618026695">
              <w:marLeft w:val="0"/>
              <w:marRight w:val="0"/>
              <w:marTop w:val="0"/>
              <w:marBottom w:val="0"/>
              <w:divBdr>
                <w:top w:val="none" w:sz="0" w:space="0" w:color="auto"/>
                <w:left w:val="none" w:sz="0" w:space="0" w:color="auto"/>
                <w:bottom w:val="none" w:sz="0" w:space="0" w:color="auto"/>
                <w:right w:val="none" w:sz="0" w:space="0" w:color="auto"/>
              </w:divBdr>
            </w:div>
            <w:div w:id="2025739189">
              <w:marLeft w:val="0"/>
              <w:marRight w:val="0"/>
              <w:marTop w:val="0"/>
              <w:marBottom w:val="0"/>
              <w:divBdr>
                <w:top w:val="none" w:sz="0" w:space="0" w:color="auto"/>
                <w:left w:val="none" w:sz="0" w:space="0" w:color="auto"/>
                <w:bottom w:val="none" w:sz="0" w:space="0" w:color="auto"/>
                <w:right w:val="none" w:sz="0" w:space="0" w:color="auto"/>
              </w:divBdr>
            </w:div>
            <w:div w:id="20295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0195">
      <w:bodyDiv w:val="1"/>
      <w:marLeft w:val="0"/>
      <w:marRight w:val="0"/>
      <w:marTop w:val="0"/>
      <w:marBottom w:val="0"/>
      <w:divBdr>
        <w:top w:val="none" w:sz="0" w:space="0" w:color="auto"/>
        <w:left w:val="none" w:sz="0" w:space="0" w:color="auto"/>
        <w:bottom w:val="none" w:sz="0" w:space="0" w:color="auto"/>
        <w:right w:val="none" w:sz="0" w:space="0" w:color="auto"/>
      </w:divBdr>
      <w:divsChild>
        <w:div w:id="1542939206">
          <w:marLeft w:val="0"/>
          <w:marRight w:val="0"/>
          <w:marTop w:val="0"/>
          <w:marBottom w:val="0"/>
          <w:divBdr>
            <w:top w:val="none" w:sz="0" w:space="0" w:color="auto"/>
            <w:left w:val="none" w:sz="0" w:space="0" w:color="auto"/>
            <w:bottom w:val="none" w:sz="0" w:space="0" w:color="auto"/>
            <w:right w:val="none" w:sz="0" w:space="0" w:color="auto"/>
          </w:divBdr>
          <w:divsChild>
            <w:div w:id="1933389515">
              <w:marLeft w:val="0"/>
              <w:marRight w:val="0"/>
              <w:marTop w:val="0"/>
              <w:marBottom w:val="0"/>
              <w:divBdr>
                <w:top w:val="none" w:sz="0" w:space="0" w:color="auto"/>
                <w:left w:val="none" w:sz="0" w:space="0" w:color="auto"/>
                <w:bottom w:val="none" w:sz="0" w:space="0" w:color="auto"/>
                <w:right w:val="none" w:sz="0" w:space="0" w:color="auto"/>
              </w:divBdr>
            </w:div>
            <w:div w:id="868641757">
              <w:marLeft w:val="0"/>
              <w:marRight w:val="0"/>
              <w:marTop w:val="0"/>
              <w:marBottom w:val="0"/>
              <w:divBdr>
                <w:top w:val="none" w:sz="0" w:space="0" w:color="auto"/>
                <w:left w:val="none" w:sz="0" w:space="0" w:color="auto"/>
                <w:bottom w:val="none" w:sz="0" w:space="0" w:color="auto"/>
                <w:right w:val="none" w:sz="0" w:space="0" w:color="auto"/>
              </w:divBdr>
            </w:div>
            <w:div w:id="612636334">
              <w:marLeft w:val="0"/>
              <w:marRight w:val="0"/>
              <w:marTop w:val="0"/>
              <w:marBottom w:val="0"/>
              <w:divBdr>
                <w:top w:val="none" w:sz="0" w:space="0" w:color="auto"/>
                <w:left w:val="none" w:sz="0" w:space="0" w:color="auto"/>
                <w:bottom w:val="none" w:sz="0" w:space="0" w:color="auto"/>
                <w:right w:val="none" w:sz="0" w:space="0" w:color="auto"/>
              </w:divBdr>
            </w:div>
            <w:div w:id="282200513">
              <w:marLeft w:val="0"/>
              <w:marRight w:val="0"/>
              <w:marTop w:val="0"/>
              <w:marBottom w:val="0"/>
              <w:divBdr>
                <w:top w:val="none" w:sz="0" w:space="0" w:color="auto"/>
                <w:left w:val="none" w:sz="0" w:space="0" w:color="auto"/>
                <w:bottom w:val="none" w:sz="0" w:space="0" w:color="auto"/>
                <w:right w:val="none" w:sz="0" w:space="0" w:color="auto"/>
              </w:divBdr>
            </w:div>
            <w:div w:id="1198397248">
              <w:marLeft w:val="0"/>
              <w:marRight w:val="0"/>
              <w:marTop w:val="0"/>
              <w:marBottom w:val="0"/>
              <w:divBdr>
                <w:top w:val="none" w:sz="0" w:space="0" w:color="auto"/>
                <w:left w:val="none" w:sz="0" w:space="0" w:color="auto"/>
                <w:bottom w:val="none" w:sz="0" w:space="0" w:color="auto"/>
                <w:right w:val="none" w:sz="0" w:space="0" w:color="auto"/>
              </w:divBdr>
            </w:div>
            <w:div w:id="61603952">
              <w:marLeft w:val="0"/>
              <w:marRight w:val="0"/>
              <w:marTop w:val="0"/>
              <w:marBottom w:val="0"/>
              <w:divBdr>
                <w:top w:val="none" w:sz="0" w:space="0" w:color="auto"/>
                <w:left w:val="none" w:sz="0" w:space="0" w:color="auto"/>
                <w:bottom w:val="none" w:sz="0" w:space="0" w:color="auto"/>
                <w:right w:val="none" w:sz="0" w:space="0" w:color="auto"/>
              </w:divBdr>
            </w:div>
            <w:div w:id="1165434738">
              <w:marLeft w:val="0"/>
              <w:marRight w:val="0"/>
              <w:marTop w:val="0"/>
              <w:marBottom w:val="0"/>
              <w:divBdr>
                <w:top w:val="none" w:sz="0" w:space="0" w:color="auto"/>
                <w:left w:val="none" w:sz="0" w:space="0" w:color="auto"/>
                <w:bottom w:val="none" w:sz="0" w:space="0" w:color="auto"/>
                <w:right w:val="none" w:sz="0" w:space="0" w:color="auto"/>
              </w:divBdr>
            </w:div>
            <w:div w:id="1837065240">
              <w:marLeft w:val="0"/>
              <w:marRight w:val="0"/>
              <w:marTop w:val="0"/>
              <w:marBottom w:val="0"/>
              <w:divBdr>
                <w:top w:val="none" w:sz="0" w:space="0" w:color="auto"/>
                <w:left w:val="none" w:sz="0" w:space="0" w:color="auto"/>
                <w:bottom w:val="none" w:sz="0" w:space="0" w:color="auto"/>
                <w:right w:val="none" w:sz="0" w:space="0" w:color="auto"/>
              </w:divBdr>
            </w:div>
            <w:div w:id="58480364">
              <w:marLeft w:val="0"/>
              <w:marRight w:val="0"/>
              <w:marTop w:val="0"/>
              <w:marBottom w:val="0"/>
              <w:divBdr>
                <w:top w:val="none" w:sz="0" w:space="0" w:color="auto"/>
                <w:left w:val="none" w:sz="0" w:space="0" w:color="auto"/>
                <w:bottom w:val="none" w:sz="0" w:space="0" w:color="auto"/>
                <w:right w:val="none" w:sz="0" w:space="0" w:color="auto"/>
              </w:divBdr>
            </w:div>
            <w:div w:id="801849830">
              <w:marLeft w:val="0"/>
              <w:marRight w:val="0"/>
              <w:marTop w:val="0"/>
              <w:marBottom w:val="0"/>
              <w:divBdr>
                <w:top w:val="none" w:sz="0" w:space="0" w:color="auto"/>
                <w:left w:val="none" w:sz="0" w:space="0" w:color="auto"/>
                <w:bottom w:val="none" w:sz="0" w:space="0" w:color="auto"/>
                <w:right w:val="none" w:sz="0" w:space="0" w:color="auto"/>
              </w:divBdr>
            </w:div>
            <w:div w:id="534973888">
              <w:marLeft w:val="0"/>
              <w:marRight w:val="0"/>
              <w:marTop w:val="0"/>
              <w:marBottom w:val="0"/>
              <w:divBdr>
                <w:top w:val="none" w:sz="0" w:space="0" w:color="auto"/>
                <w:left w:val="none" w:sz="0" w:space="0" w:color="auto"/>
                <w:bottom w:val="none" w:sz="0" w:space="0" w:color="auto"/>
                <w:right w:val="none" w:sz="0" w:space="0" w:color="auto"/>
              </w:divBdr>
            </w:div>
            <w:div w:id="479734990">
              <w:marLeft w:val="0"/>
              <w:marRight w:val="0"/>
              <w:marTop w:val="0"/>
              <w:marBottom w:val="0"/>
              <w:divBdr>
                <w:top w:val="none" w:sz="0" w:space="0" w:color="auto"/>
                <w:left w:val="none" w:sz="0" w:space="0" w:color="auto"/>
                <w:bottom w:val="none" w:sz="0" w:space="0" w:color="auto"/>
                <w:right w:val="none" w:sz="0" w:space="0" w:color="auto"/>
              </w:divBdr>
            </w:div>
            <w:div w:id="1914966642">
              <w:marLeft w:val="0"/>
              <w:marRight w:val="0"/>
              <w:marTop w:val="0"/>
              <w:marBottom w:val="0"/>
              <w:divBdr>
                <w:top w:val="none" w:sz="0" w:space="0" w:color="auto"/>
                <w:left w:val="none" w:sz="0" w:space="0" w:color="auto"/>
                <w:bottom w:val="none" w:sz="0" w:space="0" w:color="auto"/>
                <w:right w:val="none" w:sz="0" w:space="0" w:color="auto"/>
              </w:divBdr>
            </w:div>
            <w:div w:id="677462415">
              <w:marLeft w:val="0"/>
              <w:marRight w:val="0"/>
              <w:marTop w:val="0"/>
              <w:marBottom w:val="0"/>
              <w:divBdr>
                <w:top w:val="none" w:sz="0" w:space="0" w:color="auto"/>
                <w:left w:val="none" w:sz="0" w:space="0" w:color="auto"/>
                <w:bottom w:val="none" w:sz="0" w:space="0" w:color="auto"/>
                <w:right w:val="none" w:sz="0" w:space="0" w:color="auto"/>
              </w:divBdr>
            </w:div>
            <w:div w:id="646670946">
              <w:marLeft w:val="0"/>
              <w:marRight w:val="0"/>
              <w:marTop w:val="0"/>
              <w:marBottom w:val="0"/>
              <w:divBdr>
                <w:top w:val="none" w:sz="0" w:space="0" w:color="auto"/>
                <w:left w:val="none" w:sz="0" w:space="0" w:color="auto"/>
                <w:bottom w:val="none" w:sz="0" w:space="0" w:color="auto"/>
                <w:right w:val="none" w:sz="0" w:space="0" w:color="auto"/>
              </w:divBdr>
            </w:div>
            <w:div w:id="1564175388">
              <w:marLeft w:val="0"/>
              <w:marRight w:val="0"/>
              <w:marTop w:val="0"/>
              <w:marBottom w:val="0"/>
              <w:divBdr>
                <w:top w:val="none" w:sz="0" w:space="0" w:color="auto"/>
                <w:left w:val="none" w:sz="0" w:space="0" w:color="auto"/>
                <w:bottom w:val="none" w:sz="0" w:space="0" w:color="auto"/>
                <w:right w:val="none" w:sz="0" w:space="0" w:color="auto"/>
              </w:divBdr>
            </w:div>
            <w:div w:id="670185136">
              <w:marLeft w:val="0"/>
              <w:marRight w:val="0"/>
              <w:marTop w:val="0"/>
              <w:marBottom w:val="0"/>
              <w:divBdr>
                <w:top w:val="none" w:sz="0" w:space="0" w:color="auto"/>
                <w:left w:val="none" w:sz="0" w:space="0" w:color="auto"/>
                <w:bottom w:val="none" w:sz="0" w:space="0" w:color="auto"/>
                <w:right w:val="none" w:sz="0" w:space="0" w:color="auto"/>
              </w:divBdr>
            </w:div>
            <w:div w:id="353502804">
              <w:marLeft w:val="0"/>
              <w:marRight w:val="0"/>
              <w:marTop w:val="0"/>
              <w:marBottom w:val="0"/>
              <w:divBdr>
                <w:top w:val="none" w:sz="0" w:space="0" w:color="auto"/>
                <w:left w:val="none" w:sz="0" w:space="0" w:color="auto"/>
                <w:bottom w:val="none" w:sz="0" w:space="0" w:color="auto"/>
                <w:right w:val="none" w:sz="0" w:space="0" w:color="auto"/>
              </w:divBdr>
            </w:div>
            <w:div w:id="10197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39889">
      <w:bodyDiv w:val="1"/>
      <w:marLeft w:val="0"/>
      <w:marRight w:val="0"/>
      <w:marTop w:val="0"/>
      <w:marBottom w:val="0"/>
      <w:divBdr>
        <w:top w:val="none" w:sz="0" w:space="0" w:color="auto"/>
        <w:left w:val="none" w:sz="0" w:space="0" w:color="auto"/>
        <w:bottom w:val="none" w:sz="0" w:space="0" w:color="auto"/>
        <w:right w:val="none" w:sz="0" w:space="0" w:color="auto"/>
      </w:divBdr>
      <w:divsChild>
        <w:div w:id="20518443">
          <w:marLeft w:val="0"/>
          <w:marRight w:val="720"/>
          <w:marTop w:val="0"/>
          <w:marBottom w:val="0"/>
          <w:divBdr>
            <w:top w:val="none" w:sz="0" w:space="0" w:color="auto"/>
            <w:left w:val="none" w:sz="0" w:space="0" w:color="auto"/>
            <w:bottom w:val="none" w:sz="0" w:space="0" w:color="auto"/>
            <w:right w:val="none" w:sz="0" w:space="0" w:color="auto"/>
          </w:divBdr>
        </w:div>
        <w:div w:id="172693601">
          <w:marLeft w:val="0"/>
          <w:marRight w:val="0"/>
          <w:marTop w:val="0"/>
          <w:marBottom w:val="0"/>
          <w:divBdr>
            <w:top w:val="none" w:sz="0" w:space="0" w:color="auto"/>
            <w:left w:val="none" w:sz="0" w:space="0" w:color="auto"/>
            <w:bottom w:val="none" w:sz="0" w:space="0" w:color="auto"/>
            <w:right w:val="none" w:sz="0" w:space="0" w:color="auto"/>
          </w:divBdr>
        </w:div>
      </w:divsChild>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sChild>
        <w:div w:id="1327322690">
          <w:marLeft w:val="0"/>
          <w:marRight w:val="0"/>
          <w:marTop w:val="0"/>
          <w:marBottom w:val="0"/>
          <w:divBdr>
            <w:top w:val="none" w:sz="0" w:space="0" w:color="auto"/>
            <w:left w:val="none" w:sz="0" w:space="0" w:color="auto"/>
            <w:bottom w:val="none" w:sz="0" w:space="0" w:color="auto"/>
            <w:right w:val="none" w:sz="0" w:space="0" w:color="auto"/>
          </w:divBdr>
          <w:divsChild>
            <w:div w:id="583607370">
              <w:marLeft w:val="0"/>
              <w:marRight w:val="0"/>
              <w:marTop w:val="0"/>
              <w:marBottom w:val="0"/>
              <w:divBdr>
                <w:top w:val="none" w:sz="0" w:space="0" w:color="auto"/>
                <w:left w:val="none" w:sz="0" w:space="0" w:color="auto"/>
                <w:bottom w:val="none" w:sz="0" w:space="0" w:color="auto"/>
                <w:right w:val="none" w:sz="0" w:space="0" w:color="auto"/>
              </w:divBdr>
            </w:div>
            <w:div w:id="1296957632">
              <w:marLeft w:val="0"/>
              <w:marRight w:val="0"/>
              <w:marTop w:val="0"/>
              <w:marBottom w:val="0"/>
              <w:divBdr>
                <w:top w:val="none" w:sz="0" w:space="0" w:color="auto"/>
                <w:left w:val="none" w:sz="0" w:space="0" w:color="auto"/>
                <w:bottom w:val="none" w:sz="0" w:space="0" w:color="auto"/>
                <w:right w:val="none" w:sz="0" w:space="0" w:color="auto"/>
              </w:divBdr>
            </w:div>
            <w:div w:id="1427068609">
              <w:marLeft w:val="0"/>
              <w:marRight w:val="0"/>
              <w:marTop w:val="0"/>
              <w:marBottom w:val="0"/>
              <w:divBdr>
                <w:top w:val="none" w:sz="0" w:space="0" w:color="auto"/>
                <w:left w:val="none" w:sz="0" w:space="0" w:color="auto"/>
                <w:bottom w:val="none" w:sz="0" w:space="0" w:color="auto"/>
                <w:right w:val="none" w:sz="0" w:space="0" w:color="auto"/>
              </w:divBdr>
            </w:div>
            <w:div w:id="1307470190">
              <w:marLeft w:val="0"/>
              <w:marRight w:val="0"/>
              <w:marTop w:val="0"/>
              <w:marBottom w:val="0"/>
              <w:divBdr>
                <w:top w:val="none" w:sz="0" w:space="0" w:color="auto"/>
                <w:left w:val="none" w:sz="0" w:space="0" w:color="auto"/>
                <w:bottom w:val="none" w:sz="0" w:space="0" w:color="auto"/>
                <w:right w:val="none" w:sz="0" w:space="0" w:color="auto"/>
              </w:divBdr>
            </w:div>
            <w:div w:id="1440178640">
              <w:marLeft w:val="0"/>
              <w:marRight w:val="0"/>
              <w:marTop w:val="0"/>
              <w:marBottom w:val="0"/>
              <w:divBdr>
                <w:top w:val="none" w:sz="0" w:space="0" w:color="auto"/>
                <w:left w:val="none" w:sz="0" w:space="0" w:color="auto"/>
                <w:bottom w:val="none" w:sz="0" w:space="0" w:color="auto"/>
                <w:right w:val="none" w:sz="0" w:space="0" w:color="auto"/>
              </w:divBdr>
            </w:div>
            <w:div w:id="158891721">
              <w:marLeft w:val="0"/>
              <w:marRight w:val="0"/>
              <w:marTop w:val="0"/>
              <w:marBottom w:val="0"/>
              <w:divBdr>
                <w:top w:val="none" w:sz="0" w:space="0" w:color="auto"/>
                <w:left w:val="none" w:sz="0" w:space="0" w:color="auto"/>
                <w:bottom w:val="none" w:sz="0" w:space="0" w:color="auto"/>
                <w:right w:val="none" w:sz="0" w:space="0" w:color="auto"/>
              </w:divBdr>
            </w:div>
            <w:div w:id="252054691">
              <w:marLeft w:val="0"/>
              <w:marRight w:val="0"/>
              <w:marTop w:val="0"/>
              <w:marBottom w:val="0"/>
              <w:divBdr>
                <w:top w:val="none" w:sz="0" w:space="0" w:color="auto"/>
                <w:left w:val="none" w:sz="0" w:space="0" w:color="auto"/>
                <w:bottom w:val="none" w:sz="0" w:space="0" w:color="auto"/>
                <w:right w:val="none" w:sz="0" w:space="0" w:color="auto"/>
              </w:divBdr>
            </w:div>
            <w:div w:id="1540361772">
              <w:marLeft w:val="0"/>
              <w:marRight w:val="0"/>
              <w:marTop w:val="0"/>
              <w:marBottom w:val="0"/>
              <w:divBdr>
                <w:top w:val="none" w:sz="0" w:space="0" w:color="auto"/>
                <w:left w:val="none" w:sz="0" w:space="0" w:color="auto"/>
                <w:bottom w:val="none" w:sz="0" w:space="0" w:color="auto"/>
                <w:right w:val="none" w:sz="0" w:space="0" w:color="auto"/>
              </w:divBdr>
            </w:div>
            <w:div w:id="740829143">
              <w:marLeft w:val="0"/>
              <w:marRight w:val="0"/>
              <w:marTop w:val="0"/>
              <w:marBottom w:val="0"/>
              <w:divBdr>
                <w:top w:val="none" w:sz="0" w:space="0" w:color="auto"/>
                <w:left w:val="none" w:sz="0" w:space="0" w:color="auto"/>
                <w:bottom w:val="none" w:sz="0" w:space="0" w:color="auto"/>
                <w:right w:val="none" w:sz="0" w:space="0" w:color="auto"/>
              </w:divBdr>
            </w:div>
            <w:div w:id="2084179387">
              <w:marLeft w:val="0"/>
              <w:marRight w:val="0"/>
              <w:marTop w:val="0"/>
              <w:marBottom w:val="0"/>
              <w:divBdr>
                <w:top w:val="none" w:sz="0" w:space="0" w:color="auto"/>
                <w:left w:val="none" w:sz="0" w:space="0" w:color="auto"/>
                <w:bottom w:val="none" w:sz="0" w:space="0" w:color="auto"/>
                <w:right w:val="none" w:sz="0" w:space="0" w:color="auto"/>
              </w:divBdr>
            </w:div>
            <w:div w:id="1167088657">
              <w:marLeft w:val="0"/>
              <w:marRight w:val="0"/>
              <w:marTop w:val="0"/>
              <w:marBottom w:val="0"/>
              <w:divBdr>
                <w:top w:val="none" w:sz="0" w:space="0" w:color="auto"/>
                <w:left w:val="none" w:sz="0" w:space="0" w:color="auto"/>
                <w:bottom w:val="none" w:sz="0" w:space="0" w:color="auto"/>
                <w:right w:val="none" w:sz="0" w:space="0" w:color="auto"/>
              </w:divBdr>
            </w:div>
            <w:div w:id="399789847">
              <w:marLeft w:val="0"/>
              <w:marRight w:val="0"/>
              <w:marTop w:val="0"/>
              <w:marBottom w:val="0"/>
              <w:divBdr>
                <w:top w:val="none" w:sz="0" w:space="0" w:color="auto"/>
                <w:left w:val="none" w:sz="0" w:space="0" w:color="auto"/>
                <w:bottom w:val="none" w:sz="0" w:space="0" w:color="auto"/>
                <w:right w:val="none" w:sz="0" w:space="0" w:color="auto"/>
              </w:divBdr>
            </w:div>
            <w:div w:id="1395542750">
              <w:marLeft w:val="0"/>
              <w:marRight w:val="0"/>
              <w:marTop w:val="0"/>
              <w:marBottom w:val="0"/>
              <w:divBdr>
                <w:top w:val="none" w:sz="0" w:space="0" w:color="auto"/>
                <w:left w:val="none" w:sz="0" w:space="0" w:color="auto"/>
                <w:bottom w:val="none" w:sz="0" w:space="0" w:color="auto"/>
                <w:right w:val="none" w:sz="0" w:space="0" w:color="auto"/>
              </w:divBdr>
            </w:div>
            <w:div w:id="847989561">
              <w:marLeft w:val="0"/>
              <w:marRight w:val="0"/>
              <w:marTop w:val="0"/>
              <w:marBottom w:val="0"/>
              <w:divBdr>
                <w:top w:val="none" w:sz="0" w:space="0" w:color="auto"/>
                <w:left w:val="none" w:sz="0" w:space="0" w:color="auto"/>
                <w:bottom w:val="none" w:sz="0" w:space="0" w:color="auto"/>
                <w:right w:val="none" w:sz="0" w:space="0" w:color="auto"/>
              </w:divBdr>
            </w:div>
            <w:div w:id="1522865155">
              <w:marLeft w:val="0"/>
              <w:marRight w:val="0"/>
              <w:marTop w:val="0"/>
              <w:marBottom w:val="0"/>
              <w:divBdr>
                <w:top w:val="none" w:sz="0" w:space="0" w:color="auto"/>
                <w:left w:val="none" w:sz="0" w:space="0" w:color="auto"/>
                <w:bottom w:val="none" w:sz="0" w:space="0" w:color="auto"/>
                <w:right w:val="none" w:sz="0" w:space="0" w:color="auto"/>
              </w:divBdr>
            </w:div>
            <w:div w:id="921643391">
              <w:marLeft w:val="0"/>
              <w:marRight w:val="0"/>
              <w:marTop w:val="0"/>
              <w:marBottom w:val="0"/>
              <w:divBdr>
                <w:top w:val="none" w:sz="0" w:space="0" w:color="auto"/>
                <w:left w:val="none" w:sz="0" w:space="0" w:color="auto"/>
                <w:bottom w:val="none" w:sz="0" w:space="0" w:color="auto"/>
                <w:right w:val="none" w:sz="0" w:space="0" w:color="auto"/>
              </w:divBdr>
            </w:div>
            <w:div w:id="2122338907">
              <w:marLeft w:val="0"/>
              <w:marRight w:val="0"/>
              <w:marTop w:val="0"/>
              <w:marBottom w:val="0"/>
              <w:divBdr>
                <w:top w:val="none" w:sz="0" w:space="0" w:color="auto"/>
                <w:left w:val="none" w:sz="0" w:space="0" w:color="auto"/>
                <w:bottom w:val="none" w:sz="0" w:space="0" w:color="auto"/>
                <w:right w:val="none" w:sz="0" w:space="0" w:color="auto"/>
              </w:divBdr>
            </w:div>
            <w:div w:id="23868273">
              <w:marLeft w:val="0"/>
              <w:marRight w:val="0"/>
              <w:marTop w:val="0"/>
              <w:marBottom w:val="0"/>
              <w:divBdr>
                <w:top w:val="none" w:sz="0" w:space="0" w:color="auto"/>
                <w:left w:val="none" w:sz="0" w:space="0" w:color="auto"/>
                <w:bottom w:val="none" w:sz="0" w:space="0" w:color="auto"/>
                <w:right w:val="none" w:sz="0" w:space="0" w:color="auto"/>
              </w:divBdr>
            </w:div>
            <w:div w:id="2093234750">
              <w:marLeft w:val="0"/>
              <w:marRight w:val="0"/>
              <w:marTop w:val="0"/>
              <w:marBottom w:val="0"/>
              <w:divBdr>
                <w:top w:val="none" w:sz="0" w:space="0" w:color="auto"/>
                <w:left w:val="none" w:sz="0" w:space="0" w:color="auto"/>
                <w:bottom w:val="none" w:sz="0" w:space="0" w:color="auto"/>
                <w:right w:val="none" w:sz="0" w:space="0" w:color="auto"/>
              </w:divBdr>
            </w:div>
            <w:div w:id="2070687050">
              <w:marLeft w:val="0"/>
              <w:marRight w:val="0"/>
              <w:marTop w:val="0"/>
              <w:marBottom w:val="0"/>
              <w:divBdr>
                <w:top w:val="none" w:sz="0" w:space="0" w:color="auto"/>
                <w:left w:val="none" w:sz="0" w:space="0" w:color="auto"/>
                <w:bottom w:val="none" w:sz="0" w:space="0" w:color="auto"/>
                <w:right w:val="none" w:sz="0" w:space="0" w:color="auto"/>
              </w:divBdr>
            </w:div>
            <w:div w:id="2117090835">
              <w:marLeft w:val="0"/>
              <w:marRight w:val="0"/>
              <w:marTop w:val="0"/>
              <w:marBottom w:val="0"/>
              <w:divBdr>
                <w:top w:val="none" w:sz="0" w:space="0" w:color="auto"/>
                <w:left w:val="none" w:sz="0" w:space="0" w:color="auto"/>
                <w:bottom w:val="none" w:sz="0" w:space="0" w:color="auto"/>
                <w:right w:val="none" w:sz="0" w:space="0" w:color="auto"/>
              </w:divBdr>
            </w:div>
            <w:div w:id="1772239211">
              <w:marLeft w:val="0"/>
              <w:marRight w:val="0"/>
              <w:marTop w:val="0"/>
              <w:marBottom w:val="0"/>
              <w:divBdr>
                <w:top w:val="none" w:sz="0" w:space="0" w:color="auto"/>
                <w:left w:val="none" w:sz="0" w:space="0" w:color="auto"/>
                <w:bottom w:val="none" w:sz="0" w:space="0" w:color="auto"/>
                <w:right w:val="none" w:sz="0" w:space="0" w:color="auto"/>
              </w:divBdr>
            </w:div>
            <w:div w:id="1523085117">
              <w:marLeft w:val="0"/>
              <w:marRight w:val="0"/>
              <w:marTop w:val="0"/>
              <w:marBottom w:val="0"/>
              <w:divBdr>
                <w:top w:val="none" w:sz="0" w:space="0" w:color="auto"/>
                <w:left w:val="none" w:sz="0" w:space="0" w:color="auto"/>
                <w:bottom w:val="none" w:sz="0" w:space="0" w:color="auto"/>
                <w:right w:val="none" w:sz="0" w:space="0" w:color="auto"/>
              </w:divBdr>
            </w:div>
            <w:div w:id="576136256">
              <w:marLeft w:val="0"/>
              <w:marRight w:val="0"/>
              <w:marTop w:val="0"/>
              <w:marBottom w:val="0"/>
              <w:divBdr>
                <w:top w:val="none" w:sz="0" w:space="0" w:color="auto"/>
                <w:left w:val="none" w:sz="0" w:space="0" w:color="auto"/>
                <w:bottom w:val="none" w:sz="0" w:space="0" w:color="auto"/>
                <w:right w:val="none" w:sz="0" w:space="0" w:color="auto"/>
              </w:divBdr>
            </w:div>
            <w:div w:id="720708102">
              <w:marLeft w:val="0"/>
              <w:marRight w:val="0"/>
              <w:marTop w:val="0"/>
              <w:marBottom w:val="0"/>
              <w:divBdr>
                <w:top w:val="none" w:sz="0" w:space="0" w:color="auto"/>
                <w:left w:val="none" w:sz="0" w:space="0" w:color="auto"/>
                <w:bottom w:val="none" w:sz="0" w:space="0" w:color="auto"/>
                <w:right w:val="none" w:sz="0" w:space="0" w:color="auto"/>
              </w:divBdr>
            </w:div>
            <w:div w:id="1579829399">
              <w:marLeft w:val="0"/>
              <w:marRight w:val="0"/>
              <w:marTop w:val="0"/>
              <w:marBottom w:val="0"/>
              <w:divBdr>
                <w:top w:val="none" w:sz="0" w:space="0" w:color="auto"/>
                <w:left w:val="none" w:sz="0" w:space="0" w:color="auto"/>
                <w:bottom w:val="none" w:sz="0" w:space="0" w:color="auto"/>
                <w:right w:val="none" w:sz="0" w:space="0" w:color="auto"/>
              </w:divBdr>
            </w:div>
            <w:div w:id="2032141776">
              <w:marLeft w:val="0"/>
              <w:marRight w:val="0"/>
              <w:marTop w:val="0"/>
              <w:marBottom w:val="0"/>
              <w:divBdr>
                <w:top w:val="none" w:sz="0" w:space="0" w:color="auto"/>
                <w:left w:val="none" w:sz="0" w:space="0" w:color="auto"/>
                <w:bottom w:val="none" w:sz="0" w:space="0" w:color="auto"/>
                <w:right w:val="none" w:sz="0" w:space="0" w:color="auto"/>
              </w:divBdr>
            </w:div>
            <w:div w:id="225993506">
              <w:marLeft w:val="0"/>
              <w:marRight w:val="0"/>
              <w:marTop w:val="0"/>
              <w:marBottom w:val="0"/>
              <w:divBdr>
                <w:top w:val="none" w:sz="0" w:space="0" w:color="auto"/>
                <w:left w:val="none" w:sz="0" w:space="0" w:color="auto"/>
                <w:bottom w:val="none" w:sz="0" w:space="0" w:color="auto"/>
                <w:right w:val="none" w:sz="0" w:space="0" w:color="auto"/>
              </w:divBdr>
            </w:div>
            <w:div w:id="966158789">
              <w:marLeft w:val="0"/>
              <w:marRight w:val="0"/>
              <w:marTop w:val="0"/>
              <w:marBottom w:val="0"/>
              <w:divBdr>
                <w:top w:val="none" w:sz="0" w:space="0" w:color="auto"/>
                <w:left w:val="none" w:sz="0" w:space="0" w:color="auto"/>
                <w:bottom w:val="none" w:sz="0" w:space="0" w:color="auto"/>
                <w:right w:val="none" w:sz="0" w:space="0" w:color="auto"/>
              </w:divBdr>
            </w:div>
            <w:div w:id="1337924232">
              <w:marLeft w:val="0"/>
              <w:marRight w:val="0"/>
              <w:marTop w:val="0"/>
              <w:marBottom w:val="0"/>
              <w:divBdr>
                <w:top w:val="none" w:sz="0" w:space="0" w:color="auto"/>
                <w:left w:val="none" w:sz="0" w:space="0" w:color="auto"/>
                <w:bottom w:val="none" w:sz="0" w:space="0" w:color="auto"/>
                <w:right w:val="none" w:sz="0" w:space="0" w:color="auto"/>
              </w:divBdr>
            </w:div>
            <w:div w:id="1742559700">
              <w:marLeft w:val="0"/>
              <w:marRight w:val="0"/>
              <w:marTop w:val="0"/>
              <w:marBottom w:val="0"/>
              <w:divBdr>
                <w:top w:val="none" w:sz="0" w:space="0" w:color="auto"/>
                <w:left w:val="none" w:sz="0" w:space="0" w:color="auto"/>
                <w:bottom w:val="none" w:sz="0" w:space="0" w:color="auto"/>
                <w:right w:val="none" w:sz="0" w:space="0" w:color="auto"/>
              </w:divBdr>
            </w:div>
            <w:div w:id="1010177814">
              <w:marLeft w:val="0"/>
              <w:marRight w:val="0"/>
              <w:marTop w:val="0"/>
              <w:marBottom w:val="0"/>
              <w:divBdr>
                <w:top w:val="none" w:sz="0" w:space="0" w:color="auto"/>
                <w:left w:val="none" w:sz="0" w:space="0" w:color="auto"/>
                <w:bottom w:val="none" w:sz="0" w:space="0" w:color="auto"/>
                <w:right w:val="none" w:sz="0" w:space="0" w:color="auto"/>
              </w:divBdr>
            </w:div>
            <w:div w:id="1055742989">
              <w:marLeft w:val="0"/>
              <w:marRight w:val="0"/>
              <w:marTop w:val="0"/>
              <w:marBottom w:val="0"/>
              <w:divBdr>
                <w:top w:val="none" w:sz="0" w:space="0" w:color="auto"/>
                <w:left w:val="none" w:sz="0" w:space="0" w:color="auto"/>
                <w:bottom w:val="none" w:sz="0" w:space="0" w:color="auto"/>
                <w:right w:val="none" w:sz="0" w:space="0" w:color="auto"/>
              </w:divBdr>
            </w:div>
            <w:div w:id="208956837">
              <w:marLeft w:val="0"/>
              <w:marRight w:val="0"/>
              <w:marTop w:val="0"/>
              <w:marBottom w:val="0"/>
              <w:divBdr>
                <w:top w:val="none" w:sz="0" w:space="0" w:color="auto"/>
                <w:left w:val="none" w:sz="0" w:space="0" w:color="auto"/>
                <w:bottom w:val="none" w:sz="0" w:space="0" w:color="auto"/>
                <w:right w:val="none" w:sz="0" w:space="0" w:color="auto"/>
              </w:divBdr>
            </w:div>
            <w:div w:id="169639680">
              <w:marLeft w:val="0"/>
              <w:marRight w:val="0"/>
              <w:marTop w:val="0"/>
              <w:marBottom w:val="0"/>
              <w:divBdr>
                <w:top w:val="none" w:sz="0" w:space="0" w:color="auto"/>
                <w:left w:val="none" w:sz="0" w:space="0" w:color="auto"/>
                <w:bottom w:val="none" w:sz="0" w:space="0" w:color="auto"/>
                <w:right w:val="none" w:sz="0" w:space="0" w:color="auto"/>
              </w:divBdr>
            </w:div>
            <w:div w:id="1484392108">
              <w:marLeft w:val="0"/>
              <w:marRight w:val="0"/>
              <w:marTop w:val="0"/>
              <w:marBottom w:val="0"/>
              <w:divBdr>
                <w:top w:val="none" w:sz="0" w:space="0" w:color="auto"/>
                <w:left w:val="none" w:sz="0" w:space="0" w:color="auto"/>
                <w:bottom w:val="none" w:sz="0" w:space="0" w:color="auto"/>
                <w:right w:val="none" w:sz="0" w:space="0" w:color="auto"/>
              </w:divBdr>
            </w:div>
            <w:div w:id="216863001">
              <w:marLeft w:val="0"/>
              <w:marRight w:val="0"/>
              <w:marTop w:val="0"/>
              <w:marBottom w:val="0"/>
              <w:divBdr>
                <w:top w:val="none" w:sz="0" w:space="0" w:color="auto"/>
                <w:left w:val="none" w:sz="0" w:space="0" w:color="auto"/>
                <w:bottom w:val="none" w:sz="0" w:space="0" w:color="auto"/>
                <w:right w:val="none" w:sz="0" w:space="0" w:color="auto"/>
              </w:divBdr>
            </w:div>
            <w:div w:id="2083864103">
              <w:marLeft w:val="0"/>
              <w:marRight w:val="0"/>
              <w:marTop w:val="0"/>
              <w:marBottom w:val="0"/>
              <w:divBdr>
                <w:top w:val="none" w:sz="0" w:space="0" w:color="auto"/>
                <w:left w:val="none" w:sz="0" w:space="0" w:color="auto"/>
                <w:bottom w:val="none" w:sz="0" w:space="0" w:color="auto"/>
                <w:right w:val="none" w:sz="0" w:space="0" w:color="auto"/>
              </w:divBdr>
            </w:div>
            <w:div w:id="139736807">
              <w:marLeft w:val="0"/>
              <w:marRight w:val="0"/>
              <w:marTop w:val="0"/>
              <w:marBottom w:val="0"/>
              <w:divBdr>
                <w:top w:val="none" w:sz="0" w:space="0" w:color="auto"/>
                <w:left w:val="none" w:sz="0" w:space="0" w:color="auto"/>
                <w:bottom w:val="none" w:sz="0" w:space="0" w:color="auto"/>
                <w:right w:val="none" w:sz="0" w:space="0" w:color="auto"/>
              </w:divBdr>
            </w:div>
            <w:div w:id="1229418278">
              <w:marLeft w:val="0"/>
              <w:marRight w:val="0"/>
              <w:marTop w:val="0"/>
              <w:marBottom w:val="0"/>
              <w:divBdr>
                <w:top w:val="none" w:sz="0" w:space="0" w:color="auto"/>
                <w:left w:val="none" w:sz="0" w:space="0" w:color="auto"/>
                <w:bottom w:val="none" w:sz="0" w:space="0" w:color="auto"/>
                <w:right w:val="none" w:sz="0" w:space="0" w:color="auto"/>
              </w:divBdr>
            </w:div>
            <w:div w:id="8742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3496">
      <w:bodyDiv w:val="1"/>
      <w:marLeft w:val="0"/>
      <w:marRight w:val="0"/>
      <w:marTop w:val="0"/>
      <w:marBottom w:val="0"/>
      <w:divBdr>
        <w:top w:val="none" w:sz="0" w:space="0" w:color="auto"/>
        <w:left w:val="none" w:sz="0" w:space="0" w:color="auto"/>
        <w:bottom w:val="none" w:sz="0" w:space="0" w:color="auto"/>
        <w:right w:val="none" w:sz="0" w:space="0" w:color="auto"/>
      </w:divBdr>
      <w:divsChild>
        <w:div w:id="1539200748">
          <w:marLeft w:val="0"/>
          <w:marRight w:val="720"/>
          <w:marTop w:val="0"/>
          <w:marBottom w:val="0"/>
          <w:divBdr>
            <w:top w:val="none" w:sz="0" w:space="0" w:color="auto"/>
            <w:left w:val="none" w:sz="0" w:space="0" w:color="auto"/>
            <w:bottom w:val="none" w:sz="0" w:space="0" w:color="auto"/>
            <w:right w:val="none" w:sz="0" w:space="0" w:color="auto"/>
          </w:divBdr>
        </w:div>
        <w:div w:id="1024090921">
          <w:marLeft w:val="0"/>
          <w:marRight w:val="0"/>
          <w:marTop w:val="0"/>
          <w:marBottom w:val="0"/>
          <w:divBdr>
            <w:top w:val="none" w:sz="0" w:space="0" w:color="auto"/>
            <w:left w:val="none" w:sz="0" w:space="0" w:color="auto"/>
            <w:bottom w:val="none" w:sz="0" w:space="0" w:color="auto"/>
            <w:right w:val="none" w:sz="0" w:space="0" w:color="auto"/>
          </w:divBdr>
        </w:div>
      </w:divsChild>
    </w:div>
    <w:div w:id="1333072691">
      <w:bodyDiv w:val="1"/>
      <w:marLeft w:val="0"/>
      <w:marRight w:val="0"/>
      <w:marTop w:val="0"/>
      <w:marBottom w:val="0"/>
      <w:divBdr>
        <w:top w:val="none" w:sz="0" w:space="0" w:color="auto"/>
        <w:left w:val="none" w:sz="0" w:space="0" w:color="auto"/>
        <w:bottom w:val="none" w:sz="0" w:space="0" w:color="auto"/>
        <w:right w:val="none" w:sz="0" w:space="0" w:color="auto"/>
      </w:divBdr>
      <w:divsChild>
        <w:div w:id="520631334">
          <w:marLeft w:val="0"/>
          <w:marRight w:val="720"/>
          <w:marTop w:val="0"/>
          <w:marBottom w:val="0"/>
          <w:divBdr>
            <w:top w:val="none" w:sz="0" w:space="0" w:color="auto"/>
            <w:left w:val="none" w:sz="0" w:space="0" w:color="auto"/>
            <w:bottom w:val="none" w:sz="0" w:space="0" w:color="auto"/>
            <w:right w:val="none" w:sz="0" w:space="0" w:color="auto"/>
          </w:divBdr>
        </w:div>
        <w:div w:id="949049806">
          <w:marLeft w:val="0"/>
          <w:marRight w:val="0"/>
          <w:marTop w:val="0"/>
          <w:marBottom w:val="0"/>
          <w:divBdr>
            <w:top w:val="none" w:sz="0" w:space="0" w:color="auto"/>
            <w:left w:val="none" w:sz="0" w:space="0" w:color="auto"/>
            <w:bottom w:val="none" w:sz="0" w:space="0" w:color="auto"/>
            <w:right w:val="none" w:sz="0" w:space="0" w:color="auto"/>
          </w:divBdr>
        </w:div>
      </w:divsChild>
    </w:div>
    <w:div w:id="1342124825">
      <w:bodyDiv w:val="1"/>
      <w:marLeft w:val="0"/>
      <w:marRight w:val="0"/>
      <w:marTop w:val="0"/>
      <w:marBottom w:val="0"/>
      <w:divBdr>
        <w:top w:val="none" w:sz="0" w:space="0" w:color="auto"/>
        <w:left w:val="none" w:sz="0" w:space="0" w:color="auto"/>
        <w:bottom w:val="none" w:sz="0" w:space="0" w:color="auto"/>
        <w:right w:val="none" w:sz="0" w:space="0" w:color="auto"/>
      </w:divBdr>
      <w:divsChild>
        <w:div w:id="1052852998">
          <w:marLeft w:val="0"/>
          <w:marRight w:val="0"/>
          <w:marTop w:val="0"/>
          <w:marBottom w:val="0"/>
          <w:divBdr>
            <w:top w:val="none" w:sz="0" w:space="0" w:color="auto"/>
            <w:left w:val="none" w:sz="0" w:space="0" w:color="auto"/>
            <w:bottom w:val="none" w:sz="0" w:space="0" w:color="auto"/>
            <w:right w:val="none" w:sz="0" w:space="0" w:color="auto"/>
          </w:divBdr>
          <w:divsChild>
            <w:div w:id="507528691">
              <w:marLeft w:val="0"/>
              <w:marRight w:val="0"/>
              <w:marTop w:val="0"/>
              <w:marBottom w:val="0"/>
              <w:divBdr>
                <w:top w:val="none" w:sz="0" w:space="0" w:color="auto"/>
                <w:left w:val="none" w:sz="0" w:space="0" w:color="auto"/>
                <w:bottom w:val="none" w:sz="0" w:space="0" w:color="auto"/>
                <w:right w:val="none" w:sz="0" w:space="0" w:color="auto"/>
              </w:divBdr>
            </w:div>
            <w:div w:id="237442965">
              <w:marLeft w:val="0"/>
              <w:marRight w:val="0"/>
              <w:marTop w:val="0"/>
              <w:marBottom w:val="0"/>
              <w:divBdr>
                <w:top w:val="none" w:sz="0" w:space="0" w:color="auto"/>
                <w:left w:val="none" w:sz="0" w:space="0" w:color="auto"/>
                <w:bottom w:val="none" w:sz="0" w:space="0" w:color="auto"/>
                <w:right w:val="none" w:sz="0" w:space="0" w:color="auto"/>
              </w:divBdr>
            </w:div>
            <w:div w:id="1228302695">
              <w:marLeft w:val="0"/>
              <w:marRight w:val="0"/>
              <w:marTop w:val="0"/>
              <w:marBottom w:val="0"/>
              <w:divBdr>
                <w:top w:val="none" w:sz="0" w:space="0" w:color="auto"/>
                <w:left w:val="none" w:sz="0" w:space="0" w:color="auto"/>
                <w:bottom w:val="none" w:sz="0" w:space="0" w:color="auto"/>
                <w:right w:val="none" w:sz="0" w:space="0" w:color="auto"/>
              </w:divBdr>
            </w:div>
            <w:div w:id="1228879257">
              <w:marLeft w:val="0"/>
              <w:marRight w:val="0"/>
              <w:marTop w:val="0"/>
              <w:marBottom w:val="0"/>
              <w:divBdr>
                <w:top w:val="none" w:sz="0" w:space="0" w:color="auto"/>
                <w:left w:val="none" w:sz="0" w:space="0" w:color="auto"/>
                <w:bottom w:val="none" w:sz="0" w:space="0" w:color="auto"/>
                <w:right w:val="none" w:sz="0" w:space="0" w:color="auto"/>
              </w:divBdr>
            </w:div>
            <w:div w:id="1312759281">
              <w:marLeft w:val="0"/>
              <w:marRight w:val="0"/>
              <w:marTop w:val="0"/>
              <w:marBottom w:val="0"/>
              <w:divBdr>
                <w:top w:val="none" w:sz="0" w:space="0" w:color="auto"/>
                <w:left w:val="none" w:sz="0" w:space="0" w:color="auto"/>
                <w:bottom w:val="none" w:sz="0" w:space="0" w:color="auto"/>
                <w:right w:val="none" w:sz="0" w:space="0" w:color="auto"/>
              </w:divBdr>
            </w:div>
            <w:div w:id="626132389">
              <w:marLeft w:val="0"/>
              <w:marRight w:val="0"/>
              <w:marTop w:val="0"/>
              <w:marBottom w:val="0"/>
              <w:divBdr>
                <w:top w:val="none" w:sz="0" w:space="0" w:color="auto"/>
                <w:left w:val="none" w:sz="0" w:space="0" w:color="auto"/>
                <w:bottom w:val="none" w:sz="0" w:space="0" w:color="auto"/>
                <w:right w:val="none" w:sz="0" w:space="0" w:color="auto"/>
              </w:divBdr>
            </w:div>
            <w:div w:id="102114822">
              <w:marLeft w:val="0"/>
              <w:marRight w:val="0"/>
              <w:marTop w:val="0"/>
              <w:marBottom w:val="0"/>
              <w:divBdr>
                <w:top w:val="none" w:sz="0" w:space="0" w:color="auto"/>
                <w:left w:val="none" w:sz="0" w:space="0" w:color="auto"/>
                <w:bottom w:val="none" w:sz="0" w:space="0" w:color="auto"/>
                <w:right w:val="none" w:sz="0" w:space="0" w:color="auto"/>
              </w:divBdr>
            </w:div>
            <w:div w:id="1347638825">
              <w:marLeft w:val="0"/>
              <w:marRight w:val="0"/>
              <w:marTop w:val="0"/>
              <w:marBottom w:val="0"/>
              <w:divBdr>
                <w:top w:val="none" w:sz="0" w:space="0" w:color="auto"/>
                <w:left w:val="none" w:sz="0" w:space="0" w:color="auto"/>
                <w:bottom w:val="none" w:sz="0" w:space="0" w:color="auto"/>
                <w:right w:val="none" w:sz="0" w:space="0" w:color="auto"/>
              </w:divBdr>
            </w:div>
            <w:div w:id="1908105571">
              <w:marLeft w:val="0"/>
              <w:marRight w:val="0"/>
              <w:marTop w:val="0"/>
              <w:marBottom w:val="0"/>
              <w:divBdr>
                <w:top w:val="none" w:sz="0" w:space="0" w:color="auto"/>
                <w:left w:val="none" w:sz="0" w:space="0" w:color="auto"/>
                <w:bottom w:val="none" w:sz="0" w:space="0" w:color="auto"/>
                <w:right w:val="none" w:sz="0" w:space="0" w:color="auto"/>
              </w:divBdr>
            </w:div>
            <w:div w:id="924848108">
              <w:marLeft w:val="0"/>
              <w:marRight w:val="0"/>
              <w:marTop w:val="0"/>
              <w:marBottom w:val="0"/>
              <w:divBdr>
                <w:top w:val="none" w:sz="0" w:space="0" w:color="auto"/>
                <w:left w:val="none" w:sz="0" w:space="0" w:color="auto"/>
                <w:bottom w:val="none" w:sz="0" w:space="0" w:color="auto"/>
                <w:right w:val="none" w:sz="0" w:space="0" w:color="auto"/>
              </w:divBdr>
            </w:div>
            <w:div w:id="1815414782">
              <w:marLeft w:val="0"/>
              <w:marRight w:val="0"/>
              <w:marTop w:val="0"/>
              <w:marBottom w:val="0"/>
              <w:divBdr>
                <w:top w:val="none" w:sz="0" w:space="0" w:color="auto"/>
                <w:left w:val="none" w:sz="0" w:space="0" w:color="auto"/>
                <w:bottom w:val="none" w:sz="0" w:space="0" w:color="auto"/>
                <w:right w:val="none" w:sz="0" w:space="0" w:color="auto"/>
              </w:divBdr>
            </w:div>
            <w:div w:id="647588969">
              <w:marLeft w:val="0"/>
              <w:marRight w:val="0"/>
              <w:marTop w:val="0"/>
              <w:marBottom w:val="0"/>
              <w:divBdr>
                <w:top w:val="none" w:sz="0" w:space="0" w:color="auto"/>
                <w:left w:val="none" w:sz="0" w:space="0" w:color="auto"/>
                <w:bottom w:val="none" w:sz="0" w:space="0" w:color="auto"/>
                <w:right w:val="none" w:sz="0" w:space="0" w:color="auto"/>
              </w:divBdr>
            </w:div>
            <w:div w:id="637495250">
              <w:marLeft w:val="0"/>
              <w:marRight w:val="0"/>
              <w:marTop w:val="0"/>
              <w:marBottom w:val="0"/>
              <w:divBdr>
                <w:top w:val="none" w:sz="0" w:space="0" w:color="auto"/>
                <w:left w:val="none" w:sz="0" w:space="0" w:color="auto"/>
                <w:bottom w:val="none" w:sz="0" w:space="0" w:color="auto"/>
                <w:right w:val="none" w:sz="0" w:space="0" w:color="auto"/>
              </w:divBdr>
            </w:div>
            <w:div w:id="279147570">
              <w:marLeft w:val="0"/>
              <w:marRight w:val="0"/>
              <w:marTop w:val="0"/>
              <w:marBottom w:val="0"/>
              <w:divBdr>
                <w:top w:val="none" w:sz="0" w:space="0" w:color="auto"/>
                <w:left w:val="none" w:sz="0" w:space="0" w:color="auto"/>
                <w:bottom w:val="none" w:sz="0" w:space="0" w:color="auto"/>
                <w:right w:val="none" w:sz="0" w:space="0" w:color="auto"/>
              </w:divBdr>
            </w:div>
            <w:div w:id="1457606104">
              <w:marLeft w:val="0"/>
              <w:marRight w:val="0"/>
              <w:marTop w:val="0"/>
              <w:marBottom w:val="0"/>
              <w:divBdr>
                <w:top w:val="none" w:sz="0" w:space="0" w:color="auto"/>
                <w:left w:val="none" w:sz="0" w:space="0" w:color="auto"/>
                <w:bottom w:val="none" w:sz="0" w:space="0" w:color="auto"/>
                <w:right w:val="none" w:sz="0" w:space="0" w:color="auto"/>
              </w:divBdr>
            </w:div>
            <w:div w:id="1729722307">
              <w:marLeft w:val="0"/>
              <w:marRight w:val="0"/>
              <w:marTop w:val="0"/>
              <w:marBottom w:val="0"/>
              <w:divBdr>
                <w:top w:val="none" w:sz="0" w:space="0" w:color="auto"/>
                <w:left w:val="none" w:sz="0" w:space="0" w:color="auto"/>
                <w:bottom w:val="none" w:sz="0" w:space="0" w:color="auto"/>
                <w:right w:val="none" w:sz="0" w:space="0" w:color="auto"/>
              </w:divBdr>
            </w:div>
            <w:div w:id="423768475">
              <w:marLeft w:val="0"/>
              <w:marRight w:val="0"/>
              <w:marTop w:val="0"/>
              <w:marBottom w:val="0"/>
              <w:divBdr>
                <w:top w:val="none" w:sz="0" w:space="0" w:color="auto"/>
                <w:left w:val="none" w:sz="0" w:space="0" w:color="auto"/>
                <w:bottom w:val="none" w:sz="0" w:space="0" w:color="auto"/>
                <w:right w:val="none" w:sz="0" w:space="0" w:color="auto"/>
              </w:divBdr>
            </w:div>
            <w:div w:id="811675875">
              <w:marLeft w:val="0"/>
              <w:marRight w:val="0"/>
              <w:marTop w:val="0"/>
              <w:marBottom w:val="0"/>
              <w:divBdr>
                <w:top w:val="none" w:sz="0" w:space="0" w:color="auto"/>
                <w:left w:val="none" w:sz="0" w:space="0" w:color="auto"/>
                <w:bottom w:val="none" w:sz="0" w:space="0" w:color="auto"/>
                <w:right w:val="none" w:sz="0" w:space="0" w:color="auto"/>
              </w:divBdr>
            </w:div>
            <w:div w:id="488134954">
              <w:marLeft w:val="0"/>
              <w:marRight w:val="0"/>
              <w:marTop w:val="0"/>
              <w:marBottom w:val="0"/>
              <w:divBdr>
                <w:top w:val="none" w:sz="0" w:space="0" w:color="auto"/>
                <w:left w:val="none" w:sz="0" w:space="0" w:color="auto"/>
                <w:bottom w:val="none" w:sz="0" w:space="0" w:color="auto"/>
                <w:right w:val="none" w:sz="0" w:space="0" w:color="auto"/>
              </w:divBdr>
            </w:div>
            <w:div w:id="1091967690">
              <w:marLeft w:val="0"/>
              <w:marRight w:val="0"/>
              <w:marTop w:val="0"/>
              <w:marBottom w:val="0"/>
              <w:divBdr>
                <w:top w:val="none" w:sz="0" w:space="0" w:color="auto"/>
                <w:left w:val="none" w:sz="0" w:space="0" w:color="auto"/>
                <w:bottom w:val="none" w:sz="0" w:space="0" w:color="auto"/>
                <w:right w:val="none" w:sz="0" w:space="0" w:color="auto"/>
              </w:divBdr>
            </w:div>
            <w:div w:id="1361978451">
              <w:marLeft w:val="0"/>
              <w:marRight w:val="0"/>
              <w:marTop w:val="0"/>
              <w:marBottom w:val="0"/>
              <w:divBdr>
                <w:top w:val="none" w:sz="0" w:space="0" w:color="auto"/>
                <w:left w:val="none" w:sz="0" w:space="0" w:color="auto"/>
                <w:bottom w:val="none" w:sz="0" w:space="0" w:color="auto"/>
                <w:right w:val="none" w:sz="0" w:space="0" w:color="auto"/>
              </w:divBdr>
            </w:div>
            <w:div w:id="544415018">
              <w:marLeft w:val="0"/>
              <w:marRight w:val="0"/>
              <w:marTop w:val="0"/>
              <w:marBottom w:val="0"/>
              <w:divBdr>
                <w:top w:val="none" w:sz="0" w:space="0" w:color="auto"/>
                <w:left w:val="none" w:sz="0" w:space="0" w:color="auto"/>
                <w:bottom w:val="none" w:sz="0" w:space="0" w:color="auto"/>
                <w:right w:val="none" w:sz="0" w:space="0" w:color="auto"/>
              </w:divBdr>
            </w:div>
            <w:div w:id="1816295350">
              <w:marLeft w:val="0"/>
              <w:marRight w:val="0"/>
              <w:marTop w:val="0"/>
              <w:marBottom w:val="0"/>
              <w:divBdr>
                <w:top w:val="none" w:sz="0" w:space="0" w:color="auto"/>
                <w:left w:val="none" w:sz="0" w:space="0" w:color="auto"/>
                <w:bottom w:val="none" w:sz="0" w:space="0" w:color="auto"/>
                <w:right w:val="none" w:sz="0" w:space="0" w:color="auto"/>
              </w:divBdr>
            </w:div>
            <w:div w:id="639916718">
              <w:marLeft w:val="0"/>
              <w:marRight w:val="0"/>
              <w:marTop w:val="0"/>
              <w:marBottom w:val="0"/>
              <w:divBdr>
                <w:top w:val="none" w:sz="0" w:space="0" w:color="auto"/>
                <w:left w:val="none" w:sz="0" w:space="0" w:color="auto"/>
                <w:bottom w:val="none" w:sz="0" w:space="0" w:color="auto"/>
                <w:right w:val="none" w:sz="0" w:space="0" w:color="auto"/>
              </w:divBdr>
            </w:div>
            <w:div w:id="1989746584">
              <w:marLeft w:val="0"/>
              <w:marRight w:val="0"/>
              <w:marTop w:val="0"/>
              <w:marBottom w:val="0"/>
              <w:divBdr>
                <w:top w:val="none" w:sz="0" w:space="0" w:color="auto"/>
                <w:left w:val="none" w:sz="0" w:space="0" w:color="auto"/>
                <w:bottom w:val="none" w:sz="0" w:space="0" w:color="auto"/>
                <w:right w:val="none" w:sz="0" w:space="0" w:color="auto"/>
              </w:divBdr>
            </w:div>
            <w:div w:id="582759692">
              <w:marLeft w:val="0"/>
              <w:marRight w:val="0"/>
              <w:marTop w:val="0"/>
              <w:marBottom w:val="0"/>
              <w:divBdr>
                <w:top w:val="none" w:sz="0" w:space="0" w:color="auto"/>
                <w:left w:val="none" w:sz="0" w:space="0" w:color="auto"/>
                <w:bottom w:val="none" w:sz="0" w:space="0" w:color="auto"/>
                <w:right w:val="none" w:sz="0" w:space="0" w:color="auto"/>
              </w:divBdr>
            </w:div>
            <w:div w:id="451168074">
              <w:marLeft w:val="0"/>
              <w:marRight w:val="0"/>
              <w:marTop w:val="0"/>
              <w:marBottom w:val="0"/>
              <w:divBdr>
                <w:top w:val="none" w:sz="0" w:space="0" w:color="auto"/>
                <w:left w:val="none" w:sz="0" w:space="0" w:color="auto"/>
                <w:bottom w:val="none" w:sz="0" w:space="0" w:color="auto"/>
                <w:right w:val="none" w:sz="0" w:space="0" w:color="auto"/>
              </w:divBdr>
            </w:div>
            <w:div w:id="6060259">
              <w:marLeft w:val="0"/>
              <w:marRight w:val="0"/>
              <w:marTop w:val="0"/>
              <w:marBottom w:val="0"/>
              <w:divBdr>
                <w:top w:val="none" w:sz="0" w:space="0" w:color="auto"/>
                <w:left w:val="none" w:sz="0" w:space="0" w:color="auto"/>
                <w:bottom w:val="none" w:sz="0" w:space="0" w:color="auto"/>
                <w:right w:val="none" w:sz="0" w:space="0" w:color="auto"/>
              </w:divBdr>
            </w:div>
            <w:div w:id="10900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0404">
      <w:bodyDiv w:val="1"/>
      <w:marLeft w:val="0"/>
      <w:marRight w:val="0"/>
      <w:marTop w:val="0"/>
      <w:marBottom w:val="0"/>
      <w:divBdr>
        <w:top w:val="none" w:sz="0" w:space="0" w:color="auto"/>
        <w:left w:val="none" w:sz="0" w:space="0" w:color="auto"/>
        <w:bottom w:val="none" w:sz="0" w:space="0" w:color="auto"/>
        <w:right w:val="none" w:sz="0" w:space="0" w:color="auto"/>
      </w:divBdr>
      <w:divsChild>
        <w:div w:id="1671446464">
          <w:marLeft w:val="0"/>
          <w:marRight w:val="0"/>
          <w:marTop w:val="0"/>
          <w:marBottom w:val="0"/>
          <w:divBdr>
            <w:top w:val="none" w:sz="0" w:space="0" w:color="auto"/>
            <w:left w:val="none" w:sz="0" w:space="0" w:color="auto"/>
            <w:bottom w:val="none" w:sz="0" w:space="0" w:color="auto"/>
            <w:right w:val="none" w:sz="0" w:space="0" w:color="auto"/>
          </w:divBdr>
          <w:divsChild>
            <w:div w:id="124928126">
              <w:marLeft w:val="0"/>
              <w:marRight w:val="0"/>
              <w:marTop w:val="0"/>
              <w:marBottom w:val="0"/>
              <w:divBdr>
                <w:top w:val="none" w:sz="0" w:space="0" w:color="auto"/>
                <w:left w:val="none" w:sz="0" w:space="0" w:color="auto"/>
                <w:bottom w:val="none" w:sz="0" w:space="0" w:color="auto"/>
                <w:right w:val="none" w:sz="0" w:space="0" w:color="auto"/>
              </w:divBdr>
            </w:div>
            <w:div w:id="934165503">
              <w:marLeft w:val="0"/>
              <w:marRight w:val="0"/>
              <w:marTop w:val="0"/>
              <w:marBottom w:val="0"/>
              <w:divBdr>
                <w:top w:val="none" w:sz="0" w:space="0" w:color="auto"/>
                <w:left w:val="none" w:sz="0" w:space="0" w:color="auto"/>
                <w:bottom w:val="none" w:sz="0" w:space="0" w:color="auto"/>
                <w:right w:val="none" w:sz="0" w:space="0" w:color="auto"/>
              </w:divBdr>
            </w:div>
            <w:div w:id="783311570">
              <w:marLeft w:val="0"/>
              <w:marRight w:val="0"/>
              <w:marTop w:val="0"/>
              <w:marBottom w:val="0"/>
              <w:divBdr>
                <w:top w:val="none" w:sz="0" w:space="0" w:color="auto"/>
                <w:left w:val="none" w:sz="0" w:space="0" w:color="auto"/>
                <w:bottom w:val="none" w:sz="0" w:space="0" w:color="auto"/>
                <w:right w:val="none" w:sz="0" w:space="0" w:color="auto"/>
              </w:divBdr>
            </w:div>
            <w:div w:id="845755765">
              <w:marLeft w:val="0"/>
              <w:marRight w:val="0"/>
              <w:marTop w:val="0"/>
              <w:marBottom w:val="0"/>
              <w:divBdr>
                <w:top w:val="none" w:sz="0" w:space="0" w:color="auto"/>
                <w:left w:val="none" w:sz="0" w:space="0" w:color="auto"/>
                <w:bottom w:val="none" w:sz="0" w:space="0" w:color="auto"/>
                <w:right w:val="none" w:sz="0" w:space="0" w:color="auto"/>
              </w:divBdr>
            </w:div>
            <w:div w:id="1715696741">
              <w:marLeft w:val="0"/>
              <w:marRight w:val="0"/>
              <w:marTop w:val="0"/>
              <w:marBottom w:val="0"/>
              <w:divBdr>
                <w:top w:val="none" w:sz="0" w:space="0" w:color="auto"/>
                <w:left w:val="none" w:sz="0" w:space="0" w:color="auto"/>
                <w:bottom w:val="none" w:sz="0" w:space="0" w:color="auto"/>
                <w:right w:val="none" w:sz="0" w:space="0" w:color="auto"/>
              </w:divBdr>
            </w:div>
            <w:div w:id="1834956203">
              <w:marLeft w:val="0"/>
              <w:marRight w:val="0"/>
              <w:marTop w:val="0"/>
              <w:marBottom w:val="0"/>
              <w:divBdr>
                <w:top w:val="none" w:sz="0" w:space="0" w:color="auto"/>
                <w:left w:val="none" w:sz="0" w:space="0" w:color="auto"/>
                <w:bottom w:val="none" w:sz="0" w:space="0" w:color="auto"/>
                <w:right w:val="none" w:sz="0" w:space="0" w:color="auto"/>
              </w:divBdr>
            </w:div>
            <w:div w:id="1981037957">
              <w:marLeft w:val="0"/>
              <w:marRight w:val="0"/>
              <w:marTop w:val="0"/>
              <w:marBottom w:val="0"/>
              <w:divBdr>
                <w:top w:val="none" w:sz="0" w:space="0" w:color="auto"/>
                <w:left w:val="none" w:sz="0" w:space="0" w:color="auto"/>
                <w:bottom w:val="none" w:sz="0" w:space="0" w:color="auto"/>
                <w:right w:val="none" w:sz="0" w:space="0" w:color="auto"/>
              </w:divBdr>
            </w:div>
            <w:div w:id="878542535">
              <w:marLeft w:val="0"/>
              <w:marRight w:val="0"/>
              <w:marTop w:val="0"/>
              <w:marBottom w:val="0"/>
              <w:divBdr>
                <w:top w:val="none" w:sz="0" w:space="0" w:color="auto"/>
                <w:left w:val="none" w:sz="0" w:space="0" w:color="auto"/>
                <w:bottom w:val="none" w:sz="0" w:space="0" w:color="auto"/>
                <w:right w:val="none" w:sz="0" w:space="0" w:color="auto"/>
              </w:divBdr>
            </w:div>
            <w:div w:id="1126509839">
              <w:marLeft w:val="0"/>
              <w:marRight w:val="0"/>
              <w:marTop w:val="0"/>
              <w:marBottom w:val="0"/>
              <w:divBdr>
                <w:top w:val="none" w:sz="0" w:space="0" w:color="auto"/>
                <w:left w:val="none" w:sz="0" w:space="0" w:color="auto"/>
                <w:bottom w:val="none" w:sz="0" w:space="0" w:color="auto"/>
                <w:right w:val="none" w:sz="0" w:space="0" w:color="auto"/>
              </w:divBdr>
            </w:div>
            <w:div w:id="910385621">
              <w:marLeft w:val="0"/>
              <w:marRight w:val="0"/>
              <w:marTop w:val="0"/>
              <w:marBottom w:val="0"/>
              <w:divBdr>
                <w:top w:val="none" w:sz="0" w:space="0" w:color="auto"/>
                <w:left w:val="none" w:sz="0" w:space="0" w:color="auto"/>
                <w:bottom w:val="none" w:sz="0" w:space="0" w:color="auto"/>
                <w:right w:val="none" w:sz="0" w:space="0" w:color="auto"/>
              </w:divBdr>
            </w:div>
            <w:div w:id="1349791135">
              <w:marLeft w:val="0"/>
              <w:marRight w:val="0"/>
              <w:marTop w:val="0"/>
              <w:marBottom w:val="0"/>
              <w:divBdr>
                <w:top w:val="none" w:sz="0" w:space="0" w:color="auto"/>
                <w:left w:val="none" w:sz="0" w:space="0" w:color="auto"/>
                <w:bottom w:val="none" w:sz="0" w:space="0" w:color="auto"/>
                <w:right w:val="none" w:sz="0" w:space="0" w:color="auto"/>
              </w:divBdr>
            </w:div>
            <w:div w:id="1082797737">
              <w:marLeft w:val="0"/>
              <w:marRight w:val="0"/>
              <w:marTop w:val="0"/>
              <w:marBottom w:val="0"/>
              <w:divBdr>
                <w:top w:val="none" w:sz="0" w:space="0" w:color="auto"/>
                <w:left w:val="none" w:sz="0" w:space="0" w:color="auto"/>
                <w:bottom w:val="none" w:sz="0" w:space="0" w:color="auto"/>
                <w:right w:val="none" w:sz="0" w:space="0" w:color="auto"/>
              </w:divBdr>
            </w:div>
            <w:div w:id="357245778">
              <w:marLeft w:val="0"/>
              <w:marRight w:val="0"/>
              <w:marTop w:val="0"/>
              <w:marBottom w:val="0"/>
              <w:divBdr>
                <w:top w:val="none" w:sz="0" w:space="0" w:color="auto"/>
                <w:left w:val="none" w:sz="0" w:space="0" w:color="auto"/>
                <w:bottom w:val="none" w:sz="0" w:space="0" w:color="auto"/>
                <w:right w:val="none" w:sz="0" w:space="0" w:color="auto"/>
              </w:divBdr>
            </w:div>
            <w:div w:id="134379018">
              <w:marLeft w:val="0"/>
              <w:marRight w:val="0"/>
              <w:marTop w:val="0"/>
              <w:marBottom w:val="0"/>
              <w:divBdr>
                <w:top w:val="none" w:sz="0" w:space="0" w:color="auto"/>
                <w:left w:val="none" w:sz="0" w:space="0" w:color="auto"/>
                <w:bottom w:val="none" w:sz="0" w:space="0" w:color="auto"/>
                <w:right w:val="none" w:sz="0" w:space="0" w:color="auto"/>
              </w:divBdr>
            </w:div>
            <w:div w:id="2117752022">
              <w:marLeft w:val="0"/>
              <w:marRight w:val="0"/>
              <w:marTop w:val="0"/>
              <w:marBottom w:val="0"/>
              <w:divBdr>
                <w:top w:val="none" w:sz="0" w:space="0" w:color="auto"/>
                <w:left w:val="none" w:sz="0" w:space="0" w:color="auto"/>
                <w:bottom w:val="none" w:sz="0" w:space="0" w:color="auto"/>
                <w:right w:val="none" w:sz="0" w:space="0" w:color="auto"/>
              </w:divBdr>
            </w:div>
            <w:div w:id="1172186638">
              <w:marLeft w:val="0"/>
              <w:marRight w:val="0"/>
              <w:marTop w:val="0"/>
              <w:marBottom w:val="0"/>
              <w:divBdr>
                <w:top w:val="none" w:sz="0" w:space="0" w:color="auto"/>
                <w:left w:val="none" w:sz="0" w:space="0" w:color="auto"/>
                <w:bottom w:val="none" w:sz="0" w:space="0" w:color="auto"/>
                <w:right w:val="none" w:sz="0" w:space="0" w:color="auto"/>
              </w:divBdr>
            </w:div>
            <w:div w:id="15039615">
              <w:marLeft w:val="0"/>
              <w:marRight w:val="0"/>
              <w:marTop w:val="0"/>
              <w:marBottom w:val="0"/>
              <w:divBdr>
                <w:top w:val="none" w:sz="0" w:space="0" w:color="auto"/>
                <w:left w:val="none" w:sz="0" w:space="0" w:color="auto"/>
                <w:bottom w:val="none" w:sz="0" w:space="0" w:color="auto"/>
                <w:right w:val="none" w:sz="0" w:space="0" w:color="auto"/>
              </w:divBdr>
            </w:div>
            <w:div w:id="790437517">
              <w:marLeft w:val="0"/>
              <w:marRight w:val="0"/>
              <w:marTop w:val="0"/>
              <w:marBottom w:val="0"/>
              <w:divBdr>
                <w:top w:val="none" w:sz="0" w:space="0" w:color="auto"/>
                <w:left w:val="none" w:sz="0" w:space="0" w:color="auto"/>
                <w:bottom w:val="none" w:sz="0" w:space="0" w:color="auto"/>
                <w:right w:val="none" w:sz="0" w:space="0" w:color="auto"/>
              </w:divBdr>
            </w:div>
            <w:div w:id="172115438">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126171159">
              <w:marLeft w:val="0"/>
              <w:marRight w:val="0"/>
              <w:marTop w:val="0"/>
              <w:marBottom w:val="0"/>
              <w:divBdr>
                <w:top w:val="none" w:sz="0" w:space="0" w:color="auto"/>
                <w:left w:val="none" w:sz="0" w:space="0" w:color="auto"/>
                <w:bottom w:val="none" w:sz="0" w:space="0" w:color="auto"/>
                <w:right w:val="none" w:sz="0" w:space="0" w:color="auto"/>
              </w:divBdr>
            </w:div>
            <w:div w:id="1825662085">
              <w:marLeft w:val="0"/>
              <w:marRight w:val="0"/>
              <w:marTop w:val="0"/>
              <w:marBottom w:val="0"/>
              <w:divBdr>
                <w:top w:val="none" w:sz="0" w:space="0" w:color="auto"/>
                <w:left w:val="none" w:sz="0" w:space="0" w:color="auto"/>
                <w:bottom w:val="none" w:sz="0" w:space="0" w:color="auto"/>
                <w:right w:val="none" w:sz="0" w:space="0" w:color="auto"/>
              </w:divBdr>
            </w:div>
            <w:div w:id="1467233846">
              <w:marLeft w:val="0"/>
              <w:marRight w:val="0"/>
              <w:marTop w:val="0"/>
              <w:marBottom w:val="0"/>
              <w:divBdr>
                <w:top w:val="none" w:sz="0" w:space="0" w:color="auto"/>
                <w:left w:val="none" w:sz="0" w:space="0" w:color="auto"/>
                <w:bottom w:val="none" w:sz="0" w:space="0" w:color="auto"/>
                <w:right w:val="none" w:sz="0" w:space="0" w:color="auto"/>
              </w:divBdr>
            </w:div>
            <w:div w:id="1462191300">
              <w:marLeft w:val="0"/>
              <w:marRight w:val="0"/>
              <w:marTop w:val="0"/>
              <w:marBottom w:val="0"/>
              <w:divBdr>
                <w:top w:val="none" w:sz="0" w:space="0" w:color="auto"/>
                <w:left w:val="none" w:sz="0" w:space="0" w:color="auto"/>
                <w:bottom w:val="none" w:sz="0" w:space="0" w:color="auto"/>
                <w:right w:val="none" w:sz="0" w:space="0" w:color="auto"/>
              </w:divBdr>
            </w:div>
            <w:div w:id="1101952031">
              <w:marLeft w:val="0"/>
              <w:marRight w:val="0"/>
              <w:marTop w:val="0"/>
              <w:marBottom w:val="0"/>
              <w:divBdr>
                <w:top w:val="none" w:sz="0" w:space="0" w:color="auto"/>
                <w:left w:val="none" w:sz="0" w:space="0" w:color="auto"/>
                <w:bottom w:val="none" w:sz="0" w:space="0" w:color="auto"/>
                <w:right w:val="none" w:sz="0" w:space="0" w:color="auto"/>
              </w:divBdr>
            </w:div>
            <w:div w:id="2101098926">
              <w:marLeft w:val="0"/>
              <w:marRight w:val="0"/>
              <w:marTop w:val="0"/>
              <w:marBottom w:val="0"/>
              <w:divBdr>
                <w:top w:val="none" w:sz="0" w:space="0" w:color="auto"/>
                <w:left w:val="none" w:sz="0" w:space="0" w:color="auto"/>
                <w:bottom w:val="none" w:sz="0" w:space="0" w:color="auto"/>
                <w:right w:val="none" w:sz="0" w:space="0" w:color="auto"/>
              </w:divBdr>
            </w:div>
            <w:div w:id="1826892120">
              <w:marLeft w:val="0"/>
              <w:marRight w:val="0"/>
              <w:marTop w:val="0"/>
              <w:marBottom w:val="0"/>
              <w:divBdr>
                <w:top w:val="none" w:sz="0" w:space="0" w:color="auto"/>
                <w:left w:val="none" w:sz="0" w:space="0" w:color="auto"/>
                <w:bottom w:val="none" w:sz="0" w:space="0" w:color="auto"/>
                <w:right w:val="none" w:sz="0" w:space="0" w:color="auto"/>
              </w:divBdr>
            </w:div>
            <w:div w:id="972176556">
              <w:marLeft w:val="0"/>
              <w:marRight w:val="0"/>
              <w:marTop w:val="0"/>
              <w:marBottom w:val="0"/>
              <w:divBdr>
                <w:top w:val="none" w:sz="0" w:space="0" w:color="auto"/>
                <w:left w:val="none" w:sz="0" w:space="0" w:color="auto"/>
                <w:bottom w:val="none" w:sz="0" w:space="0" w:color="auto"/>
                <w:right w:val="none" w:sz="0" w:space="0" w:color="auto"/>
              </w:divBdr>
            </w:div>
            <w:div w:id="459767336">
              <w:marLeft w:val="0"/>
              <w:marRight w:val="0"/>
              <w:marTop w:val="0"/>
              <w:marBottom w:val="0"/>
              <w:divBdr>
                <w:top w:val="none" w:sz="0" w:space="0" w:color="auto"/>
                <w:left w:val="none" w:sz="0" w:space="0" w:color="auto"/>
                <w:bottom w:val="none" w:sz="0" w:space="0" w:color="auto"/>
                <w:right w:val="none" w:sz="0" w:space="0" w:color="auto"/>
              </w:divBdr>
            </w:div>
            <w:div w:id="1785345862">
              <w:marLeft w:val="0"/>
              <w:marRight w:val="0"/>
              <w:marTop w:val="0"/>
              <w:marBottom w:val="0"/>
              <w:divBdr>
                <w:top w:val="none" w:sz="0" w:space="0" w:color="auto"/>
                <w:left w:val="none" w:sz="0" w:space="0" w:color="auto"/>
                <w:bottom w:val="none" w:sz="0" w:space="0" w:color="auto"/>
                <w:right w:val="none" w:sz="0" w:space="0" w:color="auto"/>
              </w:divBdr>
            </w:div>
            <w:div w:id="276329756">
              <w:marLeft w:val="0"/>
              <w:marRight w:val="0"/>
              <w:marTop w:val="0"/>
              <w:marBottom w:val="0"/>
              <w:divBdr>
                <w:top w:val="none" w:sz="0" w:space="0" w:color="auto"/>
                <w:left w:val="none" w:sz="0" w:space="0" w:color="auto"/>
                <w:bottom w:val="none" w:sz="0" w:space="0" w:color="auto"/>
                <w:right w:val="none" w:sz="0" w:space="0" w:color="auto"/>
              </w:divBdr>
            </w:div>
            <w:div w:id="1846088550">
              <w:marLeft w:val="0"/>
              <w:marRight w:val="0"/>
              <w:marTop w:val="0"/>
              <w:marBottom w:val="0"/>
              <w:divBdr>
                <w:top w:val="none" w:sz="0" w:space="0" w:color="auto"/>
                <w:left w:val="none" w:sz="0" w:space="0" w:color="auto"/>
                <w:bottom w:val="none" w:sz="0" w:space="0" w:color="auto"/>
                <w:right w:val="none" w:sz="0" w:space="0" w:color="auto"/>
              </w:divBdr>
            </w:div>
            <w:div w:id="1346203261">
              <w:marLeft w:val="0"/>
              <w:marRight w:val="0"/>
              <w:marTop w:val="0"/>
              <w:marBottom w:val="0"/>
              <w:divBdr>
                <w:top w:val="none" w:sz="0" w:space="0" w:color="auto"/>
                <w:left w:val="none" w:sz="0" w:space="0" w:color="auto"/>
                <w:bottom w:val="none" w:sz="0" w:space="0" w:color="auto"/>
                <w:right w:val="none" w:sz="0" w:space="0" w:color="auto"/>
              </w:divBdr>
            </w:div>
            <w:div w:id="1763990258">
              <w:marLeft w:val="0"/>
              <w:marRight w:val="0"/>
              <w:marTop w:val="0"/>
              <w:marBottom w:val="0"/>
              <w:divBdr>
                <w:top w:val="none" w:sz="0" w:space="0" w:color="auto"/>
                <w:left w:val="none" w:sz="0" w:space="0" w:color="auto"/>
                <w:bottom w:val="none" w:sz="0" w:space="0" w:color="auto"/>
                <w:right w:val="none" w:sz="0" w:space="0" w:color="auto"/>
              </w:divBdr>
            </w:div>
            <w:div w:id="403188890">
              <w:marLeft w:val="0"/>
              <w:marRight w:val="0"/>
              <w:marTop w:val="0"/>
              <w:marBottom w:val="0"/>
              <w:divBdr>
                <w:top w:val="none" w:sz="0" w:space="0" w:color="auto"/>
                <w:left w:val="none" w:sz="0" w:space="0" w:color="auto"/>
                <w:bottom w:val="none" w:sz="0" w:space="0" w:color="auto"/>
                <w:right w:val="none" w:sz="0" w:space="0" w:color="auto"/>
              </w:divBdr>
            </w:div>
            <w:div w:id="672224396">
              <w:marLeft w:val="0"/>
              <w:marRight w:val="0"/>
              <w:marTop w:val="0"/>
              <w:marBottom w:val="0"/>
              <w:divBdr>
                <w:top w:val="none" w:sz="0" w:space="0" w:color="auto"/>
                <w:left w:val="none" w:sz="0" w:space="0" w:color="auto"/>
                <w:bottom w:val="none" w:sz="0" w:space="0" w:color="auto"/>
                <w:right w:val="none" w:sz="0" w:space="0" w:color="auto"/>
              </w:divBdr>
            </w:div>
            <w:div w:id="792017894">
              <w:marLeft w:val="0"/>
              <w:marRight w:val="0"/>
              <w:marTop w:val="0"/>
              <w:marBottom w:val="0"/>
              <w:divBdr>
                <w:top w:val="none" w:sz="0" w:space="0" w:color="auto"/>
                <w:left w:val="none" w:sz="0" w:space="0" w:color="auto"/>
                <w:bottom w:val="none" w:sz="0" w:space="0" w:color="auto"/>
                <w:right w:val="none" w:sz="0" w:space="0" w:color="auto"/>
              </w:divBdr>
            </w:div>
            <w:div w:id="75171155">
              <w:marLeft w:val="0"/>
              <w:marRight w:val="0"/>
              <w:marTop w:val="0"/>
              <w:marBottom w:val="0"/>
              <w:divBdr>
                <w:top w:val="none" w:sz="0" w:space="0" w:color="auto"/>
                <w:left w:val="none" w:sz="0" w:space="0" w:color="auto"/>
                <w:bottom w:val="none" w:sz="0" w:space="0" w:color="auto"/>
                <w:right w:val="none" w:sz="0" w:space="0" w:color="auto"/>
              </w:divBdr>
            </w:div>
            <w:div w:id="1266159474">
              <w:marLeft w:val="0"/>
              <w:marRight w:val="0"/>
              <w:marTop w:val="0"/>
              <w:marBottom w:val="0"/>
              <w:divBdr>
                <w:top w:val="none" w:sz="0" w:space="0" w:color="auto"/>
                <w:left w:val="none" w:sz="0" w:space="0" w:color="auto"/>
                <w:bottom w:val="none" w:sz="0" w:space="0" w:color="auto"/>
                <w:right w:val="none" w:sz="0" w:space="0" w:color="auto"/>
              </w:divBdr>
            </w:div>
            <w:div w:id="306278271">
              <w:marLeft w:val="0"/>
              <w:marRight w:val="0"/>
              <w:marTop w:val="0"/>
              <w:marBottom w:val="0"/>
              <w:divBdr>
                <w:top w:val="none" w:sz="0" w:space="0" w:color="auto"/>
                <w:left w:val="none" w:sz="0" w:space="0" w:color="auto"/>
                <w:bottom w:val="none" w:sz="0" w:space="0" w:color="auto"/>
                <w:right w:val="none" w:sz="0" w:space="0" w:color="auto"/>
              </w:divBdr>
            </w:div>
            <w:div w:id="1915816164">
              <w:marLeft w:val="0"/>
              <w:marRight w:val="0"/>
              <w:marTop w:val="0"/>
              <w:marBottom w:val="0"/>
              <w:divBdr>
                <w:top w:val="none" w:sz="0" w:space="0" w:color="auto"/>
                <w:left w:val="none" w:sz="0" w:space="0" w:color="auto"/>
                <w:bottom w:val="none" w:sz="0" w:space="0" w:color="auto"/>
                <w:right w:val="none" w:sz="0" w:space="0" w:color="auto"/>
              </w:divBdr>
            </w:div>
            <w:div w:id="254746072">
              <w:marLeft w:val="0"/>
              <w:marRight w:val="0"/>
              <w:marTop w:val="0"/>
              <w:marBottom w:val="0"/>
              <w:divBdr>
                <w:top w:val="none" w:sz="0" w:space="0" w:color="auto"/>
                <w:left w:val="none" w:sz="0" w:space="0" w:color="auto"/>
                <w:bottom w:val="none" w:sz="0" w:space="0" w:color="auto"/>
                <w:right w:val="none" w:sz="0" w:space="0" w:color="auto"/>
              </w:divBdr>
            </w:div>
            <w:div w:id="2042852407">
              <w:marLeft w:val="0"/>
              <w:marRight w:val="0"/>
              <w:marTop w:val="0"/>
              <w:marBottom w:val="0"/>
              <w:divBdr>
                <w:top w:val="none" w:sz="0" w:space="0" w:color="auto"/>
                <w:left w:val="none" w:sz="0" w:space="0" w:color="auto"/>
                <w:bottom w:val="none" w:sz="0" w:space="0" w:color="auto"/>
                <w:right w:val="none" w:sz="0" w:space="0" w:color="auto"/>
              </w:divBdr>
            </w:div>
            <w:div w:id="333187869">
              <w:marLeft w:val="0"/>
              <w:marRight w:val="0"/>
              <w:marTop w:val="0"/>
              <w:marBottom w:val="0"/>
              <w:divBdr>
                <w:top w:val="none" w:sz="0" w:space="0" w:color="auto"/>
                <w:left w:val="none" w:sz="0" w:space="0" w:color="auto"/>
                <w:bottom w:val="none" w:sz="0" w:space="0" w:color="auto"/>
                <w:right w:val="none" w:sz="0" w:space="0" w:color="auto"/>
              </w:divBdr>
            </w:div>
            <w:div w:id="1359545843">
              <w:marLeft w:val="0"/>
              <w:marRight w:val="0"/>
              <w:marTop w:val="0"/>
              <w:marBottom w:val="0"/>
              <w:divBdr>
                <w:top w:val="none" w:sz="0" w:space="0" w:color="auto"/>
                <w:left w:val="none" w:sz="0" w:space="0" w:color="auto"/>
                <w:bottom w:val="none" w:sz="0" w:space="0" w:color="auto"/>
                <w:right w:val="none" w:sz="0" w:space="0" w:color="auto"/>
              </w:divBdr>
            </w:div>
            <w:div w:id="1231885253">
              <w:marLeft w:val="0"/>
              <w:marRight w:val="0"/>
              <w:marTop w:val="0"/>
              <w:marBottom w:val="0"/>
              <w:divBdr>
                <w:top w:val="none" w:sz="0" w:space="0" w:color="auto"/>
                <w:left w:val="none" w:sz="0" w:space="0" w:color="auto"/>
                <w:bottom w:val="none" w:sz="0" w:space="0" w:color="auto"/>
                <w:right w:val="none" w:sz="0" w:space="0" w:color="auto"/>
              </w:divBdr>
            </w:div>
            <w:div w:id="189103250">
              <w:marLeft w:val="0"/>
              <w:marRight w:val="0"/>
              <w:marTop w:val="0"/>
              <w:marBottom w:val="0"/>
              <w:divBdr>
                <w:top w:val="none" w:sz="0" w:space="0" w:color="auto"/>
                <w:left w:val="none" w:sz="0" w:space="0" w:color="auto"/>
                <w:bottom w:val="none" w:sz="0" w:space="0" w:color="auto"/>
                <w:right w:val="none" w:sz="0" w:space="0" w:color="auto"/>
              </w:divBdr>
            </w:div>
            <w:div w:id="725764765">
              <w:marLeft w:val="0"/>
              <w:marRight w:val="0"/>
              <w:marTop w:val="0"/>
              <w:marBottom w:val="0"/>
              <w:divBdr>
                <w:top w:val="none" w:sz="0" w:space="0" w:color="auto"/>
                <w:left w:val="none" w:sz="0" w:space="0" w:color="auto"/>
                <w:bottom w:val="none" w:sz="0" w:space="0" w:color="auto"/>
                <w:right w:val="none" w:sz="0" w:space="0" w:color="auto"/>
              </w:divBdr>
            </w:div>
            <w:div w:id="2116904719">
              <w:marLeft w:val="0"/>
              <w:marRight w:val="0"/>
              <w:marTop w:val="0"/>
              <w:marBottom w:val="0"/>
              <w:divBdr>
                <w:top w:val="none" w:sz="0" w:space="0" w:color="auto"/>
                <w:left w:val="none" w:sz="0" w:space="0" w:color="auto"/>
                <w:bottom w:val="none" w:sz="0" w:space="0" w:color="auto"/>
                <w:right w:val="none" w:sz="0" w:space="0" w:color="auto"/>
              </w:divBdr>
            </w:div>
            <w:div w:id="1130434900">
              <w:marLeft w:val="0"/>
              <w:marRight w:val="0"/>
              <w:marTop w:val="0"/>
              <w:marBottom w:val="0"/>
              <w:divBdr>
                <w:top w:val="none" w:sz="0" w:space="0" w:color="auto"/>
                <w:left w:val="none" w:sz="0" w:space="0" w:color="auto"/>
                <w:bottom w:val="none" w:sz="0" w:space="0" w:color="auto"/>
                <w:right w:val="none" w:sz="0" w:space="0" w:color="auto"/>
              </w:divBdr>
            </w:div>
            <w:div w:id="1320646120">
              <w:marLeft w:val="0"/>
              <w:marRight w:val="0"/>
              <w:marTop w:val="0"/>
              <w:marBottom w:val="0"/>
              <w:divBdr>
                <w:top w:val="none" w:sz="0" w:space="0" w:color="auto"/>
                <w:left w:val="none" w:sz="0" w:space="0" w:color="auto"/>
                <w:bottom w:val="none" w:sz="0" w:space="0" w:color="auto"/>
                <w:right w:val="none" w:sz="0" w:space="0" w:color="auto"/>
              </w:divBdr>
            </w:div>
            <w:div w:id="1683821173">
              <w:marLeft w:val="0"/>
              <w:marRight w:val="0"/>
              <w:marTop w:val="0"/>
              <w:marBottom w:val="0"/>
              <w:divBdr>
                <w:top w:val="none" w:sz="0" w:space="0" w:color="auto"/>
                <w:left w:val="none" w:sz="0" w:space="0" w:color="auto"/>
                <w:bottom w:val="none" w:sz="0" w:space="0" w:color="auto"/>
                <w:right w:val="none" w:sz="0" w:space="0" w:color="auto"/>
              </w:divBdr>
            </w:div>
            <w:div w:id="322511023">
              <w:marLeft w:val="0"/>
              <w:marRight w:val="0"/>
              <w:marTop w:val="0"/>
              <w:marBottom w:val="0"/>
              <w:divBdr>
                <w:top w:val="none" w:sz="0" w:space="0" w:color="auto"/>
                <w:left w:val="none" w:sz="0" w:space="0" w:color="auto"/>
                <w:bottom w:val="none" w:sz="0" w:space="0" w:color="auto"/>
                <w:right w:val="none" w:sz="0" w:space="0" w:color="auto"/>
              </w:divBdr>
            </w:div>
            <w:div w:id="1973174395">
              <w:marLeft w:val="0"/>
              <w:marRight w:val="0"/>
              <w:marTop w:val="0"/>
              <w:marBottom w:val="0"/>
              <w:divBdr>
                <w:top w:val="none" w:sz="0" w:space="0" w:color="auto"/>
                <w:left w:val="none" w:sz="0" w:space="0" w:color="auto"/>
                <w:bottom w:val="none" w:sz="0" w:space="0" w:color="auto"/>
                <w:right w:val="none" w:sz="0" w:space="0" w:color="auto"/>
              </w:divBdr>
            </w:div>
            <w:div w:id="1068770678">
              <w:marLeft w:val="0"/>
              <w:marRight w:val="0"/>
              <w:marTop w:val="0"/>
              <w:marBottom w:val="0"/>
              <w:divBdr>
                <w:top w:val="none" w:sz="0" w:space="0" w:color="auto"/>
                <w:left w:val="none" w:sz="0" w:space="0" w:color="auto"/>
                <w:bottom w:val="none" w:sz="0" w:space="0" w:color="auto"/>
                <w:right w:val="none" w:sz="0" w:space="0" w:color="auto"/>
              </w:divBdr>
            </w:div>
            <w:div w:id="762185910">
              <w:marLeft w:val="0"/>
              <w:marRight w:val="0"/>
              <w:marTop w:val="0"/>
              <w:marBottom w:val="0"/>
              <w:divBdr>
                <w:top w:val="none" w:sz="0" w:space="0" w:color="auto"/>
                <w:left w:val="none" w:sz="0" w:space="0" w:color="auto"/>
                <w:bottom w:val="none" w:sz="0" w:space="0" w:color="auto"/>
                <w:right w:val="none" w:sz="0" w:space="0" w:color="auto"/>
              </w:divBdr>
            </w:div>
            <w:div w:id="1139617764">
              <w:marLeft w:val="0"/>
              <w:marRight w:val="0"/>
              <w:marTop w:val="0"/>
              <w:marBottom w:val="0"/>
              <w:divBdr>
                <w:top w:val="none" w:sz="0" w:space="0" w:color="auto"/>
                <w:left w:val="none" w:sz="0" w:space="0" w:color="auto"/>
                <w:bottom w:val="none" w:sz="0" w:space="0" w:color="auto"/>
                <w:right w:val="none" w:sz="0" w:space="0" w:color="auto"/>
              </w:divBdr>
            </w:div>
            <w:div w:id="1202009863">
              <w:marLeft w:val="0"/>
              <w:marRight w:val="0"/>
              <w:marTop w:val="0"/>
              <w:marBottom w:val="0"/>
              <w:divBdr>
                <w:top w:val="none" w:sz="0" w:space="0" w:color="auto"/>
                <w:left w:val="none" w:sz="0" w:space="0" w:color="auto"/>
                <w:bottom w:val="none" w:sz="0" w:space="0" w:color="auto"/>
                <w:right w:val="none" w:sz="0" w:space="0" w:color="auto"/>
              </w:divBdr>
            </w:div>
            <w:div w:id="366640871">
              <w:marLeft w:val="0"/>
              <w:marRight w:val="0"/>
              <w:marTop w:val="0"/>
              <w:marBottom w:val="0"/>
              <w:divBdr>
                <w:top w:val="none" w:sz="0" w:space="0" w:color="auto"/>
                <w:left w:val="none" w:sz="0" w:space="0" w:color="auto"/>
                <w:bottom w:val="none" w:sz="0" w:space="0" w:color="auto"/>
                <w:right w:val="none" w:sz="0" w:space="0" w:color="auto"/>
              </w:divBdr>
            </w:div>
            <w:div w:id="301424428">
              <w:marLeft w:val="0"/>
              <w:marRight w:val="0"/>
              <w:marTop w:val="0"/>
              <w:marBottom w:val="0"/>
              <w:divBdr>
                <w:top w:val="none" w:sz="0" w:space="0" w:color="auto"/>
                <w:left w:val="none" w:sz="0" w:space="0" w:color="auto"/>
                <w:bottom w:val="none" w:sz="0" w:space="0" w:color="auto"/>
                <w:right w:val="none" w:sz="0" w:space="0" w:color="auto"/>
              </w:divBdr>
            </w:div>
            <w:div w:id="1373387337">
              <w:marLeft w:val="0"/>
              <w:marRight w:val="0"/>
              <w:marTop w:val="0"/>
              <w:marBottom w:val="0"/>
              <w:divBdr>
                <w:top w:val="none" w:sz="0" w:space="0" w:color="auto"/>
                <w:left w:val="none" w:sz="0" w:space="0" w:color="auto"/>
                <w:bottom w:val="none" w:sz="0" w:space="0" w:color="auto"/>
                <w:right w:val="none" w:sz="0" w:space="0" w:color="auto"/>
              </w:divBdr>
            </w:div>
            <w:div w:id="721101948">
              <w:marLeft w:val="0"/>
              <w:marRight w:val="0"/>
              <w:marTop w:val="0"/>
              <w:marBottom w:val="0"/>
              <w:divBdr>
                <w:top w:val="none" w:sz="0" w:space="0" w:color="auto"/>
                <w:left w:val="none" w:sz="0" w:space="0" w:color="auto"/>
                <w:bottom w:val="none" w:sz="0" w:space="0" w:color="auto"/>
                <w:right w:val="none" w:sz="0" w:space="0" w:color="auto"/>
              </w:divBdr>
            </w:div>
            <w:div w:id="978419207">
              <w:marLeft w:val="0"/>
              <w:marRight w:val="0"/>
              <w:marTop w:val="0"/>
              <w:marBottom w:val="0"/>
              <w:divBdr>
                <w:top w:val="none" w:sz="0" w:space="0" w:color="auto"/>
                <w:left w:val="none" w:sz="0" w:space="0" w:color="auto"/>
                <w:bottom w:val="none" w:sz="0" w:space="0" w:color="auto"/>
                <w:right w:val="none" w:sz="0" w:space="0" w:color="auto"/>
              </w:divBdr>
            </w:div>
            <w:div w:id="64888367">
              <w:marLeft w:val="0"/>
              <w:marRight w:val="0"/>
              <w:marTop w:val="0"/>
              <w:marBottom w:val="0"/>
              <w:divBdr>
                <w:top w:val="none" w:sz="0" w:space="0" w:color="auto"/>
                <w:left w:val="none" w:sz="0" w:space="0" w:color="auto"/>
                <w:bottom w:val="none" w:sz="0" w:space="0" w:color="auto"/>
                <w:right w:val="none" w:sz="0" w:space="0" w:color="auto"/>
              </w:divBdr>
            </w:div>
            <w:div w:id="258805244">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534267611">
              <w:marLeft w:val="0"/>
              <w:marRight w:val="0"/>
              <w:marTop w:val="0"/>
              <w:marBottom w:val="0"/>
              <w:divBdr>
                <w:top w:val="none" w:sz="0" w:space="0" w:color="auto"/>
                <w:left w:val="none" w:sz="0" w:space="0" w:color="auto"/>
                <w:bottom w:val="none" w:sz="0" w:space="0" w:color="auto"/>
                <w:right w:val="none" w:sz="0" w:space="0" w:color="auto"/>
              </w:divBdr>
            </w:div>
            <w:div w:id="1584148938">
              <w:marLeft w:val="0"/>
              <w:marRight w:val="0"/>
              <w:marTop w:val="0"/>
              <w:marBottom w:val="0"/>
              <w:divBdr>
                <w:top w:val="none" w:sz="0" w:space="0" w:color="auto"/>
                <w:left w:val="none" w:sz="0" w:space="0" w:color="auto"/>
                <w:bottom w:val="none" w:sz="0" w:space="0" w:color="auto"/>
                <w:right w:val="none" w:sz="0" w:space="0" w:color="auto"/>
              </w:divBdr>
            </w:div>
            <w:div w:id="742526029">
              <w:marLeft w:val="0"/>
              <w:marRight w:val="0"/>
              <w:marTop w:val="0"/>
              <w:marBottom w:val="0"/>
              <w:divBdr>
                <w:top w:val="none" w:sz="0" w:space="0" w:color="auto"/>
                <w:left w:val="none" w:sz="0" w:space="0" w:color="auto"/>
                <w:bottom w:val="none" w:sz="0" w:space="0" w:color="auto"/>
                <w:right w:val="none" w:sz="0" w:space="0" w:color="auto"/>
              </w:divBdr>
            </w:div>
            <w:div w:id="7752533">
              <w:marLeft w:val="0"/>
              <w:marRight w:val="0"/>
              <w:marTop w:val="0"/>
              <w:marBottom w:val="0"/>
              <w:divBdr>
                <w:top w:val="none" w:sz="0" w:space="0" w:color="auto"/>
                <w:left w:val="none" w:sz="0" w:space="0" w:color="auto"/>
                <w:bottom w:val="none" w:sz="0" w:space="0" w:color="auto"/>
                <w:right w:val="none" w:sz="0" w:space="0" w:color="auto"/>
              </w:divBdr>
            </w:div>
            <w:div w:id="685593690">
              <w:marLeft w:val="0"/>
              <w:marRight w:val="0"/>
              <w:marTop w:val="0"/>
              <w:marBottom w:val="0"/>
              <w:divBdr>
                <w:top w:val="none" w:sz="0" w:space="0" w:color="auto"/>
                <w:left w:val="none" w:sz="0" w:space="0" w:color="auto"/>
                <w:bottom w:val="none" w:sz="0" w:space="0" w:color="auto"/>
                <w:right w:val="none" w:sz="0" w:space="0" w:color="auto"/>
              </w:divBdr>
            </w:div>
            <w:div w:id="389963540">
              <w:marLeft w:val="0"/>
              <w:marRight w:val="0"/>
              <w:marTop w:val="0"/>
              <w:marBottom w:val="0"/>
              <w:divBdr>
                <w:top w:val="none" w:sz="0" w:space="0" w:color="auto"/>
                <w:left w:val="none" w:sz="0" w:space="0" w:color="auto"/>
                <w:bottom w:val="none" w:sz="0" w:space="0" w:color="auto"/>
                <w:right w:val="none" w:sz="0" w:space="0" w:color="auto"/>
              </w:divBdr>
            </w:div>
            <w:div w:id="854154867">
              <w:marLeft w:val="0"/>
              <w:marRight w:val="0"/>
              <w:marTop w:val="0"/>
              <w:marBottom w:val="0"/>
              <w:divBdr>
                <w:top w:val="none" w:sz="0" w:space="0" w:color="auto"/>
                <w:left w:val="none" w:sz="0" w:space="0" w:color="auto"/>
                <w:bottom w:val="none" w:sz="0" w:space="0" w:color="auto"/>
                <w:right w:val="none" w:sz="0" w:space="0" w:color="auto"/>
              </w:divBdr>
            </w:div>
            <w:div w:id="80179791">
              <w:marLeft w:val="0"/>
              <w:marRight w:val="0"/>
              <w:marTop w:val="0"/>
              <w:marBottom w:val="0"/>
              <w:divBdr>
                <w:top w:val="none" w:sz="0" w:space="0" w:color="auto"/>
                <w:left w:val="none" w:sz="0" w:space="0" w:color="auto"/>
                <w:bottom w:val="none" w:sz="0" w:space="0" w:color="auto"/>
                <w:right w:val="none" w:sz="0" w:space="0" w:color="auto"/>
              </w:divBdr>
            </w:div>
            <w:div w:id="1667367122">
              <w:marLeft w:val="0"/>
              <w:marRight w:val="0"/>
              <w:marTop w:val="0"/>
              <w:marBottom w:val="0"/>
              <w:divBdr>
                <w:top w:val="none" w:sz="0" w:space="0" w:color="auto"/>
                <w:left w:val="none" w:sz="0" w:space="0" w:color="auto"/>
                <w:bottom w:val="none" w:sz="0" w:space="0" w:color="auto"/>
                <w:right w:val="none" w:sz="0" w:space="0" w:color="auto"/>
              </w:divBdr>
            </w:div>
            <w:div w:id="116216071">
              <w:marLeft w:val="0"/>
              <w:marRight w:val="0"/>
              <w:marTop w:val="0"/>
              <w:marBottom w:val="0"/>
              <w:divBdr>
                <w:top w:val="none" w:sz="0" w:space="0" w:color="auto"/>
                <w:left w:val="none" w:sz="0" w:space="0" w:color="auto"/>
                <w:bottom w:val="none" w:sz="0" w:space="0" w:color="auto"/>
                <w:right w:val="none" w:sz="0" w:space="0" w:color="auto"/>
              </w:divBdr>
            </w:div>
            <w:div w:id="523371327">
              <w:marLeft w:val="0"/>
              <w:marRight w:val="0"/>
              <w:marTop w:val="0"/>
              <w:marBottom w:val="0"/>
              <w:divBdr>
                <w:top w:val="none" w:sz="0" w:space="0" w:color="auto"/>
                <w:left w:val="none" w:sz="0" w:space="0" w:color="auto"/>
                <w:bottom w:val="none" w:sz="0" w:space="0" w:color="auto"/>
                <w:right w:val="none" w:sz="0" w:space="0" w:color="auto"/>
              </w:divBdr>
            </w:div>
            <w:div w:id="66735789">
              <w:marLeft w:val="0"/>
              <w:marRight w:val="0"/>
              <w:marTop w:val="0"/>
              <w:marBottom w:val="0"/>
              <w:divBdr>
                <w:top w:val="none" w:sz="0" w:space="0" w:color="auto"/>
                <w:left w:val="none" w:sz="0" w:space="0" w:color="auto"/>
                <w:bottom w:val="none" w:sz="0" w:space="0" w:color="auto"/>
                <w:right w:val="none" w:sz="0" w:space="0" w:color="auto"/>
              </w:divBdr>
            </w:div>
            <w:div w:id="1833258101">
              <w:marLeft w:val="0"/>
              <w:marRight w:val="0"/>
              <w:marTop w:val="0"/>
              <w:marBottom w:val="0"/>
              <w:divBdr>
                <w:top w:val="none" w:sz="0" w:space="0" w:color="auto"/>
                <w:left w:val="none" w:sz="0" w:space="0" w:color="auto"/>
                <w:bottom w:val="none" w:sz="0" w:space="0" w:color="auto"/>
                <w:right w:val="none" w:sz="0" w:space="0" w:color="auto"/>
              </w:divBdr>
            </w:div>
            <w:div w:id="1160924208">
              <w:marLeft w:val="0"/>
              <w:marRight w:val="0"/>
              <w:marTop w:val="0"/>
              <w:marBottom w:val="0"/>
              <w:divBdr>
                <w:top w:val="none" w:sz="0" w:space="0" w:color="auto"/>
                <w:left w:val="none" w:sz="0" w:space="0" w:color="auto"/>
                <w:bottom w:val="none" w:sz="0" w:space="0" w:color="auto"/>
                <w:right w:val="none" w:sz="0" w:space="0" w:color="auto"/>
              </w:divBdr>
            </w:div>
            <w:div w:id="2072919476">
              <w:marLeft w:val="0"/>
              <w:marRight w:val="0"/>
              <w:marTop w:val="0"/>
              <w:marBottom w:val="0"/>
              <w:divBdr>
                <w:top w:val="none" w:sz="0" w:space="0" w:color="auto"/>
                <w:left w:val="none" w:sz="0" w:space="0" w:color="auto"/>
                <w:bottom w:val="none" w:sz="0" w:space="0" w:color="auto"/>
                <w:right w:val="none" w:sz="0" w:space="0" w:color="auto"/>
              </w:divBdr>
            </w:div>
            <w:div w:id="739401557">
              <w:marLeft w:val="0"/>
              <w:marRight w:val="0"/>
              <w:marTop w:val="0"/>
              <w:marBottom w:val="0"/>
              <w:divBdr>
                <w:top w:val="none" w:sz="0" w:space="0" w:color="auto"/>
                <w:left w:val="none" w:sz="0" w:space="0" w:color="auto"/>
                <w:bottom w:val="none" w:sz="0" w:space="0" w:color="auto"/>
                <w:right w:val="none" w:sz="0" w:space="0" w:color="auto"/>
              </w:divBdr>
            </w:div>
            <w:div w:id="1612932219">
              <w:marLeft w:val="0"/>
              <w:marRight w:val="0"/>
              <w:marTop w:val="0"/>
              <w:marBottom w:val="0"/>
              <w:divBdr>
                <w:top w:val="none" w:sz="0" w:space="0" w:color="auto"/>
                <w:left w:val="none" w:sz="0" w:space="0" w:color="auto"/>
                <w:bottom w:val="none" w:sz="0" w:space="0" w:color="auto"/>
                <w:right w:val="none" w:sz="0" w:space="0" w:color="auto"/>
              </w:divBdr>
            </w:div>
            <w:div w:id="2016178921">
              <w:marLeft w:val="0"/>
              <w:marRight w:val="0"/>
              <w:marTop w:val="0"/>
              <w:marBottom w:val="0"/>
              <w:divBdr>
                <w:top w:val="none" w:sz="0" w:space="0" w:color="auto"/>
                <w:left w:val="none" w:sz="0" w:space="0" w:color="auto"/>
                <w:bottom w:val="none" w:sz="0" w:space="0" w:color="auto"/>
                <w:right w:val="none" w:sz="0" w:space="0" w:color="auto"/>
              </w:divBdr>
            </w:div>
            <w:div w:id="230042260">
              <w:marLeft w:val="0"/>
              <w:marRight w:val="0"/>
              <w:marTop w:val="0"/>
              <w:marBottom w:val="0"/>
              <w:divBdr>
                <w:top w:val="none" w:sz="0" w:space="0" w:color="auto"/>
                <w:left w:val="none" w:sz="0" w:space="0" w:color="auto"/>
                <w:bottom w:val="none" w:sz="0" w:space="0" w:color="auto"/>
                <w:right w:val="none" w:sz="0" w:space="0" w:color="auto"/>
              </w:divBdr>
            </w:div>
            <w:div w:id="391777125">
              <w:marLeft w:val="0"/>
              <w:marRight w:val="0"/>
              <w:marTop w:val="0"/>
              <w:marBottom w:val="0"/>
              <w:divBdr>
                <w:top w:val="none" w:sz="0" w:space="0" w:color="auto"/>
                <w:left w:val="none" w:sz="0" w:space="0" w:color="auto"/>
                <w:bottom w:val="none" w:sz="0" w:space="0" w:color="auto"/>
                <w:right w:val="none" w:sz="0" w:space="0" w:color="auto"/>
              </w:divBdr>
            </w:div>
            <w:div w:id="961111671">
              <w:marLeft w:val="0"/>
              <w:marRight w:val="0"/>
              <w:marTop w:val="0"/>
              <w:marBottom w:val="0"/>
              <w:divBdr>
                <w:top w:val="none" w:sz="0" w:space="0" w:color="auto"/>
                <w:left w:val="none" w:sz="0" w:space="0" w:color="auto"/>
                <w:bottom w:val="none" w:sz="0" w:space="0" w:color="auto"/>
                <w:right w:val="none" w:sz="0" w:space="0" w:color="auto"/>
              </w:divBdr>
            </w:div>
            <w:div w:id="157037170">
              <w:marLeft w:val="0"/>
              <w:marRight w:val="0"/>
              <w:marTop w:val="0"/>
              <w:marBottom w:val="0"/>
              <w:divBdr>
                <w:top w:val="none" w:sz="0" w:space="0" w:color="auto"/>
                <w:left w:val="none" w:sz="0" w:space="0" w:color="auto"/>
                <w:bottom w:val="none" w:sz="0" w:space="0" w:color="auto"/>
                <w:right w:val="none" w:sz="0" w:space="0" w:color="auto"/>
              </w:divBdr>
            </w:div>
            <w:div w:id="1460757740">
              <w:marLeft w:val="0"/>
              <w:marRight w:val="0"/>
              <w:marTop w:val="0"/>
              <w:marBottom w:val="0"/>
              <w:divBdr>
                <w:top w:val="none" w:sz="0" w:space="0" w:color="auto"/>
                <w:left w:val="none" w:sz="0" w:space="0" w:color="auto"/>
                <w:bottom w:val="none" w:sz="0" w:space="0" w:color="auto"/>
                <w:right w:val="none" w:sz="0" w:space="0" w:color="auto"/>
              </w:divBdr>
            </w:div>
            <w:div w:id="1315791709">
              <w:marLeft w:val="0"/>
              <w:marRight w:val="0"/>
              <w:marTop w:val="0"/>
              <w:marBottom w:val="0"/>
              <w:divBdr>
                <w:top w:val="none" w:sz="0" w:space="0" w:color="auto"/>
                <w:left w:val="none" w:sz="0" w:space="0" w:color="auto"/>
                <w:bottom w:val="none" w:sz="0" w:space="0" w:color="auto"/>
                <w:right w:val="none" w:sz="0" w:space="0" w:color="auto"/>
              </w:divBdr>
            </w:div>
            <w:div w:id="370502448">
              <w:marLeft w:val="0"/>
              <w:marRight w:val="0"/>
              <w:marTop w:val="0"/>
              <w:marBottom w:val="0"/>
              <w:divBdr>
                <w:top w:val="none" w:sz="0" w:space="0" w:color="auto"/>
                <w:left w:val="none" w:sz="0" w:space="0" w:color="auto"/>
                <w:bottom w:val="none" w:sz="0" w:space="0" w:color="auto"/>
                <w:right w:val="none" w:sz="0" w:space="0" w:color="auto"/>
              </w:divBdr>
            </w:div>
            <w:div w:id="1148942127">
              <w:marLeft w:val="0"/>
              <w:marRight w:val="0"/>
              <w:marTop w:val="0"/>
              <w:marBottom w:val="0"/>
              <w:divBdr>
                <w:top w:val="none" w:sz="0" w:space="0" w:color="auto"/>
                <w:left w:val="none" w:sz="0" w:space="0" w:color="auto"/>
                <w:bottom w:val="none" w:sz="0" w:space="0" w:color="auto"/>
                <w:right w:val="none" w:sz="0" w:space="0" w:color="auto"/>
              </w:divBdr>
            </w:div>
            <w:div w:id="2102873137">
              <w:marLeft w:val="0"/>
              <w:marRight w:val="0"/>
              <w:marTop w:val="0"/>
              <w:marBottom w:val="0"/>
              <w:divBdr>
                <w:top w:val="none" w:sz="0" w:space="0" w:color="auto"/>
                <w:left w:val="none" w:sz="0" w:space="0" w:color="auto"/>
                <w:bottom w:val="none" w:sz="0" w:space="0" w:color="auto"/>
                <w:right w:val="none" w:sz="0" w:space="0" w:color="auto"/>
              </w:divBdr>
            </w:div>
            <w:div w:id="288249091">
              <w:marLeft w:val="0"/>
              <w:marRight w:val="0"/>
              <w:marTop w:val="0"/>
              <w:marBottom w:val="0"/>
              <w:divBdr>
                <w:top w:val="none" w:sz="0" w:space="0" w:color="auto"/>
                <w:left w:val="none" w:sz="0" w:space="0" w:color="auto"/>
                <w:bottom w:val="none" w:sz="0" w:space="0" w:color="auto"/>
                <w:right w:val="none" w:sz="0" w:space="0" w:color="auto"/>
              </w:divBdr>
            </w:div>
            <w:div w:id="108866569">
              <w:marLeft w:val="0"/>
              <w:marRight w:val="0"/>
              <w:marTop w:val="0"/>
              <w:marBottom w:val="0"/>
              <w:divBdr>
                <w:top w:val="none" w:sz="0" w:space="0" w:color="auto"/>
                <w:left w:val="none" w:sz="0" w:space="0" w:color="auto"/>
                <w:bottom w:val="none" w:sz="0" w:space="0" w:color="auto"/>
                <w:right w:val="none" w:sz="0" w:space="0" w:color="auto"/>
              </w:divBdr>
            </w:div>
            <w:div w:id="1761028685">
              <w:marLeft w:val="0"/>
              <w:marRight w:val="0"/>
              <w:marTop w:val="0"/>
              <w:marBottom w:val="0"/>
              <w:divBdr>
                <w:top w:val="none" w:sz="0" w:space="0" w:color="auto"/>
                <w:left w:val="none" w:sz="0" w:space="0" w:color="auto"/>
                <w:bottom w:val="none" w:sz="0" w:space="0" w:color="auto"/>
                <w:right w:val="none" w:sz="0" w:space="0" w:color="auto"/>
              </w:divBdr>
            </w:div>
            <w:div w:id="1486625864">
              <w:marLeft w:val="0"/>
              <w:marRight w:val="0"/>
              <w:marTop w:val="0"/>
              <w:marBottom w:val="0"/>
              <w:divBdr>
                <w:top w:val="none" w:sz="0" w:space="0" w:color="auto"/>
                <w:left w:val="none" w:sz="0" w:space="0" w:color="auto"/>
                <w:bottom w:val="none" w:sz="0" w:space="0" w:color="auto"/>
                <w:right w:val="none" w:sz="0" w:space="0" w:color="auto"/>
              </w:divBdr>
            </w:div>
            <w:div w:id="2089115289">
              <w:marLeft w:val="0"/>
              <w:marRight w:val="0"/>
              <w:marTop w:val="0"/>
              <w:marBottom w:val="0"/>
              <w:divBdr>
                <w:top w:val="none" w:sz="0" w:space="0" w:color="auto"/>
                <w:left w:val="none" w:sz="0" w:space="0" w:color="auto"/>
                <w:bottom w:val="none" w:sz="0" w:space="0" w:color="auto"/>
                <w:right w:val="none" w:sz="0" w:space="0" w:color="auto"/>
              </w:divBdr>
            </w:div>
            <w:div w:id="1225917702">
              <w:marLeft w:val="0"/>
              <w:marRight w:val="0"/>
              <w:marTop w:val="0"/>
              <w:marBottom w:val="0"/>
              <w:divBdr>
                <w:top w:val="none" w:sz="0" w:space="0" w:color="auto"/>
                <w:left w:val="none" w:sz="0" w:space="0" w:color="auto"/>
                <w:bottom w:val="none" w:sz="0" w:space="0" w:color="auto"/>
                <w:right w:val="none" w:sz="0" w:space="0" w:color="auto"/>
              </w:divBdr>
            </w:div>
            <w:div w:id="1255672643">
              <w:marLeft w:val="0"/>
              <w:marRight w:val="0"/>
              <w:marTop w:val="0"/>
              <w:marBottom w:val="0"/>
              <w:divBdr>
                <w:top w:val="none" w:sz="0" w:space="0" w:color="auto"/>
                <w:left w:val="none" w:sz="0" w:space="0" w:color="auto"/>
                <w:bottom w:val="none" w:sz="0" w:space="0" w:color="auto"/>
                <w:right w:val="none" w:sz="0" w:space="0" w:color="auto"/>
              </w:divBdr>
            </w:div>
            <w:div w:id="656882418">
              <w:marLeft w:val="0"/>
              <w:marRight w:val="0"/>
              <w:marTop w:val="0"/>
              <w:marBottom w:val="0"/>
              <w:divBdr>
                <w:top w:val="none" w:sz="0" w:space="0" w:color="auto"/>
                <w:left w:val="none" w:sz="0" w:space="0" w:color="auto"/>
                <w:bottom w:val="none" w:sz="0" w:space="0" w:color="auto"/>
                <w:right w:val="none" w:sz="0" w:space="0" w:color="auto"/>
              </w:divBdr>
            </w:div>
            <w:div w:id="1600260471">
              <w:marLeft w:val="0"/>
              <w:marRight w:val="0"/>
              <w:marTop w:val="0"/>
              <w:marBottom w:val="0"/>
              <w:divBdr>
                <w:top w:val="none" w:sz="0" w:space="0" w:color="auto"/>
                <w:left w:val="none" w:sz="0" w:space="0" w:color="auto"/>
                <w:bottom w:val="none" w:sz="0" w:space="0" w:color="auto"/>
                <w:right w:val="none" w:sz="0" w:space="0" w:color="auto"/>
              </w:divBdr>
            </w:div>
            <w:div w:id="814570654">
              <w:marLeft w:val="0"/>
              <w:marRight w:val="0"/>
              <w:marTop w:val="0"/>
              <w:marBottom w:val="0"/>
              <w:divBdr>
                <w:top w:val="none" w:sz="0" w:space="0" w:color="auto"/>
                <w:left w:val="none" w:sz="0" w:space="0" w:color="auto"/>
                <w:bottom w:val="none" w:sz="0" w:space="0" w:color="auto"/>
                <w:right w:val="none" w:sz="0" w:space="0" w:color="auto"/>
              </w:divBdr>
            </w:div>
            <w:div w:id="1277715879">
              <w:marLeft w:val="0"/>
              <w:marRight w:val="0"/>
              <w:marTop w:val="0"/>
              <w:marBottom w:val="0"/>
              <w:divBdr>
                <w:top w:val="none" w:sz="0" w:space="0" w:color="auto"/>
                <w:left w:val="none" w:sz="0" w:space="0" w:color="auto"/>
                <w:bottom w:val="none" w:sz="0" w:space="0" w:color="auto"/>
                <w:right w:val="none" w:sz="0" w:space="0" w:color="auto"/>
              </w:divBdr>
            </w:div>
            <w:div w:id="1474299649">
              <w:marLeft w:val="0"/>
              <w:marRight w:val="0"/>
              <w:marTop w:val="0"/>
              <w:marBottom w:val="0"/>
              <w:divBdr>
                <w:top w:val="none" w:sz="0" w:space="0" w:color="auto"/>
                <w:left w:val="none" w:sz="0" w:space="0" w:color="auto"/>
                <w:bottom w:val="none" w:sz="0" w:space="0" w:color="auto"/>
                <w:right w:val="none" w:sz="0" w:space="0" w:color="auto"/>
              </w:divBdr>
            </w:div>
            <w:div w:id="1242452319">
              <w:marLeft w:val="0"/>
              <w:marRight w:val="0"/>
              <w:marTop w:val="0"/>
              <w:marBottom w:val="0"/>
              <w:divBdr>
                <w:top w:val="none" w:sz="0" w:space="0" w:color="auto"/>
                <w:left w:val="none" w:sz="0" w:space="0" w:color="auto"/>
                <w:bottom w:val="none" w:sz="0" w:space="0" w:color="auto"/>
                <w:right w:val="none" w:sz="0" w:space="0" w:color="auto"/>
              </w:divBdr>
            </w:div>
            <w:div w:id="956567658">
              <w:marLeft w:val="0"/>
              <w:marRight w:val="0"/>
              <w:marTop w:val="0"/>
              <w:marBottom w:val="0"/>
              <w:divBdr>
                <w:top w:val="none" w:sz="0" w:space="0" w:color="auto"/>
                <w:left w:val="none" w:sz="0" w:space="0" w:color="auto"/>
                <w:bottom w:val="none" w:sz="0" w:space="0" w:color="auto"/>
                <w:right w:val="none" w:sz="0" w:space="0" w:color="auto"/>
              </w:divBdr>
            </w:div>
            <w:div w:id="1239705642">
              <w:marLeft w:val="0"/>
              <w:marRight w:val="0"/>
              <w:marTop w:val="0"/>
              <w:marBottom w:val="0"/>
              <w:divBdr>
                <w:top w:val="none" w:sz="0" w:space="0" w:color="auto"/>
                <w:left w:val="none" w:sz="0" w:space="0" w:color="auto"/>
                <w:bottom w:val="none" w:sz="0" w:space="0" w:color="auto"/>
                <w:right w:val="none" w:sz="0" w:space="0" w:color="auto"/>
              </w:divBdr>
            </w:div>
            <w:div w:id="1262683866">
              <w:marLeft w:val="0"/>
              <w:marRight w:val="0"/>
              <w:marTop w:val="0"/>
              <w:marBottom w:val="0"/>
              <w:divBdr>
                <w:top w:val="none" w:sz="0" w:space="0" w:color="auto"/>
                <w:left w:val="none" w:sz="0" w:space="0" w:color="auto"/>
                <w:bottom w:val="none" w:sz="0" w:space="0" w:color="auto"/>
                <w:right w:val="none" w:sz="0" w:space="0" w:color="auto"/>
              </w:divBdr>
            </w:div>
            <w:div w:id="1618945420">
              <w:marLeft w:val="0"/>
              <w:marRight w:val="0"/>
              <w:marTop w:val="0"/>
              <w:marBottom w:val="0"/>
              <w:divBdr>
                <w:top w:val="none" w:sz="0" w:space="0" w:color="auto"/>
                <w:left w:val="none" w:sz="0" w:space="0" w:color="auto"/>
                <w:bottom w:val="none" w:sz="0" w:space="0" w:color="auto"/>
                <w:right w:val="none" w:sz="0" w:space="0" w:color="auto"/>
              </w:divBdr>
            </w:div>
            <w:div w:id="83308140">
              <w:marLeft w:val="0"/>
              <w:marRight w:val="0"/>
              <w:marTop w:val="0"/>
              <w:marBottom w:val="0"/>
              <w:divBdr>
                <w:top w:val="none" w:sz="0" w:space="0" w:color="auto"/>
                <w:left w:val="none" w:sz="0" w:space="0" w:color="auto"/>
                <w:bottom w:val="none" w:sz="0" w:space="0" w:color="auto"/>
                <w:right w:val="none" w:sz="0" w:space="0" w:color="auto"/>
              </w:divBdr>
            </w:div>
            <w:div w:id="2097509249">
              <w:marLeft w:val="0"/>
              <w:marRight w:val="0"/>
              <w:marTop w:val="0"/>
              <w:marBottom w:val="0"/>
              <w:divBdr>
                <w:top w:val="none" w:sz="0" w:space="0" w:color="auto"/>
                <w:left w:val="none" w:sz="0" w:space="0" w:color="auto"/>
                <w:bottom w:val="none" w:sz="0" w:space="0" w:color="auto"/>
                <w:right w:val="none" w:sz="0" w:space="0" w:color="auto"/>
              </w:divBdr>
            </w:div>
            <w:div w:id="1018895238">
              <w:marLeft w:val="0"/>
              <w:marRight w:val="0"/>
              <w:marTop w:val="0"/>
              <w:marBottom w:val="0"/>
              <w:divBdr>
                <w:top w:val="none" w:sz="0" w:space="0" w:color="auto"/>
                <w:left w:val="none" w:sz="0" w:space="0" w:color="auto"/>
                <w:bottom w:val="none" w:sz="0" w:space="0" w:color="auto"/>
                <w:right w:val="none" w:sz="0" w:space="0" w:color="auto"/>
              </w:divBdr>
            </w:div>
            <w:div w:id="2134051877">
              <w:marLeft w:val="0"/>
              <w:marRight w:val="0"/>
              <w:marTop w:val="0"/>
              <w:marBottom w:val="0"/>
              <w:divBdr>
                <w:top w:val="none" w:sz="0" w:space="0" w:color="auto"/>
                <w:left w:val="none" w:sz="0" w:space="0" w:color="auto"/>
                <w:bottom w:val="none" w:sz="0" w:space="0" w:color="auto"/>
                <w:right w:val="none" w:sz="0" w:space="0" w:color="auto"/>
              </w:divBdr>
            </w:div>
            <w:div w:id="1705520294">
              <w:marLeft w:val="0"/>
              <w:marRight w:val="0"/>
              <w:marTop w:val="0"/>
              <w:marBottom w:val="0"/>
              <w:divBdr>
                <w:top w:val="none" w:sz="0" w:space="0" w:color="auto"/>
                <w:left w:val="none" w:sz="0" w:space="0" w:color="auto"/>
                <w:bottom w:val="none" w:sz="0" w:space="0" w:color="auto"/>
                <w:right w:val="none" w:sz="0" w:space="0" w:color="auto"/>
              </w:divBdr>
            </w:div>
            <w:div w:id="1899658143">
              <w:marLeft w:val="0"/>
              <w:marRight w:val="0"/>
              <w:marTop w:val="0"/>
              <w:marBottom w:val="0"/>
              <w:divBdr>
                <w:top w:val="none" w:sz="0" w:space="0" w:color="auto"/>
                <w:left w:val="none" w:sz="0" w:space="0" w:color="auto"/>
                <w:bottom w:val="none" w:sz="0" w:space="0" w:color="auto"/>
                <w:right w:val="none" w:sz="0" w:space="0" w:color="auto"/>
              </w:divBdr>
            </w:div>
            <w:div w:id="594945801">
              <w:marLeft w:val="0"/>
              <w:marRight w:val="0"/>
              <w:marTop w:val="0"/>
              <w:marBottom w:val="0"/>
              <w:divBdr>
                <w:top w:val="none" w:sz="0" w:space="0" w:color="auto"/>
                <w:left w:val="none" w:sz="0" w:space="0" w:color="auto"/>
                <w:bottom w:val="none" w:sz="0" w:space="0" w:color="auto"/>
                <w:right w:val="none" w:sz="0" w:space="0" w:color="auto"/>
              </w:divBdr>
            </w:div>
            <w:div w:id="273833004">
              <w:marLeft w:val="0"/>
              <w:marRight w:val="0"/>
              <w:marTop w:val="0"/>
              <w:marBottom w:val="0"/>
              <w:divBdr>
                <w:top w:val="none" w:sz="0" w:space="0" w:color="auto"/>
                <w:left w:val="none" w:sz="0" w:space="0" w:color="auto"/>
                <w:bottom w:val="none" w:sz="0" w:space="0" w:color="auto"/>
                <w:right w:val="none" w:sz="0" w:space="0" w:color="auto"/>
              </w:divBdr>
            </w:div>
            <w:div w:id="707489264">
              <w:marLeft w:val="0"/>
              <w:marRight w:val="0"/>
              <w:marTop w:val="0"/>
              <w:marBottom w:val="0"/>
              <w:divBdr>
                <w:top w:val="none" w:sz="0" w:space="0" w:color="auto"/>
                <w:left w:val="none" w:sz="0" w:space="0" w:color="auto"/>
                <w:bottom w:val="none" w:sz="0" w:space="0" w:color="auto"/>
                <w:right w:val="none" w:sz="0" w:space="0" w:color="auto"/>
              </w:divBdr>
            </w:div>
            <w:div w:id="1043603809">
              <w:marLeft w:val="0"/>
              <w:marRight w:val="0"/>
              <w:marTop w:val="0"/>
              <w:marBottom w:val="0"/>
              <w:divBdr>
                <w:top w:val="none" w:sz="0" w:space="0" w:color="auto"/>
                <w:left w:val="none" w:sz="0" w:space="0" w:color="auto"/>
                <w:bottom w:val="none" w:sz="0" w:space="0" w:color="auto"/>
                <w:right w:val="none" w:sz="0" w:space="0" w:color="auto"/>
              </w:divBdr>
            </w:div>
            <w:div w:id="3184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82264">
      <w:bodyDiv w:val="1"/>
      <w:marLeft w:val="0"/>
      <w:marRight w:val="0"/>
      <w:marTop w:val="0"/>
      <w:marBottom w:val="0"/>
      <w:divBdr>
        <w:top w:val="none" w:sz="0" w:space="0" w:color="auto"/>
        <w:left w:val="none" w:sz="0" w:space="0" w:color="auto"/>
        <w:bottom w:val="none" w:sz="0" w:space="0" w:color="auto"/>
        <w:right w:val="none" w:sz="0" w:space="0" w:color="auto"/>
      </w:divBdr>
      <w:divsChild>
        <w:div w:id="136604508">
          <w:marLeft w:val="0"/>
          <w:marRight w:val="0"/>
          <w:marTop w:val="0"/>
          <w:marBottom w:val="0"/>
          <w:divBdr>
            <w:top w:val="none" w:sz="0" w:space="0" w:color="auto"/>
            <w:left w:val="none" w:sz="0" w:space="0" w:color="auto"/>
            <w:bottom w:val="none" w:sz="0" w:space="0" w:color="auto"/>
            <w:right w:val="none" w:sz="0" w:space="0" w:color="auto"/>
          </w:divBdr>
          <w:divsChild>
            <w:div w:id="2004775131">
              <w:marLeft w:val="0"/>
              <w:marRight w:val="0"/>
              <w:marTop w:val="0"/>
              <w:marBottom w:val="0"/>
              <w:divBdr>
                <w:top w:val="none" w:sz="0" w:space="0" w:color="auto"/>
                <w:left w:val="none" w:sz="0" w:space="0" w:color="auto"/>
                <w:bottom w:val="none" w:sz="0" w:space="0" w:color="auto"/>
                <w:right w:val="none" w:sz="0" w:space="0" w:color="auto"/>
              </w:divBdr>
            </w:div>
            <w:div w:id="585765245">
              <w:marLeft w:val="0"/>
              <w:marRight w:val="0"/>
              <w:marTop w:val="0"/>
              <w:marBottom w:val="0"/>
              <w:divBdr>
                <w:top w:val="none" w:sz="0" w:space="0" w:color="auto"/>
                <w:left w:val="none" w:sz="0" w:space="0" w:color="auto"/>
                <w:bottom w:val="none" w:sz="0" w:space="0" w:color="auto"/>
                <w:right w:val="none" w:sz="0" w:space="0" w:color="auto"/>
              </w:divBdr>
            </w:div>
            <w:div w:id="1782408961">
              <w:marLeft w:val="0"/>
              <w:marRight w:val="0"/>
              <w:marTop w:val="0"/>
              <w:marBottom w:val="0"/>
              <w:divBdr>
                <w:top w:val="none" w:sz="0" w:space="0" w:color="auto"/>
                <w:left w:val="none" w:sz="0" w:space="0" w:color="auto"/>
                <w:bottom w:val="none" w:sz="0" w:space="0" w:color="auto"/>
                <w:right w:val="none" w:sz="0" w:space="0" w:color="auto"/>
              </w:divBdr>
            </w:div>
            <w:div w:id="1253011461">
              <w:marLeft w:val="0"/>
              <w:marRight w:val="0"/>
              <w:marTop w:val="0"/>
              <w:marBottom w:val="0"/>
              <w:divBdr>
                <w:top w:val="none" w:sz="0" w:space="0" w:color="auto"/>
                <w:left w:val="none" w:sz="0" w:space="0" w:color="auto"/>
                <w:bottom w:val="none" w:sz="0" w:space="0" w:color="auto"/>
                <w:right w:val="none" w:sz="0" w:space="0" w:color="auto"/>
              </w:divBdr>
            </w:div>
            <w:div w:id="290400578">
              <w:marLeft w:val="0"/>
              <w:marRight w:val="0"/>
              <w:marTop w:val="0"/>
              <w:marBottom w:val="0"/>
              <w:divBdr>
                <w:top w:val="none" w:sz="0" w:space="0" w:color="auto"/>
                <w:left w:val="none" w:sz="0" w:space="0" w:color="auto"/>
                <w:bottom w:val="none" w:sz="0" w:space="0" w:color="auto"/>
                <w:right w:val="none" w:sz="0" w:space="0" w:color="auto"/>
              </w:divBdr>
            </w:div>
            <w:div w:id="1420366869">
              <w:marLeft w:val="0"/>
              <w:marRight w:val="0"/>
              <w:marTop w:val="0"/>
              <w:marBottom w:val="0"/>
              <w:divBdr>
                <w:top w:val="none" w:sz="0" w:space="0" w:color="auto"/>
                <w:left w:val="none" w:sz="0" w:space="0" w:color="auto"/>
                <w:bottom w:val="none" w:sz="0" w:space="0" w:color="auto"/>
                <w:right w:val="none" w:sz="0" w:space="0" w:color="auto"/>
              </w:divBdr>
            </w:div>
            <w:div w:id="1769083042">
              <w:marLeft w:val="0"/>
              <w:marRight w:val="0"/>
              <w:marTop w:val="0"/>
              <w:marBottom w:val="0"/>
              <w:divBdr>
                <w:top w:val="none" w:sz="0" w:space="0" w:color="auto"/>
                <w:left w:val="none" w:sz="0" w:space="0" w:color="auto"/>
                <w:bottom w:val="none" w:sz="0" w:space="0" w:color="auto"/>
                <w:right w:val="none" w:sz="0" w:space="0" w:color="auto"/>
              </w:divBdr>
            </w:div>
            <w:div w:id="493034485">
              <w:marLeft w:val="0"/>
              <w:marRight w:val="0"/>
              <w:marTop w:val="0"/>
              <w:marBottom w:val="0"/>
              <w:divBdr>
                <w:top w:val="none" w:sz="0" w:space="0" w:color="auto"/>
                <w:left w:val="none" w:sz="0" w:space="0" w:color="auto"/>
                <w:bottom w:val="none" w:sz="0" w:space="0" w:color="auto"/>
                <w:right w:val="none" w:sz="0" w:space="0" w:color="auto"/>
              </w:divBdr>
            </w:div>
            <w:div w:id="321740703">
              <w:marLeft w:val="0"/>
              <w:marRight w:val="0"/>
              <w:marTop w:val="0"/>
              <w:marBottom w:val="0"/>
              <w:divBdr>
                <w:top w:val="none" w:sz="0" w:space="0" w:color="auto"/>
                <w:left w:val="none" w:sz="0" w:space="0" w:color="auto"/>
                <w:bottom w:val="none" w:sz="0" w:space="0" w:color="auto"/>
                <w:right w:val="none" w:sz="0" w:space="0" w:color="auto"/>
              </w:divBdr>
            </w:div>
            <w:div w:id="1938052693">
              <w:marLeft w:val="0"/>
              <w:marRight w:val="0"/>
              <w:marTop w:val="0"/>
              <w:marBottom w:val="0"/>
              <w:divBdr>
                <w:top w:val="none" w:sz="0" w:space="0" w:color="auto"/>
                <w:left w:val="none" w:sz="0" w:space="0" w:color="auto"/>
                <w:bottom w:val="none" w:sz="0" w:space="0" w:color="auto"/>
                <w:right w:val="none" w:sz="0" w:space="0" w:color="auto"/>
              </w:divBdr>
            </w:div>
            <w:div w:id="502745744">
              <w:marLeft w:val="0"/>
              <w:marRight w:val="0"/>
              <w:marTop w:val="0"/>
              <w:marBottom w:val="0"/>
              <w:divBdr>
                <w:top w:val="none" w:sz="0" w:space="0" w:color="auto"/>
                <w:left w:val="none" w:sz="0" w:space="0" w:color="auto"/>
                <w:bottom w:val="none" w:sz="0" w:space="0" w:color="auto"/>
                <w:right w:val="none" w:sz="0" w:space="0" w:color="auto"/>
              </w:divBdr>
            </w:div>
            <w:div w:id="565190146">
              <w:marLeft w:val="0"/>
              <w:marRight w:val="0"/>
              <w:marTop w:val="0"/>
              <w:marBottom w:val="0"/>
              <w:divBdr>
                <w:top w:val="none" w:sz="0" w:space="0" w:color="auto"/>
                <w:left w:val="none" w:sz="0" w:space="0" w:color="auto"/>
                <w:bottom w:val="none" w:sz="0" w:space="0" w:color="auto"/>
                <w:right w:val="none" w:sz="0" w:space="0" w:color="auto"/>
              </w:divBdr>
            </w:div>
            <w:div w:id="962493198">
              <w:marLeft w:val="0"/>
              <w:marRight w:val="0"/>
              <w:marTop w:val="0"/>
              <w:marBottom w:val="0"/>
              <w:divBdr>
                <w:top w:val="none" w:sz="0" w:space="0" w:color="auto"/>
                <w:left w:val="none" w:sz="0" w:space="0" w:color="auto"/>
                <w:bottom w:val="none" w:sz="0" w:space="0" w:color="auto"/>
                <w:right w:val="none" w:sz="0" w:space="0" w:color="auto"/>
              </w:divBdr>
            </w:div>
            <w:div w:id="1824152506">
              <w:marLeft w:val="0"/>
              <w:marRight w:val="0"/>
              <w:marTop w:val="0"/>
              <w:marBottom w:val="0"/>
              <w:divBdr>
                <w:top w:val="none" w:sz="0" w:space="0" w:color="auto"/>
                <w:left w:val="none" w:sz="0" w:space="0" w:color="auto"/>
                <w:bottom w:val="none" w:sz="0" w:space="0" w:color="auto"/>
                <w:right w:val="none" w:sz="0" w:space="0" w:color="auto"/>
              </w:divBdr>
            </w:div>
            <w:div w:id="563759837">
              <w:marLeft w:val="0"/>
              <w:marRight w:val="0"/>
              <w:marTop w:val="0"/>
              <w:marBottom w:val="0"/>
              <w:divBdr>
                <w:top w:val="none" w:sz="0" w:space="0" w:color="auto"/>
                <w:left w:val="none" w:sz="0" w:space="0" w:color="auto"/>
                <w:bottom w:val="none" w:sz="0" w:space="0" w:color="auto"/>
                <w:right w:val="none" w:sz="0" w:space="0" w:color="auto"/>
              </w:divBdr>
            </w:div>
            <w:div w:id="676659221">
              <w:marLeft w:val="0"/>
              <w:marRight w:val="0"/>
              <w:marTop w:val="0"/>
              <w:marBottom w:val="0"/>
              <w:divBdr>
                <w:top w:val="none" w:sz="0" w:space="0" w:color="auto"/>
                <w:left w:val="none" w:sz="0" w:space="0" w:color="auto"/>
                <w:bottom w:val="none" w:sz="0" w:space="0" w:color="auto"/>
                <w:right w:val="none" w:sz="0" w:space="0" w:color="auto"/>
              </w:divBdr>
            </w:div>
            <w:div w:id="782579304">
              <w:marLeft w:val="0"/>
              <w:marRight w:val="0"/>
              <w:marTop w:val="0"/>
              <w:marBottom w:val="0"/>
              <w:divBdr>
                <w:top w:val="none" w:sz="0" w:space="0" w:color="auto"/>
                <w:left w:val="none" w:sz="0" w:space="0" w:color="auto"/>
                <w:bottom w:val="none" w:sz="0" w:space="0" w:color="auto"/>
                <w:right w:val="none" w:sz="0" w:space="0" w:color="auto"/>
              </w:divBdr>
            </w:div>
            <w:div w:id="13740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1179">
      <w:bodyDiv w:val="1"/>
      <w:marLeft w:val="0"/>
      <w:marRight w:val="0"/>
      <w:marTop w:val="0"/>
      <w:marBottom w:val="0"/>
      <w:divBdr>
        <w:top w:val="none" w:sz="0" w:space="0" w:color="auto"/>
        <w:left w:val="none" w:sz="0" w:space="0" w:color="auto"/>
        <w:bottom w:val="none" w:sz="0" w:space="0" w:color="auto"/>
        <w:right w:val="none" w:sz="0" w:space="0" w:color="auto"/>
      </w:divBdr>
      <w:divsChild>
        <w:div w:id="523400713">
          <w:marLeft w:val="0"/>
          <w:marRight w:val="0"/>
          <w:marTop w:val="0"/>
          <w:marBottom w:val="0"/>
          <w:divBdr>
            <w:top w:val="none" w:sz="0" w:space="0" w:color="auto"/>
            <w:left w:val="none" w:sz="0" w:space="0" w:color="auto"/>
            <w:bottom w:val="none" w:sz="0" w:space="0" w:color="auto"/>
            <w:right w:val="none" w:sz="0" w:space="0" w:color="auto"/>
          </w:divBdr>
          <w:divsChild>
            <w:div w:id="614287497">
              <w:marLeft w:val="0"/>
              <w:marRight w:val="0"/>
              <w:marTop w:val="0"/>
              <w:marBottom w:val="0"/>
              <w:divBdr>
                <w:top w:val="none" w:sz="0" w:space="0" w:color="auto"/>
                <w:left w:val="none" w:sz="0" w:space="0" w:color="auto"/>
                <w:bottom w:val="none" w:sz="0" w:space="0" w:color="auto"/>
                <w:right w:val="none" w:sz="0" w:space="0" w:color="auto"/>
              </w:divBdr>
            </w:div>
            <w:div w:id="1293291616">
              <w:marLeft w:val="0"/>
              <w:marRight w:val="0"/>
              <w:marTop w:val="0"/>
              <w:marBottom w:val="0"/>
              <w:divBdr>
                <w:top w:val="none" w:sz="0" w:space="0" w:color="auto"/>
                <w:left w:val="none" w:sz="0" w:space="0" w:color="auto"/>
                <w:bottom w:val="none" w:sz="0" w:space="0" w:color="auto"/>
                <w:right w:val="none" w:sz="0" w:space="0" w:color="auto"/>
              </w:divBdr>
            </w:div>
            <w:div w:id="1378818212">
              <w:marLeft w:val="0"/>
              <w:marRight w:val="0"/>
              <w:marTop w:val="0"/>
              <w:marBottom w:val="0"/>
              <w:divBdr>
                <w:top w:val="none" w:sz="0" w:space="0" w:color="auto"/>
                <w:left w:val="none" w:sz="0" w:space="0" w:color="auto"/>
                <w:bottom w:val="none" w:sz="0" w:space="0" w:color="auto"/>
                <w:right w:val="none" w:sz="0" w:space="0" w:color="auto"/>
              </w:divBdr>
            </w:div>
            <w:div w:id="1692946870">
              <w:marLeft w:val="0"/>
              <w:marRight w:val="0"/>
              <w:marTop w:val="0"/>
              <w:marBottom w:val="0"/>
              <w:divBdr>
                <w:top w:val="none" w:sz="0" w:space="0" w:color="auto"/>
                <w:left w:val="none" w:sz="0" w:space="0" w:color="auto"/>
                <w:bottom w:val="none" w:sz="0" w:space="0" w:color="auto"/>
                <w:right w:val="none" w:sz="0" w:space="0" w:color="auto"/>
              </w:divBdr>
            </w:div>
            <w:div w:id="1092627042">
              <w:marLeft w:val="0"/>
              <w:marRight w:val="0"/>
              <w:marTop w:val="0"/>
              <w:marBottom w:val="0"/>
              <w:divBdr>
                <w:top w:val="none" w:sz="0" w:space="0" w:color="auto"/>
                <w:left w:val="none" w:sz="0" w:space="0" w:color="auto"/>
                <w:bottom w:val="none" w:sz="0" w:space="0" w:color="auto"/>
                <w:right w:val="none" w:sz="0" w:space="0" w:color="auto"/>
              </w:divBdr>
            </w:div>
            <w:div w:id="192809796">
              <w:marLeft w:val="0"/>
              <w:marRight w:val="0"/>
              <w:marTop w:val="0"/>
              <w:marBottom w:val="0"/>
              <w:divBdr>
                <w:top w:val="none" w:sz="0" w:space="0" w:color="auto"/>
                <w:left w:val="none" w:sz="0" w:space="0" w:color="auto"/>
                <w:bottom w:val="none" w:sz="0" w:space="0" w:color="auto"/>
                <w:right w:val="none" w:sz="0" w:space="0" w:color="auto"/>
              </w:divBdr>
            </w:div>
            <w:div w:id="796417448">
              <w:marLeft w:val="0"/>
              <w:marRight w:val="0"/>
              <w:marTop w:val="0"/>
              <w:marBottom w:val="0"/>
              <w:divBdr>
                <w:top w:val="none" w:sz="0" w:space="0" w:color="auto"/>
                <w:left w:val="none" w:sz="0" w:space="0" w:color="auto"/>
                <w:bottom w:val="none" w:sz="0" w:space="0" w:color="auto"/>
                <w:right w:val="none" w:sz="0" w:space="0" w:color="auto"/>
              </w:divBdr>
            </w:div>
            <w:div w:id="190145813">
              <w:marLeft w:val="0"/>
              <w:marRight w:val="0"/>
              <w:marTop w:val="0"/>
              <w:marBottom w:val="0"/>
              <w:divBdr>
                <w:top w:val="none" w:sz="0" w:space="0" w:color="auto"/>
                <w:left w:val="none" w:sz="0" w:space="0" w:color="auto"/>
                <w:bottom w:val="none" w:sz="0" w:space="0" w:color="auto"/>
                <w:right w:val="none" w:sz="0" w:space="0" w:color="auto"/>
              </w:divBdr>
            </w:div>
            <w:div w:id="1837186665">
              <w:marLeft w:val="0"/>
              <w:marRight w:val="0"/>
              <w:marTop w:val="0"/>
              <w:marBottom w:val="0"/>
              <w:divBdr>
                <w:top w:val="none" w:sz="0" w:space="0" w:color="auto"/>
                <w:left w:val="none" w:sz="0" w:space="0" w:color="auto"/>
                <w:bottom w:val="none" w:sz="0" w:space="0" w:color="auto"/>
                <w:right w:val="none" w:sz="0" w:space="0" w:color="auto"/>
              </w:divBdr>
            </w:div>
            <w:div w:id="1753353527">
              <w:marLeft w:val="0"/>
              <w:marRight w:val="0"/>
              <w:marTop w:val="0"/>
              <w:marBottom w:val="0"/>
              <w:divBdr>
                <w:top w:val="none" w:sz="0" w:space="0" w:color="auto"/>
                <w:left w:val="none" w:sz="0" w:space="0" w:color="auto"/>
                <w:bottom w:val="none" w:sz="0" w:space="0" w:color="auto"/>
                <w:right w:val="none" w:sz="0" w:space="0" w:color="auto"/>
              </w:divBdr>
            </w:div>
            <w:div w:id="2140217197">
              <w:marLeft w:val="0"/>
              <w:marRight w:val="0"/>
              <w:marTop w:val="0"/>
              <w:marBottom w:val="0"/>
              <w:divBdr>
                <w:top w:val="none" w:sz="0" w:space="0" w:color="auto"/>
                <w:left w:val="none" w:sz="0" w:space="0" w:color="auto"/>
                <w:bottom w:val="none" w:sz="0" w:space="0" w:color="auto"/>
                <w:right w:val="none" w:sz="0" w:space="0" w:color="auto"/>
              </w:divBdr>
            </w:div>
            <w:div w:id="803162097">
              <w:marLeft w:val="0"/>
              <w:marRight w:val="0"/>
              <w:marTop w:val="0"/>
              <w:marBottom w:val="0"/>
              <w:divBdr>
                <w:top w:val="none" w:sz="0" w:space="0" w:color="auto"/>
                <w:left w:val="none" w:sz="0" w:space="0" w:color="auto"/>
                <w:bottom w:val="none" w:sz="0" w:space="0" w:color="auto"/>
                <w:right w:val="none" w:sz="0" w:space="0" w:color="auto"/>
              </w:divBdr>
            </w:div>
            <w:div w:id="408696012">
              <w:marLeft w:val="0"/>
              <w:marRight w:val="0"/>
              <w:marTop w:val="0"/>
              <w:marBottom w:val="0"/>
              <w:divBdr>
                <w:top w:val="none" w:sz="0" w:space="0" w:color="auto"/>
                <w:left w:val="none" w:sz="0" w:space="0" w:color="auto"/>
                <w:bottom w:val="none" w:sz="0" w:space="0" w:color="auto"/>
                <w:right w:val="none" w:sz="0" w:space="0" w:color="auto"/>
              </w:divBdr>
            </w:div>
            <w:div w:id="499853466">
              <w:marLeft w:val="0"/>
              <w:marRight w:val="0"/>
              <w:marTop w:val="0"/>
              <w:marBottom w:val="0"/>
              <w:divBdr>
                <w:top w:val="none" w:sz="0" w:space="0" w:color="auto"/>
                <w:left w:val="none" w:sz="0" w:space="0" w:color="auto"/>
                <w:bottom w:val="none" w:sz="0" w:space="0" w:color="auto"/>
                <w:right w:val="none" w:sz="0" w:space="0" w:color="auto"/>
              </w:divBdr>
            </w:div>
            <w:div w:id="1005018999">
              <w:marLeft w:val="0"/>
              <w:marRight w:val="0"/>
              <w:marTop w:val="0"/>
              <w:marBottom w:val="0"/>
              <w:divBdr>
                <w:top w:val="none" w:sz="0" w:space="0" w:color="auto"/>
                <w:left w:val="none" w:sz="0" w:space="0" w:color="auto"/>
                <w:bottom w:val="none" w:sz="0" w:space="0" w:color="auto"/>
                <w:right w:val="none" w:sz="0" w:space="0" w:color="auto"/>
              </w:divBdr>
            </w:div>
            <w:div w:id="118646591">
              <w:marLeft w:val="0"/>
              <w:marRight w:val="0"/>
              <w:marTop w:val="0"/>
              <w:marBottom w:val="0"/>
              <w:divBdr>
                <w:top w:val="none" w:sz="0" w:space="0" w:color="auto"/>
                <w:left w:val="none" w:sz="0" w:space="0" w:color="auto"/>
                <w:bottom w:val="none" w:sz="0" w:space="0" w:color="auto"/>
                <w:right w:val="none" w:sz="0" w:space="0" w:color="auto"/>
              </w:divBdr>
            </w:div>
            <w:div w:id="2034763817">
              <w:marLeft w:val="0"/>
              <w:marRight w:val="0"/>
              <w:marTop w:val="0"/>
              <w:marBottom w:val="0"/>
              <w:divBdr>
                <w:top w:val="none" w:sz="0" w:space="0" w:color="auto"/>
                <w:left w:val="none" w:sz="0" w:space="0" w:color="auto"/>
                <w:bottom w:val="none" w:sz="0" w:space="0" w:color="auto"/>
                <w:right w:val="none" w:sz="0" w:space="0" w:color="auto"/>
              </w:divBdr>
            </w:div>
            <w:div w:id="475955127">
              <w:marLeft w:val="0"/>
              <w:marRight w:val="0"/>
              <w:marTop w:val="0"/>
              <w:marBottom w:val="0"/>
              <w:divBdr>
                <w:top w:val="none" w:sz="0" w:space="0" w:color="auto"/>
                <w:left w:val="none" w:sz="0" w:space="0" w:color="auto"/>
                <w:bottom w:val="none" w:sz="0" w:space="0" w:color="auto"/>
                <w:right w:val="none" w:sz="0" w:space="0" w:color="auto"/>
              </w:divBdr>
            </w:div>
            <w:div w:id="977419415">
              <w:marLeft w:val="0"/>
              <w:marRight w:val="0"/>
              <w:marTop w:val="0"/>
              <w:marBottom w:val="0"/>
              <w:divBdr>
                <w:top w:val="none" w:sz="0" w:space="0" w:color="auto"/>
                <w:left w:val="none" w:sz="0" w:space="0" w:color="auto"/>
                <w:bottom w:val="none" w:sz="0" w:space="0" w:color="auto"/>
                <w:right w:val="none" w:sz="0" w:space="0" w:color="auto"/>
              </w:divBdr>
            </w:div>
            <w:div w:id="162286660">
              <w:marLeft w:val="0"/>
              <w:marRight w:val="0"/>
              <w:marTop w:val="0"/>
              <w:marBottom w:val="0"/>
              <w:divBdr>
                <w:top w:val="none" w:sz="0" w:space="0" w:color="auto"/>
                <w:left w:val="none" w:sz="0" w:space="0" w:color="auto"/>
                <w:bottom w:val="none" w:sz="0" w:space="0" w:color="auto"/>
                <w:right w:val="none" w:sz="0" w:space="0" w:color="auto"/>
              </w:divBdr>
            </w:div>
            <w:div w:id="1831021468">
              <w:marLeft w:val="0"/>
              <w:marRight w:val="0"/>
              <w:marTop w:val="0"/>
              <w:marBottom w:val="0"/>
              <w:divBdr>
                <w:top w:val="none" w:sz="0" w:space="0" w:color="auto"/>
                <w:left w:val="none" w:sz="0" w:space="0" w:color="auto"/>
                <w:bottom w:val="none" w:sz="0" w:space="0" w:color="auto"/>
                <w:right w:val="none" w:sz="0" w:space="0" w:color="auto"/>
              </w:divBdr>
            </w:div>
            <w:div w:id="293142746">
              <w:marLeft w:val="0"/>
              <w:marRight w:val="0"/>
              <w:marTop w:val="0"/>
              <w:marBottom w:val="0"/>
              <w:divBdr>
                <w:top w:val="none" w:sz="0" w:space="0" w:color="auto"/>
                <w:left w:val="none" w:sz="0" w:space="0" w:color="auto"/>
                <w:bottom w:val="none" w:sz="0" w:space="0" w:color="auto"/>
                <w:right w:val="none" w:sz="0" w:space="0" w:color="auto"/>
              </w:divBdr>
            </w:div>
            <w:div w:id="851576639">
              <w:marLeft w:val="0"/>
              <w:marRight w:val="0"/>
              <w:marTop w:val="0"/>
              <w:marBottom w:val="0"/>
              <w:divBdr>
                <w:top w:val="none" w:sz="0" w:space="0" w:color="auto"/>
                <w:left w:val="none" w:sz="0" w:space="0" w:color="auto"/>
                <w:bottom w:val="none" w:sz="0" w:space="0" w:color="auto"/>
                <w:right w:val="none" w:sz="0" w:space="0" w:color="auto"/>
              </w:divBdr>
            </w:div>
            <w:div w:id="356859206">
              <w:marLeft w:val="0"/>
              <w:marRight w:val="0"/>
              <w:marTop w:val="0"/>
              <w:marBottom w:val="0"/>
              <w:divBdr>
                <w:top w:val="none" w:sz="0" w:space="0" w:color="auto"/>
                <w:left w:val="none" w:sz="0" w:space="0" w:color="auto"/>
                <w:bottom w:val="none" w:sz="0" w:space="0" w:color="auto"/>
                <w:right w:val="none" w:sz="0" w:space="0" w:color="auto"/>
              </w:divBdr>
            </w:div>
            <w:div w:id="1277907953">
              <w:marLeft w:val="0"/>
              <w:marRight w:val="0"/>
              <w:marTop w:val="0"/>
              <w:marBottom w:val="0"/>
              <w:divBdr>
                <w:top w:val="none" w:sz="0" w:space="0" w:color="auto"/>
                <w:left w:val="none" w:sz="0" w:space="0" w:color="auto"/>
                <w:bottom w:val="none" w:sz="0" w:space="0" w:color="auto"/>
                <w:right w:val="none" w:sz="0" w:space="0" w:color="auto"/>
              </w:divBdr>
            </w:div>
            <w:div w:id="1704014250">
              <w:marLeft w:val="0"/>
              <w:marRight w:val="0"/>
              <w:marTop w:val="0"/>
              <w:marBottom w:val="0"/>
              <w:divBdr>
                <w:top w:val="none" w:sz="0" w:space="0" w:color="auto"/>
                <w:left w:val="none" w:sz="0" w:space="0" w:color="auto"/>
                <w:bottom w:val="none" w:sz="0" w:space="0" w:color="auto"/>
                <w:right w:val="none" w:sz="0" w:space="0" w:color="auto"/>
              </w:divBdr>
            </w:div>
            <w:div w:id="1535535636">
              <w:marLeft w:val="0"/>
              <w:marRight w:val="0"/>
              <w:marTop w:val="0"/>
              <w:marBottom w:val="0"/>
              <w:divBdr>
                <w:top w:val="none" w:sz="0" w:space="0" w:color="auto"/>
                <w:left w:val="none" w:sz="0" w:space="0" w:color="auto"/>
                <w:bottom w:val="none" w:sz="0" w:space="0" w:color="auto"/>
                <w:right w:val="none" w:sz="0" w:space="0" w:color="auto"/>
              </w:divBdr>
            </w:div>
            <w:div w:id="661083854">
              <w:marLeft w:val="0"/>
              <w:marRight w:val="0"/>
              <w:marTop w:val="0"/>
              <w:marBottom w:val="0"/>
              <w:divBdr>
                <w:top w:val="none" w:sz="0" w:space="0" w:color="auto"/>
                <w:left w:val="none" w:sz="0" w:space="0" w:color="auto"/>
                <w:bottom w:val="none" w:sz="0" w:space="0" w:color="auto"/>
                <w:right w:val="none" w:sz="0" w:space="0" w:color="auto"/>
              </w:divBdr>
            </w:div>
            <w:div w:id="930119649">
              <w:marLeft w:val="0"/>
              <w:marRight w:val="0"/>
              <w:marTop w:val="0"/>
              <w:marBottom w:val="0"/>
              <w:divBdr>
                <w:top w:val="none" w:sz="0" w:space="0" w:color="auto"/>
                <w:left w:val="none" w:sz="0" w:space="0" w:color="auto"/>
                <w:bottom w:val="none" w:sz="0" w:space="0" w:color="auto"/>
                <w:right w:val="none" w:sz="0" w:space="0" w:color="auto"/>
              </w:divBdr>
            </w:div>
            <w:div w:id="222065157">
              <w:marLeft w:val="0"/>
              <w:marRight w:val="0"/>
              <w:marTop w:val="0"/>
              <w:marBottom w:val="0"/>
              <w:divBdr>
                <w:top w:val="none" w:sz="0" w:space="0" w:color="auto"/>
                <w:left w:val="none" w:sz="0" w:space="0" w:color="auto"/>
                <w:bottom w:val="none" w:sz="0" w:space="0" w:color="auto"/>
                <w:right w:val="none" w:sz="0" w:space="0" w:color="auto"/>
              </w:divBdr>
            </w:div>
            <w:div w:id="1471895418">
              <w:marLeft w:val="0"/>
              <w:marRight w:val="0"/>
              <w:marTop w:val="0"/>
              <w:marBottom w:val="0"/>
              <w:divBdr>
                <w:top w:val="none" w:sz="0" w:space="0" w:color="auto"/>
                <w:left w:val="none" w:sz="0" w:space="0" w:color="auto"/>
                <w:bottom w:val="none" w:sz="0" w:space="0" w:color="auto"/>
                <w:right w:val="none" w:sz="0" w:space="0" w:color="auto"/>
              </w:divBdr>
            </w:div>
            <w:div w:id="242684694">
              <w:marLeft w:val="0"/>
              <w:marRight w:val="0"/>
              <w:marTop w:val="0"/>
              <w:marBottom w:val="0"/>
              <w:divBdr>
                <w:top w:val="none" w:sz="0" w:space="0" w:color="auto"/>
                <w:left w:val="none" w:sz="0" w:space="0" w:color="auto"/>
                <w:bottom w:val="none" w:sz="0" w:space="0" w:color="auto"/>
                <w:right w:val="none" w:sz="0" w:space="0" w:color="auto"/>
              </w:divBdr>
            </w:div>
            <w:div w:id="1026834715">
              <w:marLeft w:val="0"/>
              <w:marRight w:val="0"/>
              <w:marTop w:val="0"/>
              <w:marBottom w:val="0"/>
              <w:divBdr>
                <w:top w:val="none" w:sz="0" w:space="0" w:color="auto"/>
                <w:left w:val="none" w:sz="0" w:space="0" w:color="auto"/>
                <w:bottom w:val="none" w:sz="0" w:space="0" w:color="auto"/>
                <w:right w:val="none" w:sz="0" w:space="0" w:color="auto"/>
              </w:divBdr>
            </w:div>
            <w:div w:id="1458137848">
              <w:marLeft w:val="0"/>
              <w:marRight w:val="0"/>
              <w:marTop w:val="0"/>
              <w:marBottom w:val="0"/>
              <w:divBdr>
                <w:top w:val="none" w:sz="0" w:space="0" w:color="auto"/>
                <w:left w:val="none" w:sz="0" w:space="0" w:color="auto"/>
                <w:bottom w:val="none" w:sz="0" w:space="0" w:color="auto"/>
                <w:right w:val="none" w:sz="0" w:space="0" w:color="auto"/>
              </w:divBdr>
            </w:div>
            <w:div w:id="1381322767">
              <w:marLeft w:val="0"/>
              <w:marRight w:val="0"/>
              <w:marTop w:val="0"/>
              <w:marBottom w:val="0"/>
              <w:divBdr>
                <w:top w:val="none" w:sz="0" w:space="0" w:color="auto"/>
                <w:left w:val="none" w:sz="0" w:space="0" w:color="auto"/>
                <w:bottom w:val="none" w:sz="0" w:space="0" w:color="auto"/>
                <w:right w:val="none" w:sz="0" w:space="0" w:color="auto"/>
              </w:divBdr>
            </w:div>
            <w:div w:id="1890915141">
              <w:marLeft w:val="0"/>
              <w:marRight w:val="0"/>
              <w:marTop w:val="0"/>
              <w:marBottom w:val="0"/>
              <w:divBdr>
                <w:top w:val="none" w:sz="0" w:space="0" w:color="auto"/>
                <w:left w:val="none" w:sz="0" w:space="0" w:color="auto"/>
                <w:bottom w:val="none" w:sz="0" w:space="0" w:color="auto"/>
                <w:right w:val="none" w:sz="0" w:space="0" w:color="auto"/>
              </w:divBdr>
            </w:div>
            <w:div w:id="1373307897">
              <w:marLeft w:val="0"/>
              <w:marRight w:val="0"/>
              <w:marTop w:val="0"/>
              <w:marBottom w:val="0"/>
              <w:divBdr>
                <w:top w:val="none" w:sz="0" w:space="0" w:color="auto"/>
                <w:left w:val="none" w:sz="0" w:space="0" w:color="auto"/>
                <w:bottom w:val="none" w:sz="0" w:space="0" w:color="auto"/>
                <w:right w:val="none" w:sz="0" w:space="0" w:color="auto"/>
              </w:divBdr>
            </w:div>
            <w:div w:id="1920602631">
              <w:marLeft w:val="0"/>
              <w:marRight w:val="0"/>
              <w:marTop w:val="0"/>
              <w:marBottom w:val="0"/>
              <w:divBdr>
                <w:top w:val="none" w:sz="0" w:space="0" w:color="auto"/>
                <w:left w:val="none" w:sz="0" w:space="0" w:color="auto"/>
                <w:bottom w:val="none" w:sz="0" w:space="0" w:color="auto"/>
                <w:right w:val="none" w:sz="0" w:space="0" w:color="auto"/>
              </w:divBdr>
            </w:div>
            <w:div w:id="837621629">
              <w:marLeft w:val="0"/>
              <w:marRight w:val="0"/>
              <w:marTop w:val="0"/>
              <w:marBottom w:val="0"/>
              <w:divBdr>
                <w:top w:val="none" w:sz="0" w:space="0" w:color="auto"/>
                <w:left w:val="none" w:sz="0" w:space="0" w:color="auto"/>
                <w:bottom w:val="none" w:sz="0" w:space="0" w:color="auto"/>
                <w:right w:val="none" w:sz="0" w:space="0" w:color="auto"/>
              </w:divBdr>
            </w:div>
            <w:div w:id="478037530">
              <w:marLeft w:val="0"/>
              <w:marRight w:val="0"/>
              <w:marTop w:val="0"/>
              <w:marBottom w:val="0"/>
              <w:divBdr>
                <w:top w:val="none" w:sz="0" w:space="0" w:color="auto"/>
                <w:left w:val="none" w:sz="0" w:space="0" w:color="auto"/>
                <w:bottom w:val="none" w:sz="0" w:space="0" w:color="auto"/>
                <w:right w:val="none" w:sz="0" w:space="0" w:color="auto"/>
              </w:divBdr>
            </w:div>
            <w:div w:id="1653295718">
              <w:marLeft w:val="0"/>
              <w:marRight w:val="0"/>
              <w:marTop w:val="0"/>
              <w:marBottom w:val="0"/>
              <w:divBdr>
                <w:top w:val="none" w:sz="0" w:space="0" w:color="auto"/>
                <w:left w:val="none" w:sz="0" w:space="0" w:color="auto"/>
                <w:bottom w:val="none" w:sz="0" w:space="0" w:color="auto"/>
                <w:right w:val="none" w:sz="0" w:space="0" w:color="auto"/>
              </w:divBdr>
            </w:div>
            <w:div w:id="1331132464">
              <w:marLeft w:val="0"/>
              <w:marRight w:val="0"/>
              <w:marTop w:val="0"/>
              <w:marBottom w:val="0"/>
              <w:divBdr>
                <w:top w:val="none" w:sz="0" w:space="0" w:color="auto"/>
                <w:left w:val="none" w:sz="0" w:space="0" w:color="auto"/>
                <w:bottom w:val="none" w:sz="0" w:space="0" w:color="auto"/>
                <w:right w:val="none" w:sz="0" w:space="0" w:color="auto"/>
              </w:divBdr>
            </w:div>
            <w:div w:id="2101757415">
              <w:marLeft w:val="0"/>
              <w:marRight w:val="0"/>
              <w:marTop w:val="0"/>
              <w:marBottom w:val="0"/>
              <w:divBdr>
                <w:top w:val="none" w:sz="0" w:space="0" w:color="auto"/>
                <w:left w:val="none" w:sz="0" w:space="0" w:color="auto"/>
                <w:bottom w:val="none" w:sz="0" w:space="0" w:color="auto"/>
                <w:right w:val="none" w:sz="0" w:space="0" w:color="auto"/>
              </w:divBdr>
            </w:div>
            <w:div w:id="980036977">
              <w:marLeft w:val="0"/>
              <w:marRight w:val="0"/>
              <w:marTop w:val="0"/>
              <w:marBottom w:val="0"/>
              <w:divBdr>
                <w:top w:val="none" w:sz="0" w:space="0" w:color="auto"/>
                <w:left w:val="none" w:sz="0" w:space="0" w:color="auto"/>
                <w:bottom w:val="none" w:sz="0" w:space="0" w:color="auto"/>
                <w:right w:val="none" w:sz="0" w:space="0" w:color="auto"/>
              </w:divBdr>
            </w:div>
            <w:div w:id="1457797751">
              <w:marLeft w:val="0"/>
              <w:marRight w:val="0"/>
              <w:marTop w:val="0"/>
              <w:marBottom w:val="0"/>
              <w:divBdr>
                <w:top w:val="none" w:sz="0" w:space="0" w:color="auto"/>
                <w:left w:val="none" w:sz="0" w:space="0" w:color="auto"/>
                <w:bottom w:val="none" w:sz="0" w:space="0" w:color="auto"/>
                <w:right w:val="none" w:sz="0" w:space="0" w:color="auto"/>
              </w:divBdr>
            </w:div>
            <w:div w:id="2100982955">
              <w:marLeft w:val="0"/>
              <w:marRight w:val="0"/>
              <w:marTop w:val="0"/>
              <w:marBottom w:val="0"/>
              <w:divBdr>
                <w:top w:val="none" w:sz="0" w:space="0" w:color="auto"/>
                <w:left w:val="none" w:sz="0" w:space="0" w:color="auto"/>
                <w:bottom w:val="none" w:sz="0" w:space="0" w:color="auto"/>
                <w:right w:val="none" w:sz="0" w:space="0" w:color="auto"/>
              </w:divBdr>
            </w:div>
            <w:div w:id="1720087562">
              <w:marLeft w:val="0"/>
              <w:marRight w:val="0"/>
              <w:marTop w:val="0"/>
              <w:marBottom w:val="0"/>
              <w:divBdr>
                <w:top w:val="none" w:sz="0" w:space="0" w:color="auto"/>
                <w:left w:val="none" w:sz="0" w:space="0" w:color="auto"/>
                <w:bottom w:val="none" w:sz="0" w:space="0" w:color="auto"/>
                <w:right w:val="none" w:sz="0" w:space="0" w:color="auto"/>
              </w:divBdr>
            </w:div>
            <w:div w:id="1274635296">
              <w:marLeft w:val="0"/>
              <w:marRight w:val="0"/>
              <w:marTop w:val="0"/>
              <w:marBottom w:val="0"/>
              <w:divBdr>
                <w:top w:val="none" w:sz="0" w:space="0" w:color="auto"/>
                <w:left w:val="none" w:sz="0" w:space="0" w:color="auto"/>
                <w:bottom w:val="none" w:sz="0" w:space="0" w:color="auto"/>
                <w:right w:val="none" w:sz="0" w:space="0" w:color="auto"/>
              </w:divBdr>
            </w:div>
            <w:div w:id="862209308">
              <w:marLeft w:val="0"/>
              <w:marRight w:val="0"/>
              <w:marTop w:val="0"/>
              <w:marBottom w:val="0"/>
              <w:divBdr>
                <w:top w:val="none" w:sz="0" w:space="0" w:color="auto"/>
                <w:left w:val="none" w:sz="0" w:space="0" w:color="auto"/>
                <w:bottom w:val="none" w:sz="0" w:space="0" w:color="auto"/>
                <w:right w:val="none" w:sz="0" w:space="0" w:color="auto"/>
              </w:divBdr>
            </w:div>
            <w:div w:id="1565683074">
              <w:marLeft w:val="0"/>
              <w:marRight w:val="0"/>
              <w:marTop w:val="0"/>
              <w:marBottom w:val="0"/>
              <w:divBdr>
                <w:top w:val="none" w:sz="0" w:space="0" w:color="auto"/>
                <w:left w:val="none" w:sz="0" w:space="0" w:color="auto"/>
                <w:bottom w:val="none" w:sz="0" w:space="0" w:color="auto"/>
                <w:right w:val="none" w:sz="0" w:space="0" w:color="auto"/>
              </w:divBdr>
            </w:div>
            <w:div w:id="1004435181">
              <w:marLeft w:val="0"/>
              <w:marRight w:val="0"/>
              <w:marTop w:val="0"/>
              <w:marBottom w:val="0"/>
              <w:divBdr>
                <w:top w:val="none" w:sz="0" w:space="0" w:color="auto"/>
                <w:left w:val="none" w:sz="0" w:space="0" w:color="auto"/>
                <w:bottom w:val="none" w:sz="0" w:space="0" w:color="auto"/>
                <w:right w:val="none" w:sz="0" w:space="0" w:color="auto"/>
              </w:divBdr>
            </w:div>
            <w:div w:id="303318462">
              <w:marLeft w:val="0"/>
              <w:marRight w:val="0"/>
              <w:marTop w:val="0"/>
              <w:marBottom w:val="0"/>
              <w:divBdr>
                <w:top w:val="none" w:sz="0" w:space="0" w:color="auto"/>
                <w:left w:val="none" w:sz="0" w:space="0" w:color="auto"/>
                <w:bottom w:val="none" w:sz="0" w:space="0" w:color="auto"/>
                <w:right w:val="none" w:sz="0" w:space="0" w:color="auto"/>
              </w:divBdr>
            </w:div>
            <w:div w:id="848327382">
              <w:marLeft w:val="0"/>
              <w:marRight w:val="0"/>
              <w:marTop w:val="0"/>
              <w:marBottom w:val="0"/>
              <w:divBdr>
                <w:top w:val="none" w:sz="0" w:space="0" w:color="auto"/>
                <w:left w:val="none" w:sz="0" w:space="0" w:color="auto"/>
                <w:bottom w:val="none" w:sz="0" w:space="0" w:color="auto"/>
                <w:right w:val="none" w:sz="0" w:space="0" w:color="auto"/>
              </w:divBdr>
            </w:div>
            <w:div w:id="530383329">
              <w:marLeft w:val="0"/>
              <w:marRight w:val="0"/>
              <w:marTop w:val="0"/>
              <w:marBottom w:val="0"/>
              <w:divBdr>
                <w:top w:val="none" w:sz="0" w:space="0" w:color="auto"/>
                <w:left w:val="none" w:sz="0" w:space="0" w:color="auto"/>
                <w:bottom w:val="none" w:sz="0" w:space="0" w:color="auto"/>
                <w:right w:val="none" w:sz="0" w:space="0" w:color="auto"/>
              </w:divBdr>
            </w:div>
            <w:div w:id="412436380">
              <w:marLeft w:val="0"/>
              <w:marRight w:val="0"/>
              <w:marTop w:val="0"/>
              <w:marBottom w:val="0"/>
              <w:divBdr>
                <w:top w:val="none" w:sz="0" w:space="0" w:color="auto"/>
                <w:left w:val="none" w:sz="0" w:space="0" w:color="auto"/>
                <w:bottom w:val="none" w:sz="0" w:space="0" w:color="auto"/>
                <w:right w:val="none" w:sz="0" w:space="0" w:color="auto"/>
              </w:divBdr>
            </w:div>
            <w:div w:id="1454861481">
              <w:marLeft w:val="0"/>
              <w:marRight w:val="0"/>
              <w:marTop w:val="0"/>
              <w:marBottom w:val="0"/>
              <w:divBdr>
                <w:top w:val="none" w:sz="0" w:space="0" w:color="auto"/>
                <w:left w:val="none" w:sz="0" w:space="0" w:color="auto"/>
                <w:bottom w:val="none" w:sz="0" w:space="0" w:color="auto"/>
                <w:right w:val="none" w:sz="0" w:space="0" w:color="auto"/>
              </w:divBdr>
            </w:div>
            <w:div w:id="794181682">
              <w:marLeft w:val="0"/>
              <w:marRight w:val="0"/>
              <w:marTop w:val="0"/>
              <w:marBottom w:val="0"/>
              <w:divBdr>
                <w:top w:val="none" w:sz="0" w:space="0" w:color="auto"/>
                <w:left w:val="none" w:sz="0" w:space="0" w:color="auto"/>
                <w:bottom w:val="none" w:sz="0" w:space="0" w:color="auto"/>
                <w:right w:val="none" w:sz="0" w:space="0" w:color="auto"/>
              </w:divBdr>
            </w:div>
            <w:div w:id="1372455068">
              <w:marLeft w:val="0"/>
              <w:marRight w:val="0"/>
              <w:marTop w:val="0"/>
              <w:marBottom w:val="0"/>
              <w:divBdr>
                <w:top w:val="none" w:sz="0" w:space="0" w:color="auto"/>
                <w:left w:val="none" w:sz="0" w:space="0" w:color="auto"/>
                <w:bottom w:val="none" w:sz="0" w:space="0" w:color="auto"/>
                <w:right w:val="none" w:sz="0" w:space="0" w:color="auto"/>
              </w:divBdr>
            </w:div>
            <w:div w:id="1460297540">
              <w:marLeft w:val="0"/>
              <w:marRight w:val="0"/>
              <w:marTop w:val="0"/>
              <w:marBottom w:val="0"/>
              <w:divBdr>
                <w:top w:val="none" w:sz="0" w:space="0" w:color="auto"/>
                <w:left w:val="none" w:sz="0" w:space="0" w:color="auto"/>
                <w:bottom w:val="none" w:sz="0" w:space="0" w:color="auto"/>
                <w:right w:val="none" w:sz="0" w:space="0" w:color="auto"/>
              </w:divBdr>
            </w:div>
            <w:div w:id="1764646462">
              <w:marLeft w:val="0"/>
              <w:marRight w:val="0"/>
              <w:marTop w:val="0"/>
              <w:marBottom w:val="0"/>
              <w:divBdr>
                <w:top w:val="none" w:sz="0" w:space="0" w:color="auto"/>
                <w:left w:val="none" w:sz="0" w:space="0" w:color="auto"/>
                <w:bottom w:val="none" w:sz="0" w:space="0" w:color="auto"/>
                <w:right w:val="none" w:sz="0" w:space="0" w:color="auto"/>
              </w:divBdr>
            </w:div>
            <w:div w:id="463498639">
              <w:marLeft w:val="0"/>
              <w:marRight w:val="0"/>
              <w:marTop w:val="0"/>
              <w:marBottom w:val="0"/>
              <w:divBdr>
                <w:top w:val="none" w:sz="0" w:space="0" w:color="auto"/>
                <w:left w:val="none" w:sz="0" w:space="0" w:color="auto"/>
                <w:bottom w:val="none" w:sz="0" w:space="0" w:color="auto"/>
                <w:right w:val="none" w:sz="0" w:space="0" w:color="auto"/>
              </w:divBdr>
            </w:div>
            <w:div w:id="941033486">
              <w:marLeft w:val="0"/>
              <w:marRight w:val="0"/>
              <w:marTop w:val="0"/>
              <w:marBottom w:val="0"/>
              <w:divBdr>
                <w:top w:val="none" w:sz="0" w:space="0" w:color="auto"/>
                <w:left w:val="none" w:sz="0" w:space="0" w:color="auto"/>
                <w:bottom w:val="none" w:sz="0" w:space="0" w:color="auto"/>
                <w:right w:val="none" w:sz="0" w:space="0" w:color="auto"/>
              </w:divBdr>
            </w:div>
            <w:div w:id="343829530">
              <w:marLeft w:val="0"/>
              <w:marRight w:val="0"/>
              <w:marTop w:val="0"/>
              <w:marBottom w:val="0"/>
              <w:divBdr>
                <w:top w:val="none" w:sz="0" w:space="0" w:color="auto"/>
                <w:left w:val="none" w:sz="0" w:space="0" w:color="auto"/>
                <w:bottom w:val="none" w:sz="0" w:space="0" w:color="auto"/>
                <w:right w:val="none" w:sz="0" w:space="0" w:color="auto"/>
              </w:divBdr>
            </w:div>
            <w:div w:id="1538470667">
              <w:marLeft w:val="0"/>
              <w:marRight w:val="0"/>
              <w:marTop w:val="0"/>
              <w:marBottom w:val="0"/>
              <w:divBdr>
                <w:top w:val="none" w:sz="0" w:space="0" w:color="auto"/>
                <w:left w:val="none" w:sz="0" w:space="0" w:color="auto"/>
                <w:bottom w:val="none" w:sz="0" w:space="0" w:color="auto"/>
                <w:right w:val="none" w:sz="0" w:space="0" w:color="auto"/>
              </w:divBdr>
            </w:div>
            <w:div w:id="1247301360">
              <w:marLeft w:val="0"/>
              <w:marRight w:val="0"/>
              <w:marTop w:val="0"/>
              <w:marBottom w:val="0"/>
              <w:divBdr>
                <w:top w:val="none" w:sz="0" w:space="0" w:color="auto"/>
                <w:left w:val="none" w:sz="0" w:space="0" w:color="auto"/>
                <w:bottom w:val="none" w:sz="0" w:space="0" w:color="auto"/>
                <w:right w:val="none" w:sz="0" w:space="0" w:color="auto"/>
              </w:divBdr>
            </w:div>
            <w:div w:id="1637249779">
              <w:marLeft w:val="0"/>
              <w:marRight w:val="0"/>
              <w:marTop w:val="0"/>
              <w:marBottom w:val="0"/>
              <w:divBdr>
                <w:top w:val="none" w:sz="0" w:space="0" w:color="auto"/>
                <w:left w:val="none" w:sz="0" w:space="0" w:color="auto"/>
                <w:bottom w:val="none" w:sz="0" w:space="0" w:color="auto"/>
                <w:right w:val="none" w:sz="0" w:space="0" w:color="auto"/>
              </w:divBdr>
            </w:div>
            <w:div w:id="1803306470">
              <w:marLeft w:val="0"/>
              <w:marRight w:val="0"/>
              <w:marTop w:val="0"/>
              <w:marBottom w:val="0"/>
              <w:divBdr>
                <w:top w:val="none" w:sz="0" w:space="0" w:color="auto"/>
                <w:left w:val="none" w:sz="0" w:space="0" w:color="auto"/>
                <w:bottom w:val="none" w:sz="0" w:space="0" w:color="auto"/>
                <w:right w:val="none" w:sz="0" w:space="0" w:color="auto"/>
              </w:divBdr>
            </w:div>
            <w:div w:id="373651646">
              <w:marLeft w:val="0"/>
              <w:marRight w:val="0"/>
              <w:marTop w:val="0"/>
              <w:marBottom w:val="0"/>
              <w:divBdr>
                <w:top w:val="none" w:sz="0" w:space="0" w:color="auto"/>
                <w:left w:val="none" w:sz="0" w:space="0" w:color="auto"/>
                <w:bottom w:val="none" w:sz="0" w:space="0" w:color="auto"/>
                <w:right w:val="none" w:sz="0" w:space="0" w:color="auto"/>
              </w:divBdr>
            </w:div>
            <w:div w:id="914977156">
              <w:marLeft w:val="0"/>
              <w:marRight w:val="0"/>
              <w:marTop w:val="0"/>
              <w:marBottom w:val="0"/>
              <w:divBdr>
                <w:top w:val="none" w:sz="0" w:space="0" w:color="auto"/>
                <w:left w:val="none" w:sz="0" w:space="0" w:color="auto"/>
                <w:bottom w:val="none" w:sz="0" w:space="0" w:color="auto"/>
                <w:right w:val="none" w:sz="0" w:space="0" w:color="auto"/>
              </w:divBdr>
            </w:div>
            <w:div w:id="25640768">
              <w:marLeft w:val="0"/>
              <w:marRight w:val="0"/>
              <w:marTop w:val="0"/>
              <w:marBottom w:val="0"/>
              <w:divBdr>
                <w:top w:val="none" w:sz="0" w:space="0" w:color="auto"/>
                <w:left w:val="none" w:sz="0" w:space="0" w:color="auto"/>
                <w:bottom w:val="none" w:sz="0" w:space="0" w:color="auto"/>
                <w:right w:val="none" w:sz="0" w:space="0" w:color="auto"/>
              </w:divBdr>
            </w:div>
            <w:div w:id="116681567">
              <w:marLeft w:val="0"/>
              <w:marRight w:val="0"/>
              <w:marTop w:val="0"/>
              <w:marBottom w:val="0"/>
              <w:divBdr>
                <w:top w:val="none" w:sz="0" w:space="0" w:color="auto"/>
                <w:left w:val="none" w:sz="0" w:space="0" w:color="auto"/>
                <w:bottom w:val="none" w:sz="0" w:space="0" w:color="auto"/>
                <w:right w:val="none" w:sz="0" w:space="0" w:color="auto"/>
              </w:divBdr>
            </w:div>
            <w:div w:id="1280913413">
              <w:marLeft w:val="0"/>
              <w:marRight w:val="0"/>
              <w:marTop w:val="0"/>
              <w:marBottom w:val="0"/>
              <w:divBdr>
                <w:top w:val="none" w:sz="0" w:space="0" w:color="auto"/>
                <w:left w:val="none" w:sz="0" w:space="0" w:color="auto"/>
                <w:bottom w:val="none" w:sz="0" w:space="0" w:color="auto"/>
                <w:right w:val="none" w:sz="0" w:space="0" w:color="auto"/>
              </w:divBdr>
            </w:div>
            <w:div w:id="888537288">
              <w:marLeft w:val="0"/>
              <w:marRight w:val="0"/>
              <w:marTop w:val="0"/>
              <w:marBottom w:val="0"/>
              <w:divBdr>
                <w:top w:val="none" w:sz="0" w:space="0" w:color="auto"/>
                <w:left w:val="none" w:sz="0" w:space="0" w:color="auto"/>
                <w:bottom w:val="none" w:sz="0" w:space="0" w:color="auto"/>
                <w:right w:val="none" w:sz="0" w:space="0" w:color="auto"/>
              </w:divBdr>
            </w:div>
            <w:div w:id="159196746">
              <w:marLeft w:val="0"/>
              <w:marRight w:val="0"/>
              <w:marTop w:val="0"/>
              <w:marBottom w:val="0"/>
              <w:divBdr>
                <w:top w:val="none" w:sz="0" w:space="0" w:color="auto"/>
                <w:left w:val="none" w:sz="0" w:space="0" w:color="auto"/>
                <w:bottom w:val="none" w:sz="0" w:space="0" w:color="auto"/>
                <w:right w:val="none" w:sz="0" w:space="0" w:color="auto"/>
              </w:divBdr>
            </w:div>
            <w:div w:id="1795249599">
              <w:marLeft w:val="0"/>
              <w:marRight w:val="0"/>
              <w:marTop w:val="0"/>
              <w:marBottom w:val="0"/>
              <w:divBdr>
                <w:top w:val="none" w:sz="0" w:space="0" w:color="auto"/>
                <w:left w:val="none" w:sz="0" w:space="0" w:color="auto"/>
                <w:bottom w:val="none" w:sz="0" w:space="0" w:color="auto"/>
                <w:right w:val="none" w:sz="0" w:space="0" w:color="auto"/>
              </w:divBdr>
            </w:div>
            <w:div w:id="642932684">
              <w:marLeft w:val="0"/>
              <w:marRight w:val="0"/>
              <w:marTop w:val="0"/>
              <w:marBottom w:val="0"/>
              <w:divBdr>
                <w:top w:val="none" w:sz="0" w:space="0" w:color="auto"/>
                <w:left w:val="none" w:sz="0" w:space="0" w:color="auto"/>
                <w:bottom w:val="none" w:sz="0" w:space="0" w:color="auto"/>
                <w:right w:val="none" w:sz="0" w:space="0" w:color="auto"/>
              </w:divBdr>
            </w:div>
            <w:div w:id="1269508837">
              <w:marLeft w:val="0"/>
              <w:marRight w:val="0"/>
              <w:marTop w:val="0"/>
              <w:marBottom w:val="0"/>
              <w:divBdr>
                <w:top w:val="none" w:sz="0" w:space="0" w:color="auto"/>
                <w:left w:val="none" w:sz="0" w:space="0" w:color="auto"/>
                <w:bottom w:val="none" w:sz="0" w:space="0" w:color="auto"/>
                <w:right w:val="none" w:sz="0" w:space="0" w:color="auto"/>
              </w:divBdr>
            </w:div>
            <w:div w:id="429468206">
              <w:marLeft w:val="0"/>
              <w:marRight w:val="0"/>
              <w:marTop w:val="0"/>
              <w:marBottom w:val="0"/>
              <w:divBdr>
                <w:top w:val="none" w:sz="0" w:space="0" w:color="auto"/>
                <w:left w:val="none" w:sz="0" w:space="0" w:color="auto"/>
                <w:bottom w:val="none" w:sz="0" w:space="0" w:color="auto"/>
                <w:right w:val="none" w:sz="0" w:space="0" w:color="auto"/>
              </w:divBdr>
            </w:div>
            <w:div w:id="1221405798">
              <w:marLeft w:val="0"/>
              <w:marRight w:val="0"/>
              <w:marTop w:val="0"/>
              <w:marBottom w:val="0"/>
              <w:divBdr>
                <w:top w:val="none" w:sz="0" w:space="0" w:color="auto"/>
                <w:left w:val="none" w:sz="0" w:space="0" w:color="auto"/>
                <w:bottom w:val="none" w:sz="0" w:space="0" w:color="auto"/>
                <w:right w:val="none" w:sz="0" w:space="0" w:color="auto"/>
              </w:divBdr>
            </w:div>
            <w:div w:id="1721976773">
              <w:marLeft w:val="0"/>
              <w:marRight w:val="0"/>
              <w:marTop w:val="0"/>
              <w:marBottom w:val="0"/>
              <w:divBdr>
                <w:top w:val="none" w:sz="0" w:space="0" w:color="auto"/>
                <w:left w:val="none" w:sz="0" w:space="0" w:color="auto"/>
                <w:bottom w:val="none" w:sz="0" w:space="0" w:color="auto"/>
                <w:right w:val="none" w:sz="0" w:space="0" w:color="auto"/>
              </w:divBdr>
            </w:div>
            <w:div w:id="1980181304">
              <w:marLeft w:val="0"/>
              <w:marRight w:val="0"/>
              <w:marTop w:val="0"/>
              <w:marBottom w:val="0"/>
              <w:divBdr>
                <w:top w:val="none" w:sz="0" w:space="0" w:color="auto"/>
                <w:left w:val="none" w:sz="0" w:space="0" w:color="auto"/>
                <w:bottom w:val="none" w:sz="0" w:space="0" w:color="auto"/>
                <w:right w:val="none" w:sz="0" w:space="0" w:color="auto"/>
              </w:divBdr>
            </w:div>
            <w:div w:id="279919214">
              <w:marLeft w:val="0"/>
              <w:marRight w:val="0"/>
              <w:marTop w:val="0"/>
              <w:marBottom w:val="0"/>
              <w:divBdr>
                <w:top w:val="none" w:sz="0" w:space="0" w:color="auto"/>
                <w:left w:val="none" w:sz="0" w:space="0" w:color="auto"/>
                <w:bottom w:val="none" w:sz="0" w:space="0" w:color="auto"/>
                <w:right w:val="none" w:sz="0" w:space="0" w:color="auto"/>
              </w:divBdr>
            </w:div>
            <w:div w:id="607857361">
              <w:marLeft w:val="0"/>
              <w:marRight w:val="0"/>
              <w:marTop w:val="0"/>
              <w:marBottom w:val="0"/>
              <w:divBdr>
                <w:top w:val="none" w:sz="0" w:space="0" w:color="auto"/>
                <w:left w:val="none" w:sz="0" w:space="0" w:color="auto"/>
                <w:bottom w:val="none" w:sz="0" w:space="0" w:color="auto"/>
                <w:right w:val="none" w:sz="0" w:space="0" w:color="auto"/>
              </w:divBdr>
            </w:div>
            <w:div w:id="367607548">
              <w:marLeft w:val="0"/>
              <w:marRight w:val="0"/>
              <w:marTop w:val="0"/>
              <w:marBottom w:val="0"/>
              <w:divBdr>
                <w:top w:val="none" w:sz="0" w:space="0" w:color="auto"/>
                <w:left w:val="none" w:sz="0" w:space="0" w:color="auto"/>
                <w:bottom w:val="none" w:sz="0" w:space="0" w:color="auto"/>
                <w:right w:val="none" w:sz="0" w:space="0" w:color="auto"/>
              </w:divBdr>
            </w:div>
            <w:div w:id="1515263324">
              <w:marLeft w:val="0"/>
              <w:marRight w:val="0"/>
              <w:marTop w:val="0"/>
              <w:marBottom w:val="0"/>
              <w:divBdr>
                <w:top w:val="none" w:sz="0" w:space="0" w:color="auto"/>
                <w:left w:val="none" w:sz="0" w:space="0" w:color="auto"/>
                <w:bottom w:val="none" w:sz="0" w:space="0" w:color="auto"/>
                <w:right w:val="none" w:sz="0" w:space="0" w:color="auto"/>
              </w:divBdr>
            </w:div>
            <w:div w:id="106703231">
              <w:marLeft w:val="0"/>
              <w:marRight w:val="0"/>
              <w:marTop w:val="0"/>
              <w:marBottom w:val="0"/>
              <w:divBdr>
                <w:top w:val="none" w:sz="0" w:space="0" w:color="auto"/>
                <w:left w:val="none" w:sz="0" w:space="0" w:color="auto"/>
                <w:bottom w:val="none" w:sz="0" w:space="0" w:color="auto"/>
                <w:right w:val="none" w:sz="0" w:space="0" w:color="auto"/>
              </w:divBdr>
            </w:div>
            <w:div w:id="2140685044">
              <w:marLeft w:val="0"/>
              <w:marRight w:val="0"/>
              <w:marTop w:val="0"/>
              <w:marBottom w:val="0"/>
              <w:divBdr>
                <w:top w:val="none" w:sz="0" w:space="0" w:color="auto"/>
                <w:left w:val="none" w:sz="0" w:space="0" w:color="auto"/>
                <w:bottom w:val="none" w:sz="0" w:space="0" w:color="auto"/>
                <w:right w:val="none" w:sz="0" w:space="0" w:color="auto"/>
              </w:divBdr>
            </w:div>
            <w:div w:id="489030432">
              <w:marLeft w:val="0"/>
              <w:marRight w:val="0"/>
              <w:marTop w:val="0"/>
              <w:marBottom w:val="0"/>
              <w:divBdr>
                <w:top w:val="none" w:sz="0" w:space="0" w:color="auto"/>
                <w:left w:val="none" w:sz="0" w:space="0" w:color="auto"/>
                <w:bottom w:val="none" w:sz="0" w:space="0" w:color="auto"/>
                <w:right w:val="none" w:sz="0" w:space="0" w:color="auto"/>
              </w:divBdr>
            </w:div>
            <w:div w:id="1997685038">
              <w:marLeft w:val="0"/>
              <w:marRight w:val="0"/>
              <w:marTop w:val="0"/>
              <w:marBottom w:val="0"/>
              <w:divBdr>
                <w:top w:val="none" w:sz="0" w:space="0" w:color="auto"/>
                <w:left w:val="none" w:sz="0" w:space="0" w:color="auto"/>
                <w:bottom w:val="none" w:sz="0" w:space="0" w:color="auto"/>
                <w:right w:val="none" w:sz="0" w:space="0" w:color="auto"/>
              </w:divBdr>
            </w:div>
            <w:div w:id="466364263">
              <w:marLeft w:val="0"/>
              <w:marRight w:val="0"/>
              <w:marTop w:val="0"/>
              <w:marBottom w:val="0"/>
              <w:divBdr>
                <w:top w:val="none" w:sz="0" w:space="0" w:color="auto"/>
                <w:left w:val="none" w:sz="0" w:space="0" w:color="auto"/>
                <w:bottom w:val="none" w:sz="0" w:space="0" w:color="auto"/>
                <w:right w:val="none" w:sz="0" w:space="0" w:color="auto"/>
              </w:divBdr>
            </w:div>
            <w:div w:id="567691907">
              <w:marLeft w:val="0"/>
              <w:marRight w:val="0"/>
              <w:marTop w:val="0"/>
              <w:marBottom w:val="0"/>
              <w:divBdr>
                <w:top w:val="none" w:sz="0" w:space="0" w:color="auto"/>
                <w:left w:val="none" w:sz="0" w:space="0" w:color="auto"/>
                <w:bottom w:val="none" w:sz="0" w:space="0" w:color="auto"/>
                <w:right w:val="none" w:sz="0" w:space="0" w:color="auto"/>
              </w:divBdr>
            </w:div>
            <w:div w:id="670571403">
              <w:marLeft w:val="0"/>
              <w:marRight w:val="0"/>
              <w:marTop w:val="0"/>
              <w:marBottom w:val="0"/>
              <w:divBdr>
                <w:top w:val="none" w:sz="0" w:space="0" w:color="auto"/>
                <w:left w:val="none" w:sz="0" w:space="0" w:color="auto"/>
                <w:bottom w:val="none" w:sz="0" w:space="0" w:color="auto"/>
                <w:right w:val="none" w:sz="0" w:space="0" w:color="auto"/>
              </w:divBdr>
            </w:div>
            <w:div w:id="1038706340">
              <w:marLeft w:val="0"/>
              <w:marRight w:val="0"/>
              <w:marTop w:val="0"/>
              <w:marBottom w:val="0"/>
              <w:divBdr>
                <w:top w:val="none" w:sz="0" w:space="0" w:color="auto"/>
                <w:left w:val="none" w:sz="0" w:space="0" w:color="auto"/>
                <w:bottom w:val="none" w:sz="0" w:space="0" w:color="auto"/>
                <w:right w:val="none" w:sz="0" w:space="0" w:color="auto"/>
              </w:divBdr>
            </w:div>
            <w:div w:id="1134983027">
              <w:marLeft w:val="0"/>
              <w:marRight w:val="0"/>
              <w:marTop w:val="0"/>
              <w:marBottom w:val="0"/>
              <w:divBdr>
                <w:top w:val="none" w:sz="0" w:space="0" w:color="auto"/>
                <w:left w:val="none" w:sz="0" w:space="0" w:color="auto"/>
                <w:bottom w:val="none" w:sz="0" w:space="0" w:color="auto"/>
                <w:right w:val="none" w:sz="0" w:space="0" w:color="auto"/>
              </w:divBdr>
            </w:div>
            <w:div w:id="8334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0613">
      <w:bodyDiv w:val="1"/>
      <w:marLeft w:val="0"/>
      <w:marRight w:val="0"/>
      <w:marTop w:val="0"/>
      <w:marBottom w:val="0"/>
      <w:divBdr>
        <w:top w:val="none" w:sz="0" w:space="0" w:color="auto"/>
        <w:left w:val="none" w:sz="0" w:space="0" w:color="auto"/>
        <w:bottom w:val="none" w:sz="0" w:space="0" w:color="auto"/>
        <w:right w:val="none" w:sz="0" w:space="0" w:color="auto"/>
      </w:divBdr>
      <w:divsChild>
        <w:div w:id="321395451">
          <w:marLeft w:val="0"/>
          <w:marRight w:val="720"/>
          <w:marTop w:val="0"/>
          <w:marBottom w:val="0"/>
          <w:divBdr>
            <w:top w:val="none" w:sz="0" w:space="0" w:color="auto"/>
            <w:left w:val="none" w:sz="0" w:space="0" w:color="auto"/>
            <w:bottom w:val="none" w:sz="0" w:space="0" w:color="auto"/>
            <w:right w:val="none" w:sz="0" w:space="0" w:color="auto"/>
          </w:divBdr>
        </w:div>
        <w:div w:id="465850973">
          <w:marLeft w:val="0"/>
          <w:marRight w:val="0"/>
          <w:marTop w:val="0"/>
          <w:marBottom w:val="0"/>
          <w:divBdr>
            <w:top w:val="none" w:sz="0" w:space="0" w:color="auto"/>
            <w:left w:val="none" w:sz="0" w:space="0" w:color="auto"/>
            <w:bottom w:val="none" w:sz="0" w:space="0" w:color="auto"/>
            <w:right w:val="none" w:sz="0" w:space="0" w:color="auto"/>
          </w:divBdr>
        </w:div>
      </w:divsChild>
    </w:div>
    <w:div w:id="1666323709">
      <w:bodyDiv w:val="1"/>
      <w:marLeft w:val="0"/>
      <w:marRight w:val="0"/>
      <w:marTop w:val="0"/>
      <w:marBottom w:val="0"/>
      <w:divBdr>
        <w:top w:val="none" w:sz="0" w:space="0" w:color="auto"/>
        <w:left w:val="none" w:sz="0" w:space="0" w:color="auto"/>
        <w:bottom w:val="none" w:sz="0" w:space="0" w:color="auto"/>
        <w:right w:val="none" w:sz="0" w:space="0" w:color="auto"/>
      </w:divBdr>
      <w:divsChild>
        <w:div w:id="882836756">
          <w:marLeft w:val="0"/>
          <w:marRight w:val="0"/>
          <w:marTop w:val="0"/>
          <w:marBottom w:val="0"/>
          <w:divBdr>
            <w:top w:val="none" w:sz="0" w:space="0" w:color="auto"/>
            <w:left w:val="none" w:sz="0" w:space="0" w:color="auto"/>
            <w:bottom w:val="none" w:sz="0" w:space="0" w:color="auto"/>
            <w:right w:val="none" w:sz="0" w:space="0" w:color="auto"/>
          </w:divBdr>
          <w:divsChild>
            <w:div w:id="1075781962">
              <w:marLeft w:val="0"/>
              <w:marRight w:val="0"/>
              <w:marTop w:val="0"/>
              <w:marBottom w:val="0"/>
              <w:divBdr>
                <w:top w:val="none" w:sz="0" w:space="0" w:color="auto"/>
                <w:left w:val="none" w:sz="0" w:space="0" w:color="auto"/>
                <w:bottom w:val="none" w:sz="0" w:space="0" w:color="auto"/>
                <w:right w:val="none" w:sz="0" w:space="0" w:color="auto"/>
              </w:divBdr>
            </w:div>
            <w:div w:id="778991982">
              <w:marLeft w:val="0"/>
              <w:marRight w:val="0"/>
              <w:marTop w:val="0"/>
              <w:marBottom w:val="0"/>
              <w:divBdr>
                <w:top w:val="none" w:sz="0" w:space="0" w:color="auto"/>
                <w:left w:val="none" w:sz="0" w:space="0" w:color="auto"/>
                <w:bottom w:val="none" w:sz="0" w:space="0" w:color="auto"/>
                <w:right w:val="none" w:sz="0" w:space="0" w:color="auto"/>
              </w:divBdr>
            </w:div>
            <w:div w:id="695622114">
              <w:marLeft w:val="0"/>
              <w:marRight w:val="0"/>
              <w:marTop w:val="0"/>
              <w:marBottom w:val="0"/>
              <w:divBdr>
                <w:top w:val="none" w:sz="0" w:space="0" w:color="auto"/>
                <w:left w:val="none" w:sz="0" w:space="0" w:color="auto"/>
                <w:bottom w:val="none" w:sz="0" w:space="0" w:color="auto"/>
                <w:right w:val="none" w:sz="0" w:space="0" w:color="auto"/>
              </w:divBdr>
            </w:div>
            <w:div w:id="1730374591">
              <w:marLeft w:val="0"/>
              <w:marRight w:val="0"/>
              <w:marTop w:val="0"/>
              <w:marBottom w:val="0"/>
              <w:divBdr>
                <w:top w:val="none" w:sz="0" w:space="0" w:color="auto"/>
                <w:left w:val="none" w:sz="0" w:space="0" w:color="auto"/>
                <w:bottom w:val="none" w:sz="0" w:space="0" w:color="auto"/>
                <w:right w:val="none" w:sz="0" w:space="0" w:color="auto"/>
              </w:divBdr>
            </w:div>
            <w:div w:id="920990638">
              <w:marLeft w:val="0"/>
              <w:marRight w:val="0"/>
              <w:marTop w:val="0"/>
              <w:marBottom w:val="0"/>
              <w:divBdr>
                <w:top w:val="none" w:sz="0" w:space="0" w:color="auto"/>
                <w:left w:val="none" w:sz="0" w:space="0" w:color="auto"/>
                <w:bottom w:val="none" w:sz="0" w:space="0" w:color="auto"/>
                <w:right w:val="none" w:sz="0" w:space="0" w:color="auto"/>
              </w:divBdr>
            </w:div>
            <w:div w:id="985861254">
              <w:marLeft w:val="0"/>
              <w:marRight w:val="0"/>
              <w:marTop w:val="0"/>
              <w:marBottom w:val="0"/>
              <w:divBdr>
                <w:top w:val="none" w:sz="0" w:space="0" w:color="auto"/>
                <w:left w:val="none" w:sz="0" w:space="0" w:color="auto"/>
                <w:bottom w:val="none" w:sz="0" w:space="0" w:color="auto"/>
                <w:right w:val="none" w:sz="0" w:space="0" w:color="auto"/>
              </w:divBdr>
            </w:div>
            <w:div w:id="18926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7659">
      <w:bodyDiv w:val="1"/>
      <w:marLeft w:val="0"/>
      <w:marRight w:val="0"/>
      <w:marTop w:val="0"/>
      <w:marBottom w:val="0"/>
      <w:divBdr>
        <w:top w:val="none" w:sz="0" w:space="0" w:color="auto"/>
        <w:left w:val="none" w:sz="0" w:space="0" w:color="auto"/>
        <w:bottom w:val="none" w:sz="0" w:space="0" w:color="auto"/>
        <w:right w:val="none" w:sz="0" w:space="0" w:color="auto"/>
      </w:divBdr>
      <w:divsChild>
        <w:div w:id="439304903">
          <w:marLeft w:val="0"/>
          <w:marRight w:val="0"/>
          <w:marTop w:val="0"/>
          <w:marBottom w:val="0"/>
          <w:divBdr>
            <w:top w:val="none" w:sz="0" w:space="0" w:color="auto"/>
            <w:left w:val="none" w:sz="0" w:space="0" w:color="auto"/>
            <w:bottom w:val="none" w:sz="0" w:space="0" w:color="auto"/>
            <w:right w:val="none" w:sz="0" w:space="0" w:color="auto"/>
          </w:divBdr>
          <w:divsChild>
            <w:div w:id="20537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7754">
      <w:bodyDiv w:val="1"/>
      <w:marLeft w:val="0"/>
      <w:marRight w:val="0"/>
      <w:marTop w:val="0"/>
      <w:marBottom w:val="0"/>
      <w:divBdr>
        <w:top w:val="none" w:sz="0" w:space="0" w:color="auto"/>
        <w:left w:val="none" w:sz="0" w:space="0" w:color="auto"/>
        <w:bottom w:val="none" w:sz="0" w:space="0" w:color="auto"/>
        <w:right w:val="none" w:sz="0" w:space="0" w:color="auto"/>
      </w:divBdr>
      <w:divsChild>
        <w:div w:id="1012102999">
          <w:marLeft w:val="0"/>
          <w:marRight w:val="0"/>
          <w:marTop w:val="0"/>
          <w:marBottom w:val="0"/>
          <w:divBdr>
            <w:top w:val="none" w:sz="0" w:space="0" w:color="auto"/>
            <w:left w:val="none" w:sz="0" w:space="0" w:color="auto"/>
            <w:bottom w:val="none" w:sz="0" w:space="0" w:color="auto"/>
            <w:right w:val="none" w:sz="0" w:space="0" w:color="auto"/>
          </w:divBdr>
          <w:divsChild>
            <w:div w:id="1903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5486">
      <w:bodyDiv w:val="1"/>
      <w:marLeft w:val="0"/>
      <w:marRight w:val="0"/>
      <w:marTop w:val="0"/>
      <w:marBottom w:val="0"/>
      <w:divBdr>
        <w:top w:val="none" w:sz="0" w:space="0" w:color="auto"/>
        <w:left w:val="none" w:sz="0" w:space="0" w:color="auto"/>
        <w:bottom w:val="none" w:sz="0" w:space="0" w:color="auto"/>
        <w:right w:val="none" w:sz="0" w:space="0" w:color="auto"/>
      </w:divBdr>
      <w:divsChild>
        <w:div w:id="1035889417">
          <w:marLeft w:val="0"/>
          <w:marRight w:val="0"/>
          <w:marTop w:val="0"/>
          <w:marBottom w:val="0"/>
          <w:divBdr>
            <w:top w:val="none" w:sz="0" w:space="0" w:color="auto"/>
            <w:left w:val="none" w:sz="0" w:space="0" w:color="auto"/>
            <w:bottom w:val="none" w:sz="0" w:space="0" w:color="auto"/>
            <w:right w:val="none" w:sz="0" w:space="0" w:color="auto"/>
          </w:divBdr>
          <w:divsChild>
            <w:div w:id="1626427855">
              <w:marLeft w:val="0"/>
              <w:marRight w:val="0"/>
              <w:marTop w:val="0"/>
              <w:marBottom w:val="0"/>
              <w:divBdr>
                <w:top w:val="none" w:sz="0" w:space="0" w:color="auto"/>
                <w:left w:val="none" w:sz="0" w:space="0" w:color="auto"/>
                <w:bottom w:val="none" w:sz="0" w:space="0" w:color="auto"/>
                <w:right w:val="none" w:sz="0" w:space="0" w:color="auto"/>
              </w:divBdr>
            </w:div>
            <w:div w:id="207303943">
              <w:marLeft w:val="0"/>
              <w:marRight w:val="0"/>
              <w:marTop w:val="0"/>
              <w:marBottom w:val="0"/>
              <w:divBdr>
                <w:top w:val="none" w:sz="0" w:space="0" w:color="auto"/>
                <w:left w:val="none" w:sz="0" w:space="0" w:color="auto"/>
                <w:bottom w:val="none" w:sz="0" w:space="0" w:color="auto"/>
                <w:right w:val="none" w:sz="0" w:space="0" w:color="auto"/>
              </w:divBdr>
            </w:div>
            <w:div w:id="1452095308">
              <w:marLeft w:val="0"/>
              <w:marRight w:val="0"/>
              <w:marTop w:val="0"/>
              <w:marBottom w:val="0"/>
              <w:divBdr>
                <w:top w:val="none" w:sz="0" w:space="0" w:color="auto"/>
                <w:left w:val="none" w:sz="0" w:space="0" w:color="auto"/>
                <w:bottom w:val="none" w:sz="0" w:space="0" w:color="auto"/>
                <w:right w:val="none" w:sz="0" w:space="0" w:color="auto"/>
              </w:divBdr>
            </w:div>
            <w:div w:id="1954047167">
              <w:marLeft w:val="0"/>
              <w:marRight w:val="0"/>
              <w:marTop w:val="0"/>
              <w:marBottom w:val="0"/>
              <w:divBdr>
                <w:top w:val="none" w:sz="0" w:space="0" w:color="auto"/>
                <w:left w:val="none" w:sz="0" w:space="0" w:color="auto"/>
                <w:bottom w:val="none" w:sz="0" w:space="0" w:color="auto"/>
                <w:right w:val="none" w:sz="0" w:space="0" w:color="auto"/>
              </w:divBdr>
            </w:div>
            <w:div w:id="204562330">
              <w:marLeft w:val="0"/>
              <w:marRight w:val="0"/>
              <w:marTop w:val="0"/>
              <w:marBottom w:val="0"/>
              <w:divBdr>
                <w:top w:val="none" w:sz="0" w:space="0" w:color="auto"/>
                <w:left w:val="none" w:sz="0" w:space="0" w:color="auto"/>
                <w:bottom w:val="none" w:sz="0" w:space="0" w:color="auto"/>
                <w:right w:val="none" w:sz="0" w:space="0" w:color="auto"/>
              </w:divBdr>
            </w:div>
            <w:div w:id="1036077248">
              <w:marLeft w:val="0"/>
              <w:marRight w:val="0"/>
              <w:marTop w:val="0"/>
              <w:marBottom w:val="0"/>
              <w:divBdr>
                <w:top w:val="none" w:sz="0" w:space="0" w:color="auto"/>
                <w:left w:val="none" w:sz="0" w:space="0" w:color="auto"/>
                <w:bottom w:val="none" w:sz="0" w:space="0" w:color="auto"/>
                <w:right w:val="none" w:sz="0" w:space="0" w:color="auto"/>
              </w:divBdr>
            </w:div>
            <w:div w:id="154612559">
              <w:marLeft w:val="0"/>
              <w:marRight w:val="0"/>
              <w:marTop w:val="0"/>
              <w:marBottom w:val="0"/>
              <w:divBdr>
                <w:top w:val="none" w:sz="0" w:space="0" w:color="auto"/>
                <w:left w:val="none" w:sz="0" w:space="0" w:color="auto"/>
                <w:bottom w:val="none" w:sz="0" w:space="0" w:color="auto"/>
                <w:right w:val="none" w:sz="0" w:space="0" w:color="auto"/>
              </w:divBdr>
            </w:div>
            <w:div w:id="7105705">
              <w:marLeft w:val="0"/>
              <w:marRight w:val="0"/>
              <w:marTop w:val="0"/>
              <w:marBottom w:val="0"/>
              <w:divBdr>
                <w:top w:val="none" w:sz="0" w:space="0" w:color="auto"/>
                <w:left w:val="none" w:sz="0" w:space="0" w:color="auto"/>
                <w:bottom w:val="none" w:sz="0" w:space="0" w:color="auto"/>
                <w:right w:val="none" w:sz="0" w:space="0" w:color="auto"/>
              </w:divBdr>
            </w:div>
            <w:div w:id="1009063494">
              <w:marLeft w:val="0"/>
              <w:marRight w:val="0"/>
              <w:marTop w:val="0"/>
              <w:marBottom w:val="0"/>
              <w:divBdr>
                <w:top w:val="none" w:sz="0" w:space="0" w:color="auto"/>
                <w:left w:val="none" w:sz="0" w:space="0" w:color="auto"/>
                <w:bottom w:val="none" w:sz="0" w:space="0" w:color="auto"/>
                <w:right w:val="none" w:sz="0" w:space="0" w:color="auto"/>
              </w:divBdr>
            </w:div>
            <w:div w:id="96368693">
              <w:marLeft w:val="0"/>
              <w:marRight w:val="0"/>
              <w:marTop w:val="0"/>
              <w:marBottom w:val="0"/>
              <w:divBdr>
                <w:top w:val="none" w:sz="0" w:space="0" w:color="auto"/>
                <w:left w:val="none" w:sz="0" w:space="0" w:color="auto"/>
                <w:bottom w:val="none" w:sz="0" w:space="0" w:color="auto"/>
                <w:right w:val="none" w:sz="0" w:space="0" w:color="auto"/>
              </w:divBdr>
            </w:div>
            <w:div w:id="941763053">
              <w:marLeft w:val="0"/>
              <w:marRight w:val="0"/>
              <w:marTop w:val="0"/>
              <w:marBottom w:val="0"/>
              <w:divBdr>
                <w:top w:val="none" w:sz="0" w:space="0" w:color="auto"/>
                <w:left w:val="none" w:sz="0" w:space="0" w:color="auto"/>
                <w:bottom w:val="none" w:sz="0" w:space="0" w:color="auto"/>
                <w:right w:val="none" w:sz="0" w:space="0" w:color="auto"/>
              </w:divBdr>
            </w:div>
            <w:div w:id="2032298210">
              <w:marLeft w:val="0"/>
              <w:marRight w:val="0"/>
              <w:marTop w:val="0"/>
              <w:marBottom w:val="0"/>
              <w:divBdr>
                <w:top w:val="none" w:sz="0" w:space="0" w:color="auto"/>
                <w:left w:val="none" w:sz="0" w:space="0" w:color="auto"/>
                <w:bottom w:val="none" w:sz="0" w:space="0" w:color="auto"/>
                <w:right w:val="none" w:sz="0" w:space="0" w:color="auto"/>
              </w:divBdr>
            </w:div>
            <w:div w:id="1185510366">
              <w:marLeft w:val="0"/>
              <w:marRight w:val="0"/>
              <w:marTop w:val="0"/>
              <w:marBottom w:val="0"/>
              <w:divBdr>
                <w:top w:val="none" w:sz="0" w:space="0" w:color="auto"/>
                <w:left w:val="none" w:sz="0" w:space="0" w:color="auto"/>
                <w:bottom w:val="none" w:sz="0" w:space="0" w:color="auto"/>
                <w:right w:val="none" w:sz="0" w:space="0" w:color="auto"/>
              </w:divBdr>
            </w:div>
            <w:div w:id="1071194401">
              <w:marLeft w:val="0"/>
              <w:marRight w:val="0"/>
              <w:marTop w:val="0"/>
              <w:marBottom w:val="0"/>
              <w:divBdr>
                <w:top w:val="none" w:sz="0" w:space="0" w:color="auto"/>
                <w:left w:val="none" w:sz="0" w:space="0" w:color="auto"/>
                <w:bottom w:val="none" w:sz="0" w:space="0" w:color="auto"/>
                <w:right w:val="none" w:sz="0" w:space="0" w:color="auto"/>
              </w:divBdr>
            </w:div>
            <w:div w:id="36203021">
              <w:marLeft w:val="0"/>
              <w:marRight w:val="0"/>
              <w:marTop w:val="0"/>
              <w:marBottom w:val="0"/>
              <w:divBdr>
                <w:top w:val="none" w:sz="0" w:space="0" w:color="auto"/>
                <w:left w:val="none" w:sz="0" w:space="0" w:color="auto"/>
                <w:bottom w:val="none" w:sz="0" w:space="0" w:color="auto"/>
                <w:right w:val="none" w:sz="0" w:space="0" w:color="auto"/>
              </w:divBdr>
            </w:div>
            <w:div w:id="448359043">
              <w:marLeft w:val="0"/>
              <w:marRight w:val="0"/>
              <w:marTop w:val="0"/>
              <w:marBottom w:val="0"/>
              <w:divBdr>
                <w:top w:val="none" w:sz="0" w:space="0" w:color="auto"/>
                <w:left w:val="none" w:sz="0" w:space="0" w:color="auto"/>
                <w:bottom w:val="none" w:sz="0" w:space="0" w:color="auto"/>
                <w:right w:val="none" w:sz="0" w:space="0" w:color="auto"/>
              </w:divBdr>
            </w:div>
            <w:div w:id="1360931625">
              <w:marLeft w:val="0"/>
              <w:marRight w:val="0"/>
              <w:marTop w:val="0"/>
              <w:marBottom w:val="0"/>
              <w:divBdr>
                <w:top w:val="none" w:sz="0" w:space="0" w:color="auto"/>
                <w:left w:val="none" w:sz="0" w:space="0" w:color="auto"/>
                <w:bottom w:val="none" w:sz="0" w:space="0" w:color="auto"/>
                <w:right w:val="none" w:sz="0" w:space="0" w:color="auto"/>
              </w:divBdr>
            </w:div>
            <w:div w:id="1770421361">
              <w:marLeft w:val="0"/>
              <w:marRight w:val="0"/>
              <w:marTop w:val="0"/>
              <w:marBottom w:val="0"/>
              <w:divBdr>
                <w:top w:val="none" w:sz="0" w:space="0" w:color="auto"/>
                <w:left w:val="none" w:sz="0" w:space="0" w:color="auto"/>
                <w:bottom w:val="none" w:sz="0" w:space="0" w:color="auto"/>
                <w:right w:val="none" w:sz="0" w:space="0" w:color="auto"/>
              </w:divBdr>
            </w:div>
            <w:div w:id="905460065">
              <w:marLeft w:val="0"/>
              <w:marRight w:val="0"/>
              <w:marTop w:val="0"/>
              <w:marBottom w:val="0"/>
              <w:divBdr>
                <w:top w:val="none" w:sz="0" w:space="0" w:color="auto"/>
                <w:left w:val="none" w:sz="0" w:space="0" w:color="auto"/>
                <w:bottom w:val="none" w:sz="0" w:space="0" w:color="auto"/>
                <w:right w:val="none" w:sz="0" w:space="0" w:color="auto"/>
              </w:divBdr>
            </w:div>
            <w:div w:id="1747873687">
              <w:marLeft w:val="0"/>
              <w:marRight w:val="0"/>
              <w:marTop w:val="0"/>
              <w:marBottom w:val="0"/>
              <w:divBdr>
                <w:top w:val="none" w:sz="0" w:space="0" w:color="auto"/>
                <w:left w:val="none" w:sz="0" w:space="0" w:color="auto"/>
                <w:bottom w:val="none" w:sz="0" w:space="0" w:color="auto"/>
                <w:right w:val="none" w:sz="0" w:space="0" w:color="auto"/>
              </w:divBdr>
            </w:div>
            <w:div w:id="379943419">
              <w:marLeft w:val="0"/>
              <w:marRight w:val="0"/>
              <w:marTop w:val="0"/>
              <w:marBottom w:val="0"/>
              <w:divBdr>
                <w:top w:val="none" w:sz="0" w:space="0" w:color="auto"/>
                <w:left w:val="none" w:sz="0" w:space="0" w:color="auto"/>
                <w:bottom w:val="none" w:sz="0" w:space="0" w:color="auto"/>
                <w:right w:val="none" w:sz="0" w:space="0" w:color="auto"/>
              </w:divBdr>
            </w:div>
            <w:div w:id="943994188">
              <w:marLeft w:val="0"/>
              <w:marRight w:val="0"/>
              <w:marTop w:val="0"/>
              <w:marBottom w:val="0"/>
              <w:divBdr>
                <w:top w:val="none" w:sz="0" w:space="0" w:color="auto"/>
                <w:left w:val="none" w:sz="0" w:space="0" w:color="auto"/>
                <w:bottom w:val="none" w:sz="0" w:space="0" w:color="auto"/>
                <w:right w:val="none" w:sz="0" w:space="0" w:color="auto"/>
              </w:divBdr>
            </w:div>
            <w:div w:id="899706351">
              <w:marLeft w:val="0"/>
              <w:marRight w:val="0"/>
              <w:marTop w:val="0"/>
              <w:marBottom w:val="0"/>
              <w:divBdr>
                <w:top w:val="none" w:sz="0" w:space="0" w:color="auto"/>
                <w:left w:val="none" w:sz="0" w:space="0" w:color="auto"/>
                <w:bottom w:val="none" w:sz="0" w:space="0" w:color="auto"/>
                <w:right w:val="none" w:sz="0" w:space="0" w:color="auto"/>
              </w:divBdr>
            </w:div>
            <w:div w:id="243298279">
              <w:marLeft w:val="0"/>
              <w:marRight w:val="0"/>
              <w:marTop w:val="0"/>
              <w:marBottom w:val="0"/>
              <w:divBdr>
                <w:top w:val="none" w:sz="0" w:space="0" w:color="auto"/>
                <w:left w:val="none" w:sz="0" w:space="0" w:color="auto"/>
                <w:bottom w:val="none" w:sz="0" w:space="0" w:color="auto"/>
                <w:right w:val="none" w:sz="0" w:space="0" w:color="auto"/>
              </w:divBdr>
            </w:div>
            <w:div w:id="458032032">
              <w:marLeft w:val="0"/>
              <w:marRight w:val="0"/>
              <w:marTop w:val="0"/>
              <w:marBottom w:val="0"/>
              <w:divBdr>
                <w:top w:val="none" w:sz="0" w:space="0" w:color="auto"/>
                <w:left w:val="none" w:sz="0" w:space="0" w:color="auto"/>
                <w:bottom w:val="none" w:sz="0" w:space="0" w:color="auto"/>
                <w:right w:val="none" w:sz="0" w:space="0" w:color="auto"/>
              </w:divBdr>
            </w:div>
            <w:div w:id="422533996">
              <w:marLeft w:val="0"/>
              <w:marRight w:val="0"/>
              <w:marTop w:val="0"/>
              <w:marBottom w:val="0"/>
              <w:divBdr>
                <w:top w:val="none" w:sz="0" w:space="0" w:color="auto"/>
                <w:left w:val="none" w:sz="0" w:space="0" w:color="auto"/>
                <w:bottom w:val="none" w:sz="0" w:space="0" w:color="auto"/>
                <w:right w:val="none" w:sz="0" w:space="0" w:color="auto"/>
              </w:divBdr>
            </w:div>
            <w:div w:id="1867257949">
              <w:marLeft w:val="0"/>
              <w:marRight w:val="0"/>
              <w:marTop w:val="0"/>
              <w:marBottom w:val="0"/>
              <w:divBdr>
                <w:top w:val="none" w:sz="0" w:space="0" w:color="auto"/>
                <w:left w:val="none" w:sz="0" w:space="0" w:color="auto"/>
                <w:bottom w:val="none" w:sz="0" w:space="0" w:color="auto"/>
                <w:right w:val="none" w:sz="0" w:space="0" w:color="auto"/>
              </w:divBdr>
            </w:div>
            <w:div w:id="1007559367">
              <w:marLeft w:val="0"/>
              <w:marRight w:val="0"/>
              <w:marTop w:val="0"/>
              <w:marBottom w:val="0"/>
              <w:divBdr>
                <w:top w:val="none" w:sz="0" w:space="0" w:color="auto"/>
                <w:left w:val="none" w:sz="0" w:space="0" w:color="auto"/>
                <w:bottom w:val="none" w:sz="0" w:space="0" w:color="auto"/>
                <w:right w:val="none" w:sz="0" w:space="0" w:color="auto"/>
              </w:divBdr>
            </w:div>
            <w:div w:id="799348010">
              <w:marLeft w:val="0"/>
              <w:marRight w:val="0"/>
              <w:marTop w:val="0"/>
              <w:marBottom w:val="0"/>
              <w:divBdr>
                <w:top w:val="none" w:sz="0" w:space="0" w:color="auto"/>
                <w:left w:val="none" w:sz="0" w:space="0" w:color="auto"/>
                <w:bottom w:val="none" w:sz="0" w:space="0" w:color="auto"/>
                <w:right w:val="none" w:sz="0" w:space="0" w:color="auto"/>
              </w:divBdr>
            </w:div>
            <w:div w:id="86659374">
              <w:marLeft w:val="0"/>
              <w:marRight w:val="0"/>
              <w:marTop w:val="0"/>
              <w:marBottom w:val="0"/>
              <w:divBdr>
                <w:top w:val="none" w:sz="0" w:space="0" w:color="auto"/>
                <w:left w:val="none" w:sz="0" w:space="0" w:color="auto"/>
                <w:bottom w:val="none" w:sz="0" w:space="0" w:color="auto"/>
                <w:right w:val="none" w:sz="0" w:space="0" w:color="auto"/>
              </w:divBdr>
            </w:div>
            <w:div w:id="12076000">
              <w:marLeft w:val="0"/>
              <w:marRight w:val="0"/>
              <w:marTop w:val="0"/>
              <w:marBottom w:val="0"/>
              <w:divBdr>
                <w:top w:val="none" w:sz="0" w:space="0" w:color="auto"/>
                <w:left w:val="none" w:sz="0" w:space="0" w:color="auto"/>
                <w:bottom w:val="none" w:sz="0" w:space="0" w:color="auto"/>
                <w:right w:val="none" w:sz="0" w:space="0" w:color="auto"/>
              </w:divBdr>
            </w:div>
            <w:div w:id="2052923087">
              <w:marLeft w:val="0"/>
              <w:marRight w:val="0"/>
              <w:marTop w:val="0"/>
              <w:marBottom w:val="0"/>
              <w:divBdr>
                <w:top w:val="none" w:sz="0" w:space="0" w:color="auto"/>
                <w:left w:val="none" w:sz="0" w:space="0" w:color="auto"/>
                <w:bottom w:val="none" w:sz="0" w:space="0" w:color="auto"/>
                <w:right w:val="none" w:sz="0" w:space="0" w:color="auto"/>
              </w:divBdr>
            </w:div>
            <w:div w:id="103965993">
              <w:marLeft w:val="0"/>
              <w:marRight w:val="0"/>
              <w:marTop w:val="0"/>
              <w:marBottom w:val="0"/>
              <w:divBdr>
                <w:top w:val="none" w:sz="0" w:space="0" w:color="auto"/>
                <w:left w:val="none" w:sz="0" w:space="0" w:color="auto"/>
                <w:bottom w:val="none" w:sz="0" w:space="0" w:color="auto"/>
                <w:right w:val="none" w:sz="0" w:space="0" w:color="auto"/>
              </w:divBdr>
            </w:div>
            <w:div w:id="23865323">
              <w:marLeft w:val="0"/>
              <w:marRight w:val="0"/>
              <w:marTop w:val="0"/>
              <w:marBottom w:val="0"/>
              <w:divBdr>
                <w:top w:val="none" w:sz="0" w:space="0" w:color="auto"/>
                <w:left w:val="none" w:sz="0" w:space="0" w:color="auto"/>
                <w:bottom w:val="none" w:sz="0" w:space="0" w:color="auto"/>
                <w:right w:val="none" w:sz="0" w:space="0" w:color="auto"/>
              </w:divBdr>
            </w:div>
            <w:div w:id="12190558">
              <w:marLeft w:val="0"/>
              <w:marRight w:val="0"/>
              <w:marTop w:val="0"/>
              <w:marBottom w:val="0"/>
              <w:divBdr>
                <w:top w:val="none" w:sz="0" w:space="0" w:color="auto"/>
                <w:left w:val="none" w:sz="0" w:space="0" w:color="auto"/>
                <w:bottom w:val="none" w:sz="0" w:space="0" w:color="auto"/>
                <w:right w:val="none" w:sz="0" w:space="0" w:color="auto"/>
              </w:divBdr>
            </w:div>
            <w:div w:id="935988411">
              <w:marLeft w:val="0"/>
              <w:marRight w:val="0"/>
              <w:marTop w:val="0"/>
              <w:marBottom w:val="0"/>
              <w:divBdr>
                <w:top w:val="none" w:sz="0" w:space="0" w:color="auto"/>
                <w:left w:val="none" w:sz="0" w:space="0" w:color="auto"/>
                <w:bottom w:val="none" w:sz="0" w:space="0" w:color="auto"/>
                <w:right w:val="none" w:sz="0" w:space="0" w:color="auto"/>
              </w:divBdr>
            </w:div>
            <w:div w:id="1877228993">
              <w:marLeft w:val="0"/>
              <w:marRight w:val="0"/>
              <w:marTop w:val="0"/>
              <w:marBottom w:val="0"/>
              <w:divBdr>
                <w:top w:val="none" w:sz="0" w:space="0" w:color="auto"/>
                <w:left w:val="none" w:sz="0" w:space="0" w:color="auto"/>
                <w:bottom w:val="none" w:sz="0" w:space="0" w:color="auto"/>
                <w:right w:val="none" w:sz="0" w:space="0" w:color="auto"/>
              </w:divBdr>
            </w:div>
            <w:div w:id="721251177">
              <w:marLeft w:val="0"/>
              <w:marRight w:val="0"/>
              <w:marTop w:val="0"/>
              <w:marBottom w:val="0"/>
              <w:divBdr>
                <w:top w:val="none" w:sz="0" w:space="0" w:color="auto"/>
                <w:left w:val="none" w:sz="0" w:space="0" w:color="auto"/>
                <w:bottom w:val="none" w:sz="0" w:space="0" w:color="auto"/>
                <w:right w:val="none" w:sz="0" w:space="0" w:color="auto"/>
              </w:divBdr>
            </w:div>
            <w:div w:id="855657724">
              <w:marLeft w:val="0"/>
              <w:marRight w:val="0"/>
              <w:marTop w:val="0"/>
              <w:marBottom w:val="0"/>
              <w:divBdr>
                <w:top w:val="none" w:sz="0" w:space="0" w:color="auto"/>
                <w:left w:val="none" w:sz="0" w:space="0" w:color="auto"/>
                <w:bottom w:val="none" w:sz="0" w:space="0" w:color="auto"/>
                <w:right w:val="none" w:sz="0" w:space="0" w:color="auto"/>
              </w:divBdr>
            </w:div>
            <w:div w:id="99616570">
              <w:marLeft w:val="0"/>
              <w:marRight w:val="0"/>
              <w:marTop w:val="0"/>
              <w:marBottom w:val="0"/>
              <w:divBdr>
                <w:top w:val="none" w:sz="0" w:space="0" w:color="auto"/>
                <w:left w:val="none" w:sz="0" w:space="0" w:color="auto"/>
                <w:bottom w:val="none" w:sz="0" w:space="0" w:color="auto"/>
                <w:right w:val="none" w:sz="0" w:space="0" w:color="auto"/>
              </w:divBdr>
            </w:div>
            <w:div w:id="1013921823">
              <w:marLeft w:val="0"/>
              <w:marRight w:val="0"/>
              <w:marTop w:val="0"/>
              <w:marBottom w:val="0"/>
              <w:divBdr>
                <w:top w:val="none" w:sz="0" w:space="0" w:color="auto"/>
                <w:left w:val="none" w:sz="0" w:space="0" w:color="auto"/>
                <w:bottom w:val="none" w:sz="0" w:space="0" w:color="auto"/>
                <w:right w:val="none" w:sz="0" w:space="0" w:color="auto"/>
              </w:divBdr>
            </w:div>
            <w:div w:id="494540871">
              <w:marLeft w:val="0"/>
              <w:marRight w:val="0"/>
              <w:marTop w:val="0"/>
              <w:marBottom w:val="0"/>
              <w:divBdr>
                <w:top w:val="none" w:sz="0" w:space="0" w:color="auto"/>
                <w:left w:val="none" w:sz="0" w:space="0" w:color="auto"/>
                <w:bottom w:val="none" w:sz="0" w:space="0" w:color="auto"/>
                <w:right w:val="none" w:sz="0" w:space="0" w:color="auto"/>
              </w:divBdr>
            </w:div>
            <w:div w:id="1509057274">
              <w:marLeft w:val="0"/>
              <w:marRight w:val="0"/>
              <w:marTop w:val="0"/>
              <w:marBottom w:val="0"/>
              <w:divBdr>
                <w:top w:val="none" w:sz="0" w:space="0" w:color="auto"/>
                <w:left w:val="none" w:sz="0" w:space="0" w:color="auto"/>
                <w:bottom w:val="none" w:sz="0" w:space="0" w:color="auto"/>
                <w:right w:val="none" w:sz="0" w:space="0" w:color="auto"/>
              </w:divBdr>
            </w:div>
            <w:div w:id="1081021384">
              <w:marLeft w:val="0"/>
              <w:marRight w:val="0"/>
              <w:marTop w:val="0"/>
              <w:marBottom w:val="0"/>
              <w:divBdr>
                <w:top w:val="none" w:sz="0" w:space="0" w:color="auto"/>
                <w:left w:val="none" w:sz="0" w:space="0" w:color="auto"/>
                <w:bottom w:val="none" w:sz="0" w:space="0" w:color="auto"/>
                <w:right w:val="none" w:sz="0" w:space="0" w:color="auto"/>
              </w:divBdr>
            </w:div>
            <w:div w:id="1955942338">
              <w:marLeft w:val="0"/>
              <w:marRight w:val="0"/>
              <w:marTop w:val="0"/>
              <w:marBottom w:val="0"/>
              <w:divBdr>
                <w:top w:val="none" w:sz="0" w:space="0" w:color="auto"/>
                <w:left w:val="none" w:sz="0" w:space="0" w:color="auto"/>
                <w:bottom w:val="none" w:sz="0" w:space="0" w:color="auto"/>
                <w:right w:val="none" w:sz="0" w:space="0" w:color="auto"/>
              </w:divBdr>
            </w:div>
            <w:div w:id="1537767313">
              <w:marLeft w:val="0"/>
              <w:marRight w:val="0"/>
              <w:marTop w:val="0"/>
              <w:marBottom w:val="0"/>
              <w:divBdr>
                <w:top w:val="none" w:sz="0" w:space="0" w:color="auto"/>
                <w:left w:val="none" w:sz="0" w:space="0" w:color="auto"/>
                <w:bottom w:val="none" w:sz="0" w:space="0" w:color="auto"/>
                <w:right w:val="none" w:sz="0" w:space="0" w:color="auto"/>
              </w:divBdr>
            </w:div>
            <w:div w:id="742336874">
              <w:marLeft w:val="0"/>
              <w:marRight w:val="0"/>
              <w:marTop w:val="0"/>
              <w:marBottom w:val="0"/>
              <w:divBdr>
                <w:top w:val="none" w:sz="0" w:space="0" w:color="auto"/>
                <w:left w:val="none" w:sz="0" w:space="0" w:color="auto"/>
                <w:bottom w:val="none" w:sz="0" w:space="0" w:color="auto"/>
                <w:right w:val="none" w:sz="0" w:space="0" w:color="auto"/>
              </w:divBdr>
            </w:div>
            <w:div w:id="1312444923">
              <w:marLeft w:val="0"/>
              <w:marRight w:val="0"/>
              <w:marTop w:val="0"/>
              <w:marBottom w:val="0"/>
              <w:divBdr>
                <w:top w:val="none" w:sz="0" w:space="0" w:color="auto"/>
                <w:left w:val="none" w:sz="0" w:space="0" w:color="auto"/>
                <w:bottom w:val="none" w:sz="0" w:space="0" w:color="auto"/>
                <w:right w:val="none" w:sz="0" w:space="0" w:color="auto"/>
              </w:divBdr>
            </w:div>
            <w:div w:id="875779392">
              <w:marLeft w:val="0"/>
              <w:marRight w:val="0"/>
              <w:marTop w:val="0"/>
              <w:marBottom w:val="0"/>
              <w:divBdr>
                <w:top w:val="none" w:sz="0" w:space="0" w:color="auto"/>
                <w:left w:val="none" w:sz="0" w:space="0" w:color="auto"/>
                <w:bottom w:val="none" w:sz="0" w:space="0" w:color="auto"/>
                <w:right w:val="none" w:sz="0" w:space="0" w:color="auto"/>
              </w:divBdr>
            </w:div>
            <w:div w:id="301277754">
              <w:marLeft w:val="0"/>
              <w:marRight w:val="0"/>
              <w:marTop w:val="0"/>
              <w:marBottom w:val="0"/>
              <w:divBdr>
                <w:top w:val="none" w:sz="0" w:space="0" w:color="auto"/>
                <w:left w:val="none" w:sz="0" w:space="0" w:color="auto"/>
                <w:bottom w:val="none" w:sz="0" w:space="0" w:color="auto"/>
                <w:right w:val="none" w:sz="0" w:space="0" w:color="auto"/>
              </w:divBdr>
            </w:div>
            <w:div w:id="252053748">
              <w:marLeft w:val="0"/>
              <w:marRight w:val="0"/>
              <w:marTop w:val="0"/>
              <w:marBottom w:val="0"/>
              <w:divBdr>
                <w:top w:val="none" w:sz="0" w:space="0" w:color="auto"/>
                <w:left w:val="none" w:sz="0" w:space="0" w:color="auto"/>
                <w:bottom w:val="none" w:sz="0" w:space="0" w:color="auto"/>
                <w:right w:val="none" w:sz="0" w:space="0" w:color="auto"/>
              </w:divBdr>
            </w:div>
            <w:div w:id="244001172">
              <w:marLeft w:val="0"/>
              <w:marRight w:val="0"/>
              <w:marTop w:val="0"/>
              <w:marBottom w:val="0"/>
              <w:divBdr>
                <w:top w:val="none" w:sz="0" w:space="0" w:color="auto"/>
                <w:left w:val="none" w:sz="0" w:space="0" w:color="auto"/>
                <w:bottom w:val="none" w:sz="0" w:space="0" w:color="auto"/>
                <w:right w:val="none" w:sz="0" w:space="0" w:color="auto"/>
              </w:divBdr>
            </w:div>
            <w:div w:id="754866668">
              <w:marLeft w:val="0"/>
              <w:marRight w:val="0"/>
              <w:marTop w:val="0"/>
              <w:marBottom w:val="0"/>
              <w:divBdr>
                <w:top w:val="none" w:sz="0" w:space="0" w:color="auto"/>
                <w:left w:val="none" w:sz="0" w:space="0" w:color="auto"/>
                <w:bottom w:val="none" w:sz="0" w:space="0" w:color="auto"/>
                <w:right w:val="none" w:sz="0" w:space="0" w:color="auto"/>
              </w:divBdr>
            </w:div>
            <w:div w:id="1560091545">
              <w:marLeft w:val="0"/>
              <w:marRight w:val="0"/>
              <w:marTop w:val="0"/>
              <w:marBottom w:val="0"/>
              <w:divBdr>
                <w:top w:val="none" w:sz="0" w:space="0" w:color="auto"/>
                <w:left w:val="none" w:sz="0" w:space="0" w:color="auto"/>
                <w:bottom w:val="none" w:sz="0" w:space="0" w:color="auto"/>
                <w:right w:val="none" w:sz="0" w:space="0" w:color="auto"/>
              </w:divBdr>
            </w:div>
            <w:div w:id="1306593213">
              <w:marLeft w:val="0"/>
              <w:marRight w:val="0"/>
              <w:marTop w:val="0"/>
              <w:marBottom w:val="0"/>
              <w:divBdr>
                <w:top w:val="none" w:sz="0" w:space="0" w:color="auto"/>
                <w:left w:val="none" w:sz="0" w:space="0" w:color="auto"/>
                <w:bottom w:val="none" w:sz="0" w:space="0" w:color="auto"/>
                <w:right w:val="none" w:sz="0" w:space="0" w:color="auto"/>
              </w:divBdr>
            </w:div>
            <w:div w:id="1446652251">
              <w:marLeft w:val="0"/>
              <w:marRight w:val="0"/>
              <w:marTop w:val="0"/>
              <w:marBottom w:val="0"/>
              <w:divBdr>
                <w:top w:val="none" w:sz="0" w:space="0" w:color="auto"/>
                <w:left w:val="none" w:sz="0" w:space="0" w:color="auto"/>
                <w:bottom w:val="none" w:sz="0" w:space="0" w:color="auto"/>
                <w:right w:val="none" w:sz="0" w:space="0" w:color="auto"/>
              </w:divBdr>
            </w:div>
            <w:div w:id="215286111">
              <w:marLeft w:val="0"/>
              <w:marRight w:val="0"/>
              <w:marTop w:val="0"/>
              <w:marBottom w:val="0"/>
              <w:divBdr>
                <w:top w:val="none" w:sz="0" w:space="0" w:color="auto"/>
                <w:left w:val="none" w:sz="0" w:space="0" w:color="auto"/>
                <w:bottom w:val="none" w:sz="0" w:space="0" w:color="auto"/>
                <w:right w:val="none" w:sz="0" w:space="0" w:color="auto"/>
              </w:divBdr>
            </w:div>
            <w:div w:id="526024576">
              <w:marLeft w:val="0"/>
              <w:marRight w:val="0"/>
              <w:marTop w:val="0"/>
              <w:marBottom w:val="0"/>
              <w:divBdr>
                <w:top w:val="none" w:sz="0" w:space="0" w:color="auto"/>
                <w:left w:val="none" w:sz="0" w:space="0" w:color="auto"/>
                <w:bottom w:val="none" w:sz="0" w:space="0" w:color="auto"/>
                <w:right w:val="none" w:sz="0" w:space="0" w:color="auto"/>
              </w:divBdr>
            </w:div>
            <w:div w:id="149174066">
              <w:marLeft w:val="0"/>
              <w:marRight w:val="0"/>
              <w:marTop w:val="0"/>
              <w:marBottom w:val="0"/>
              <w:divBdr>
                <w:top w:val="none" w:sz="0" w:space="0" w:color="auto"/>
                <w:left w:val="none" w:sz="0" w:space="0" w:color="auto"/>
                <w:bottom w:val="none" w:sz="0" w:space="0" w:color="auto"/>
                <w:right w:val="none" w:sz="0" w:space="0" w:color="auto"/>
              </w:divBdr>
            </w:div>
            <w:div w:id="201017810">
              <w:marLeft w:val="0"/>
              <w:marRight w:val="0"/>
              <w:marTop w:val="0"/>
              <w:marBottom w:val="0"/>
              <w:divBdr>
                <w:top w:val="none" w:sz="0" w:space="0" w:color="auto"/>
                <w:left w:val="none" w:sz="0" w:space="0" w:color="auto"/>
                <w:bottom w:val="none" w:sz="0" w:space="0" w:color="auto"/>
                <w:right w:val="none" w:sz="0" w:space="0" w:color="auto"/>
              </w:divBdr>
            </w:div>
            <w:div w:id="279531176">
              <w:marLeft w:val="0"/>
              <w:marRight w:val="0"/>
              <w:marTop w:val="0"/>
              <w:marBottom w:val="0"/>
              <w:divBdr>
                <w:top w:val="none" w:sz="0" w:space="0" w:color="auto"/>
                <w:left w:val="none" w:sz="0" w:space="0" w:color="auto"/>
                <w:bottom w:val="none" w:sz="0" w:space="0" w:color="auto"/>
                <w:right w:val="none" w:sz="0" w:space="0" w:color="auto"/>
              </w:divBdr>
            </w:div>
            <w:div w:id="868420379">
              <w:marLeft w:val="0"/>
              <w:marRight w:val="0"/>
              <w:marTop w:val="0"/>
              <w:marBottom w:val="0"/>
              <w:divBdr>
                <w:top w:val="none" w:sz="0" w:space="0" w:color="auto"/>
                <w:left w:val="none" w:sz="0" w:space="0" w:color="auto"/>
                <w:bottom w:val="none" w:sz="0" w:space="0" w:color="auto"/>
                <w:right w:val="none" w:sz="0" w:space="0" w:color="auto"/>
              </w:divBdr>
            </w:div>
            <w:div w:id="181280893">
              <w:marLeft w:val="0"/>
              <w:marRight w:val="0"/>
              <w:marTop w:val="0"/>
              <w:marBottom w:val="0"/>
              <w:divBdr>
                <w:top w:val="none" w:sz="0" w:space="0" w:color="auto"/>
                <w:left w:val="none" w:sz="0" w:space="0" w:color="auto"/>
                <w:bottom w:val="none" w:sz="0" w:space="0" w:color="auto"/>
                <w:right w:val="none" w:sz="0" w:space="0" w:color="auto"/>
              </w:divBdr>
            </w:div>
            <w:div w:id="1681349502">
              <w:marLeft w:val="0"/>
              <w:marRight w:val="0"/>
              <w:marTop w:val="0"/>
              <w:marBottom w:val="0"/>
              <w:divBdr>
                <w:top w:val="none" w:sz="0" w:space="0" w:color="auto"/>
                <w:left w:val="none" w:sz="0" w:space="0" w:color="auto"/>
                <w:bottom w:val="none" w:sz="0" w:space="0" w:color="auto"/>
                <w:right w:val="none" w:sz="0" w:space="0" w:color="auto"/>
              </w:divBdr>
            </w:div>
            <w:div w:id="373163603">
              <w:marLeft w:val="0"/>
              <w:marRight w:val="0"/>
              <w:marTop w:val="0"/>
              <w:marBottom w:val="0"/>
              <w:divBdr>
                <w:top w:val="none" w:sz="0" w:space="0" w:color="auto"/>
                <w:left w:val="none" w:sz="0" w:space="0" w:color="auto"/>
                <w:bottom w:val="none" w:sz="0" w:space="0" w:color="auto"/>
                <w:right w:val="none" w:sz="0" w:space="0" w:color="auto"/>
              </w:divBdr>
            </w:div>
            <w:div w:id="441614089">
              <w:marLeft w:val="0"/>
              <w:marRight w:val="0"/>
              <w:marTop w:val="0"/>
              <w:marBottom w:val="0"/>
              <w:divBdr>
                <w:top w:val="none" w:sz="0" w:space="0" w:color="auto"/>
                <w:left w:val="none" w:sz="0" w:space="0" w:color="auto"/>
                <w:bottom w:val="none" w:sz="0" w:space="0" w:color="auto"/>
                <w:right w:val="none" w:sz="0" w:space="0" w:color="auto"/>
              </w:divBdr>
            </w:div>
            <w:div w:id="808479877">
              <w:marLeft w:val="0"/>
              <w:marRight w:val="0"/>
              <w:marTop w:val="0"/>
              <w:marBottom w:val="0"/>
              <w:divBdr>
                <w:top w:val="none" w:sz="0" w:space="0" w:color="auto"/>
                <w:left w:val="none" w:sz="0" w:space="0" w:color="auto"/>
                <w:bottom w:val="none" w:sz="0" w:space="0" w:color="auto"/>
                <w:right w:val="none" w:sz="0" w:space="0" w:color="auto"/>
              </w:divBdr>
            </w:div>
            <w:div w:id="1576016706">
              <w:marLeft w:val="0"/>
              <w:marRight w:val="0"/>
              <w:marTop w:val="0"/>
              <w:marBottom w:val="0"/>
              <w:divBdr>
                <w:top w:val="none" w:sz="0" w:space="0" w:color="auto"/>
                <w:left w:val="none" w:sz="0" w:space="0" w:color="auto"/>
                <w:bottom w:val="none" w:sz="0" w:space="0" w:color="auto"/>
                <w:right w:val="none" w:sz="0" w:space="0" w:color="auto"/>
              </w:divBdr>
            </w:div>
            <w:div w:id="1210994587">
              <w:marLeft w:val="0"/>
              <w:marRight w:val="0"/>
              <w:marTop w:val="0"/>
              <w:marBottom w:val="0"/>
              <w:divBdr>
                <w:top w:val="none" w:sz="0" w:space="0" w:color="auto"/>
                <w:left w:val="none" w:sz="0" w:space="0" w:color="auto"/>
                <w:bottom w:val="none" w:sz="0" w:space="0" w:color="auto"/>
                <w:right w:val="none" w:sz="0" w:space="0" w:color="auto"/>
              </w:divBdr>
            </w:div>
            <w:div w:id="2133397013">
              <w:marLeft w:val="0"/>
              <w:marRight w:val="0"/>
              <w:marTop w:val="0"/>
              <w:marBottom w:val="0"/>
              <w:divBdr>
                <w:top w:val="none" w:sz="0" w:space="0" w:color="auto"/>
                <w:left w:val="none" w:sz="0" w:space="0" w:color="auto"/>
                <w:bottom w:val="none" w:sz="0" w:space="0" w:color="auto"/>
                <w:right w:val="none" w:sz="0" w:space="0" w:color="auto"/>
              </w:divBdr>
            </w:div>
            <w:div w:id="981926775">
              <w:marLeft w:val="0"/>
              <w:marRight w:val="0"/>
              <w:marTop w:val="0"/>
              <w:marBottom w:val="0"/>
              <w:divBdr>
                <w:top w:val="none" w:sz="0" w:space="0" w:color="auto"/>
                <w:left w:val="none" w:sz="0" w:space="0" w:color="auto"/>
                <w:bottom w:val="none" w:sz="0" w:space="0" w:color="auto"/>
                <w:right w:val="none" w:sz="0" w:space="0" w:color="auto"/>
              </w:divBdr>
            </w:div>
            <w:div w:id="1709525739">
              <w:marLeft w:val="0"/>
              <w:marRight w:val="0"/>
              <w:marTop w:val="0"/>
              <w:marBottom w:val="0"/>
              <w:divBdr>
                <w:top w:val="none" w:sz="0" w:space="0" w:color="auto"/>
                <w:left w:val="none" w:sz="0" w:space="0" w:color="auto"/>
                <w:bottom w:val="none" w:sz="0" w:space="0" w:color="auto"/>
                <w:right w:val="none" w:sz="0" w:space="0" w:color="auto"/>
              </w:divBdr>
            </w:div>
            <w:div w:id="808591564">
              <w:marLeft w:val="0"/>
              <w:marRight w:val="0"/>
              <w:marTop w:val="0"/>
              <w:marBottom w:val="0"/>
              <w:divBdr>
                <w:top w:val="none" w:sz="0" w:space="0" w:color="auto"/>
                <w:left w:val="none" w:sz="0" w:space="0" w:color="auto"/>
                <w:bottom w:val="none" w:sz="0" w:space="0" w:color="auto"/>
                <w:right w:val="none" w:sz="0" w:space="0" w:color="auto"/>
              </w:divBdr>
            </w:div>
            <w:div w:id="1345208425">
              <w:marLeft w:val="0"/>
              <w:marRight w:val="0"/>
              <w:marTop w:val="0"/>
              <w:marBottom w:val="0"/>
              <w:divBdr>
                <w:top w:val="none" w:sz="0" w:space="0" w:color="auto"/>
                <w:left w:val="none" w:sz="0" w:space="0" w:color="auto"/>
                <w:bottom w:val="none" w:sz="0" w:space="0" w:color="auto"/>
                <w:right w:val="none" w:sz="0" w:space="0" w:color="auto"/>
              </w:divBdr>
            </w:div>
            <w:div w:id="376124474">
              <w:marLeft w:val="0"/>
              <w:marRight w:val="0"/>
              <w:marTop w:val="0"/>
              <w:marBottom w:val="0"/>
              <w:divBdr>
                <w:top w:val="none" w:sz="0" w:space="0" w:color="auto"/>
                <w:left w:val="none" w:sz="0" w:space="0" w:color="auto"/>
                <w:bottom w:val="none" w:sz="0" w:space="0" w:color="auto"/>
                <w:right w:val="none" w:sz="0" w:space="0" w:color="auto"/>
              </w:divBdr>
            </w:div>
            <w:div w:id="654383082">
              <w:marLeft w:val="0"/>
              <w:marRight w:val="0"/>
              <w:marTop w:val="0"/>
              <w:marBottom w:val="0"/>
              <w:divBdr>
                <w:top w:val="none" w:sz="0" w:space="0" w:color="auto"/>
                <w:left w:val="none" w:sz="0" w:space="0" w:color="auto"/>
                <w:bottom w:val="none" w:sz="0" w:space="0" w:color="auto"/>
                <w:right w:val="none" w:sz="0" w:space="0" w:color="auto"/>
              </w:divBdr>
            </w:div>
            <w:div w:id="1866163990">
              <w:marLeft w:val="0"/>
              <w:marRight w:val="0"/>
              <w:marTop w:val="0"/>
              <w:marBottom w:val="0"/>
              <w:divBdr>
                <w:top w:val="none" w:sz="0" w:space="0" w:color="auto"/>
                <w:left w:val="none" w:sz="0" w:space="0" w:color="auto"/>
                <w:bottom w:val="none" w:sz="0" w:space="0" w:color="auto"/>
                <w:right w:val="none" w:sz="0" w:space="0" w:color="auto"/>
              </w:divBdr>
            </w:div>
            <w:div w:id="1809200306">
              <w:marLeft w:val="0"/>
              <w:marRight w:val="0"/>
              <w:marTop w:val="0"/>
              <w:marBottom w:val="0"/>
              <w:divBdr>
                <w:top w:val="none" w:sz="0" w:space="0" w:color="auto"/>
                <w:left w:val="none" w:sz="0" w:space="0" w:color="auto"/>
                <w:bottom w:val="none" w:sz="0" w:space="0" w:color="auto"/>
                <w:right w:val="none" w:sz="0" w:space="0" w:color="auto"/>
              </w:divBdr>
            </w:div>
            <w:div w:id="428085589">
              <w:marLeft w:val="0"/>
              <w:marRight w:val="0"/>
              <w:marTop w:val="0"/>
              <w:marBottom w:val="0"/>
              <w:divBdr>
                <w:top w:val="none" w:sz="0" w:space="0" w:color="auto"/>
                <w:left w:val="none" w:sz="0" w:space="0" w:color="auto"/>
                <w:bottom w:val="none" w:sz="0" w:space="0" w:color="auto"/>
                <w:right w:val="none" w:sz="0" w:space="0" w:color="auto"/>
              </w:divBdr>
            </w:div>
            <w:div w:id="9063506">
              <w:marLeft w:val="0"/>
              <w:marRight w:val="0"/>
              <w:marTop w:val="0"/>
              <w:marBottom w:val="0"/>
              <w:divBdr>
                <w:top w:val="none" w:sz="0" w:space="0" w:color="auto"/>
                <w:left w:val="none" w:sz="0" w:space="0" w:color="auto"/>
                <w:bottom w:val="none" w:sz="0" w:space="0" w:color="auto"/>
                <w:right w:val="none" w:sz="0" w:space="0" w:color="auto"/>
              </w:divBdr>
            </w:div>
            <w:div w:id="168835540">
              <w:marLeft w:val="0"/>
              <w:marRight w:val="0"/>
              <w:marTop w:val="0"/>
              <w:marBottom w:val="0"/>
              <w:divBdr>
                <w:top w:val="none" w:sz="0" w:space="0" w:color="auto"/>
                <w:left w:val="none" w:sz="0" w:space="0" w:color="auto"/>
                <w:bottom w:val="none" w:sz="0" w:space="0" w:color="auto"/>
                <w:right w:val="none" w:sz="0" w:space="0" w:color="auto"/>
              </w:divBdr>
            </w:div>
            <w:div w:id="385297450">
              <w:marLeft w:val="0"/>
              <w:marRight w:val="0"/>
              <w:marTop w:val="0"/>
              <w:marBottom w:val="0"/>
              <w:divBdr>
                <w:top w:val="none" w:sz="0" w:space="0" w:color="auto"/>
                <w:left w:val="none" w:sz="0" w:space="0" w:color="auto"/>
                <w:bottom w:val="none" w:sz="0" w:space="0" w:color="auto"/>
                <w:right w:val="none" w:sz="0" w:space="0" w:color="auto"/>
              </w:divBdr>
            </w:div>
            <w:div w:id="1464033930">
              <w:marLeft w:val="0"/>
              <w:marRight w:val="0"/>
              <w:marTop w:val="0"/>
              <w:marBottom w:val="0"/>
              <w:divBdr>
                <w:top w:val="none" w:sz="0" w:space="0" w:color="auto"/>
                <w:left w:val="none" w:sz="0" w:space="0" w:color="auto"/>
                <w:bottom w:val="none" w:sz="0" w:space="0" w:color="auto"/>
                <w:right w:val="none" w:sz="0" w:space="0" w:color="auto"/>
              </w:divBdr>
            </w:div>
            <w:div w:id="2028364687">
              <w:marLeft w:val="0"/>
              <w:marRight w:val="0"/>
              <w:marTop w:val="0"/>
              <w:marBottom w:val="0"/>
              <w:divBdr>
                <w:top w:val="none" w:sz="0" w:space="0" w:color="auto"/>
                <w:left w:val="none" w:sz="0" w:space="0" w:color="auto"/>
                <w:bottom w:val="none" w:sz="0" w:space="0" w:color="auto"/>
                <w:right w:val="none" w:sz="0" w:space="0" w:color="auto"/>
              </w:divBdr>
            </w:div>
            <w:div w:id="236550262">
              <w:marLeft w:val="0"/>
              <w:marRight w:val="0"/>
              <w:marTop w:val="0"/>
              <w:marBottom w:val="0"/>
              <w:divBdr>
                <w:top w:val="none" w:sz="0" w:space="0" w:color="auto"/>
                <w:left w:val="none" w:sz="0" w:space="0" w:color="auto"/>
                <w:bottom w:val="none" w:sz="0" w:space="0" w:color="auto"/>
                <w:right w:val="none" w:sz="0" w:space="0" w:color="auto"/>
              </w:divBdr>
            </w:div>
            <w:div w:id="55861756">
              <w:marLeft w:val="0"/>
              <w:marRight w:val="0"/>
              <w:marTop w:val="0"/>
              <w:marBottom w:val="0"/>
              <w:divBdr>
                <w:top w:val="none" w:sz="0" w:space="0" w:color="auto"/>
                <w:left w:val="none" w:sz="0" w:space="0" w:color="auto"/>
                <w:bottom w:val="none" w:sz="0" w:space="0" w:color="auto"/>
                <w:right w:val="none" w:sz="0" w:space="0" w:color="auto"/>
              </w:divBdr>
            </w:div>
            <w:div w:id="805122218">
              <w:marLeft w:val="0"/>
              <w:marRight w:val="0"/>
              <w:marTop w:val="0"/>
              <w:marBottom w:val="0"/>
              <w:divBdr>
                <w:top w:val="none" w:sz="0" w:space="0" w:color="auto"/>
                <w:left w:val="none" w:sz="0" w:space="0" w:color="auto"/>
                <w:bottom w:val="none" w:sz="0" w:space="0" w:color="auto"/>
                <w:right w:val="none" w:sz="0" w:space="0" w:color="auto"/>
              </w:divBdr>
            </w:div>
            <w:div w:id="1919709811">
              <w:marLeft w:val="0"/>
              <w:marRight w:val="0"/>
              <w:marTop w:val="0"/>
              <w:marBottom w:val="0"/>
              <w:divBdr>
                <w:top w:val="none" w:sz="0" w:space="0" w:color="auto"/>
                <w:left w:val="none" w:sz="0" w:space="0" w:color="auto"/>
                <w:bottom w:val="none" w:sz="0" w:space="0" w:color="auto"/>
                <w:right w:val="none" w:sz="0" w:space="0" w:color="auto"/>
              </w:divBdr>
            </w:div>
            <w:div w:id="1458258065">
              <w:marLeft w:val="0"/>
              <w:marRight w:val="0"/>
              <w:marTop w:val="0"/>
              <w:marBottom w:val="0"/>
              <w:divBdr>
                <w:top w:val="none" w:sz="0" w:space="0" w:color="auto"/>
                <w:left w:val="none" w:sz="0" w:space="0" w:color="auto"/>
                <w:bottom w:val="none" w:sz="0" w:space="0" w:color="auto"/>
                <w:right w:val="none" w:sz="0" w:space="0" w:color="auto"/>
              </w:divBdr>
            </w:div>
            <w:div w:id="328213136">
              <w:marLeft w:val="0"/>
              <w:marRight w:val="0"/>
              <w:marTop w:val="0"/>
              <w:marBottom w:val="0"/>
              <w:divBdr>
                <w:top w:val="none" w:sz="0" w:space="0" w:color="auto"/>
                <w:left w:val="none" w:sz="0" w:space="0" w:color="auto"/>
                <w:bottom w:val="none" w:sz="0" w:space="0" w:color="auto"/>
                <w:right w:val="none" w:sz="0" w:space="0" w:color="auto"/>
              </w:divBdr>
            </w:div>
            <w:div w:id="1912233333">
              <w:marLeft w:val="0"/>
              <w:marRight w:val="0"/>
              <w:marTop w:val="0"/>
              <w:marBottom w:val="0"/>
              <w:divBdr>
                <w:top w:val="none" w:sz="0" w:space="0" w:color="auto"/>
                <w:left w:val="none" w:sz="0" w:space="0" w:color="auto"/>
                <w:bottom w:val="none" w:sz="0" w:space="0" w:color="auto"/>
                <w:right w:val="none" w:sz="0" w:space="0" w:color="auto"/>
              </w:divBdr>
            </w:div>
            <w:div w:id="1953781092">
              <w:marLeft w:val="0"/>
              <w:marRight w:val="0"/>
              <w:marTop w:val="0"/>
              <w:marBottom w:val="0"/>
              <w:divBdr>
                <w:top w:val="none" w:sz="0" w:space="0" w:color="auto"/>
                <w:left w:val="none" w:sz="0" w:space="0" w:color="auto"/>
                <w:bottom w:val="none" w:sz="0" w:space="0" w:color="auto"/>
                <w:right w:val="none" w:sz="0" w:space="0" w:color="auto"/>
              </w:divBdr>
            </w:div>
            <w:div w:id="1892037773">
              <w:marLeft w:val="0"/>
              <w:marRight w:val="0"/>
              <w:marTop w:val="0"/>
              <w:marBottom w:val="0"/>
              <w:divBdr>
                <w:top w:val="none" w:sz="0" w:space="0" w:color="auto"/>
                <w:left w:val="none" w:sz="0" w:space="0" w:color="auto"/>
                <w:bottom w:val="none" w:sz="0" w:space="0" w:color="auto"/>
                <w:right w:val="none" w:sz="0" w:space="0" w:color="auto"/>
              </w:divBdr>
            </w:div>
            <w:div w:id="770316217">
              <w:marLeft w:val="0"/>
              <w:marRight w:val="0"/>
              <w:marTop w:val="0"/>
              <w:marBottom w:val="0"/>
              <w:divBdr>
                <w:top w:val="none" w:sz="0" w:space="0" w:color="auto"/>
                <w:left w:val="none" w:sz="0" w:space="0" w:color="auto"/>
                <w:bottom w:val="none" w:sz="0" w:space="0" w:color="auto"/>
                <w:right w:val="none" w:sz="0" w:space="0" w:color="auto"/>
              </w:divBdr>
            </w:div>
            <w:div w:id="855578879">
              <w:marLeft w:val="0"/>
              <w:marRight w:val="0"/>
              <w:marTop w:val="0"/>
              <w:marBottom w:val="0"/>
              <w:divBdr>
                <w:top w:val="none" w:sz="0" w:space="0" w:color="auto"/>
                <w:left w:val="none" w:sz="0" w:space="0" w:color="auto"/>
                <w:bottom w:val="none" w:sz="0" w:space="0" w:color="auto"/>
                <w:right w:val="none" w:sz="0" w:space="0" w:color="auto"/>
              </w:divBdr>
            </w:div>
            <w:div w:id="12388964">
              <w:marLeft w:val="0"/>
              <w:marRight w:val="0"/>
              <w:marTop w:val="0"/>
              <w:marBottom w:val="0"/>
              <w:divBdr>
                <w:top w:val="none" w:sz="0" w:space="0" w:color="auto"/>
                <w:left w:val="none" w:sz="0" w:space="0" w:color="auto"/>
                <w:bottom w:val="none" w:sz="0" w:space="0" w:color="auto"/>
                <w:right w:val="none" w:sz="0" w:space="0" w:color="auto"/>
              </w:divBdr>
            </w:div>
            <w:div w:id="690955857">
              <w:marLeft w:val="0"/>
              <w:marRight w:val="0"/>
              <w:marTop w:val="0"/>
              <w:marBottom w:val="0"/>
              <w:divBdr>
                <w:top w:val="none" w:sz="0" w:space="0" w:color="auto"/>
                <w:left w:val="none" w:sz="0" w:space="0" w:color="auto"/>
                <w:bottom w:val="none" w:sz="0" w:space="0" w:color="auto"/>
                <w:right w:val="none" w:sz="0" w:space="0" w:color="auto"/>
              </w:divBdr>
            </w:div>
            <w:div w:id="312949217">
              <w:marLeft w:val="0"/>
              <w:marRight w:val="0"/>
              <w:marTop w:val="0"/>
              <w:marBottom w:val="0"/>
              <w:divBdr>
                <w:top w:val="none" w:sz="0" w:space="0" w:color="auto"/>
                <w:left w:val="none" w:sz="0" w:space="0" w:color="auto"/>
                <w:bottom w:val="none" w:sz="0" w:space="0" w:color="auto"/>
                <w:right w:val="none" w:sz="0" w:space="0" w:color="auto"/>
              </w:divBdr>
            </w:div>
            <w:div w:id="2110614812">
              <w:marLeft w:val="0"/>
              <w:marRight w:val="0"/>
              <w:marTop w:val="0"/>
              <w:marBottom w:val="0"/>
              <w:divBdr>
                <w:top w:val="none" w:sz="0" w:space="0" w:color="auto"/>
                <w:left w:val="none" w:sz="0" w:space="0" w:color="auto"/>
                <w:bottom w:val="none" w:sz="0" w:space="0" w:color="auto"/>
                <w:right w:val="none" w:sz="0" w:space="0" w:color="auto"/>
              </w:divBdr>
            </w:div>
            <w:div w:id="2107263029">
              <w:marLeft w:val="0"/>
              <w:marRight w:val="0"/>
              <w:marTop w:val="0"/>
              <w:marBottom w:val="0"/>
              <w:divBdr>
                <w:top w:val="none" w:sz="0" w:space="0" w:color="auto"/>
                <w:left w:val="none" w:sz="0" w:space="0" w:color="auto"/>
                <w:bottom w:val="none" w:sz="0" w:space="0" w:color="auto"/>
                <w:right w:val="none" w:sz="0" w:space="0" w:color="auto"/>
              </w:divBdr>
            </w:div>
            <w:div w:id="788815659">
              <w:marLeft w:val="0"/>
              <w:marRight w:val="0"/>
              <w:marTop w:val="0"/>
              <w:marBottom w:val="0"/>
              <w:divBdr>
                <w:top w:val="none" w:sz="0" w:space="0" w:color="auto"/>
                <w:left w:val="none" w:sz="0" w:space="0" w:color="auto"/>
                <w:bottom w:val="none" w:sz="0" w:space="0" w:color="auto"/>
                <w:right w:val="none" w:sz="0" w:space="0" w:color="auto"/>
              </w:divBdr>
            </w:div>
            <w:div w:id="292444730">
              <w:marLeft w:val="0"/>
              <w:marRight w:val="0"/>
              <w:marTop w:val="0"/>
              <w:marBottom w:val="0"/>
              <w:divBdr>
                <w:top w:val="none" w:sz="0" w:space="0" w:color="auto"/>
                <w:left w:val="none" w:sz="0" w:space="0" w:color="auto"/>
                <w:bottom w:val="none" w:sz="0" w:space="0" w:color="auto"/>
                <w:right w:val="none" w:sz="0" w:space="0" w:color="auto"/>
              </w:divBdr>
            </w:div>
            <w:div w:id="74980494">
              <w:marLeft w:val="0"/>
              <w:marRight w:val="0"/>
              <w:marTop w:val="0"/>
              <w:marBottom w:val="0"/>
              <w:divBdr>
                <w:top w:val="none" w:sz="0" w:space="0" w:color="auto"/>
                <w:left w:val="none" w:sz="0" w:space="0" w:color="auto"/>
                <w:bottom w:val="none" w:sz="0" w:space="0" w:color="auto"/>
                <w:right w:val="none" w:sz="0" w:space="0" w:color="auto"/>
              </w:divBdr>
            </w:div>
            <w:div w:id="287201213">
              <w:marLeft w:val="0"/>
              <w:marRight w:val="0"/>
              <w:marTop w:val="0"/>
              <w:marBottom w:val="0"/>
              <w:divBdr>
                <w:top w:val="none" w:sz="0" w:space="0" w:color="auto"/>
                <w:left w:val="none" w:sz="0" w:space="0" w:color="auto"/>
                <w:bottom w:val="none" w:sz="0" w:space="0" w:color="auto"/>
                <w:right w:val="none" w:sz="0" w:space="0" w:color="auto"/>
              </w:divBdr>
            </w:div>
            <w:div w:id="532573952">
              <w:marLeft w:val="0"/>
              <w:marRight w:val="0"/>
              <w:marTop w:val="0"/>
              <w:marBottom w:val="0"/>
              <w:divBdr>
                <w:top w:val="none" w:sz="0" w:space="0" w:color="auto"/>
                <w:left w:val="none" w:sz="0" w:space="0" w:color="auto"/>
                <w:bottom w:val="none" w:sz="0" w:space="0" w:color="auto"/>
                <w:right w:val="none" w:sz="0" w:space="0" w:color="auto"/>
              </w:divBdr>
            </w:div>
            <w:div w:id="64449420">
              <w:marLeft w:val="0"/>
              <w:marRight w:val="0"/>
              <w:marTop w:val="0"/>
              <w:marBottom w:val="0"/>
              <w:divBdr>
                <w:top w:val="none" w:sz="0" w:space="0" w:color="auto"/>
                <w:left w:val="none" w:sz="0" w:space="0" w:color="auto"/>
                <w:bottom w:val="none" w:sz="0" w:space="0" w:color="auto"/>
                <w:right w:val="none" w:sz="0" w:space="0" w:color="auto"/>
              </w:divBdr>
            </w:div>
            <w:div w:id="2089229864">
              <w:marLeft w:val="0"/>
              <w:marRight w:val="0"/>
              <w:marTop w:val="0"/>
              <w:marBottom w:val="0"/>
              <w:divBdr>
                <w:top w:val="none" w:sz="0" w:space="0" w:color="auto"/>
                <w:left w:val="none" w:sz="0" w:space="0" w:color="auto"/>
                <w:bottom w:val="none" w:sz="0" w:space="0" w:color="auto"/>
                <w:right w:val="none" w:sz="0" w:space="0" w:color="auto"/>
              </w:divBdr>
            </w:div>
            <w:div w:id="1879656236">
              <w:marLeft w:val="0"/>
              <w:marRight w:val="0"/>
              <w:marTop w:val="0"/>
              <w:marBottom w:val="0"/>
              <w:divBdr>
                <w:top w:val="none" w:sz="0" w:space="0" w:color="auto"/>
                <w:left w:val="none" w:sz="0" w:space="0" w:color="auto"/>
                <w:bottom w:val="none" w:sz="0" w:space="0" w:color="auto"/>
                <w:right w:val="none" w:sz="0" w:space="0" w:color="auto"/>
              </w:divBdr>
            </w:div>
            <w:div w:id="292760453">
              <w:marLeft w:val="0"/>
              <w:marRight w:val="0"/>
              <w:marTop w:val="0"/>
              <w:marBottom w:val="0"/>
              <w:divBdr>
                <w:top w:val="none" w:sz="0" w:space="0" w:color="auto"/>
                <w:left w:val="none" w:sz="0" w:space="0" w:color="auto"/>
                <w:bottom w:val="none" w:sz="0" w:space="0" w:color="auto"/>
                <w:right w:val="none" w:sz="0" w:space="0" w:color="auto"/>
              </w:divBdr>
            </w:div>
            <w:div w:id="761144339">
              <w:marLeft w:val="0"/>
              <w:marRight w:val="0"/>
              <w:marTop w:val="0"/>
              <w:marBottom w:val="0"/>
              <w:divBdr>
                <w:top w:val="none" w:sz="0" w:space="0" w:color="auto"/>
                <w:left w:val="none" w:sz="0" w:space="0" w:color="auto"/>
                <w:bottom w:val="none" w:sz="0" w:space="0" w:color="auto"/>
                <w:right w:val="none" w:sz="0" w:space="0" w:color="auto"/>
              </w:divBdr>
            </w:div>
            <w:div w:id="1910652729">
              <w:marLeft w:val="0"/>
              <w:marRight w:val="0"/>
              <w:marTop w:val="0"/>
              <w:marBottom w:val="0"/>
              <w:divBdr>
                <w:top w:val="none" w:sz="0" w:space="0" w:color="auto"/>
                <w:left w:val="none" w:sz="0" w:space="0" w:color="auto"/>
                <w:bottom w:val="none" w:sz="0" w:space="0" w:color="auto"/>
                <w:right w:val="none" w:sz="0" w:space="0" w:color="auto"/>
              </w:divBdr>
            </w:div>
            <w:div w:id="94639655">
              <w:marLeft w:val="0"/>
              <w:marRight w:val="0"/>
              <w:marTop w:val="0"/>
              <w:marBottom w:val="0"/>
              <w:divBdr>
                <w:top w:val="none" w:sz="0" w:space="0" w:color="auto"/>
                <w:left w:val="none" w:sz="0" w:space="0" w:color="auto"/>
                <w:bottom w:val="none" w:sz="0" w:space="0" w:color="auto"/>
                <w:right w:val="none" w:sz="0" w:space="0" w:color="auto"/>
              </w:divBdr>
            </w:div>
            <w:div w:id="1541480321">
              <w:marLeft w:val="0"/>
              <w:marRight w:val="0"/>
              <w:marTop w:val="0"/>
              <w:marBottom w:val="0"/>
              <w:divBdr>
                <w:top w:val="none" w:sz="0" w:space="0" w:color="auto"/>
                <w:left w:val="none" w:sz="0" w:space="0" w:color="auto"/>
                <w:bottom w:val="none" w:sz="0" w:space="0" w:color="auto"/>
                <w:right w:val="none" w:sz="0" w:space="0" w:color="auto"/>
              </w:divBdr>
            </w:div>
            <w:div w:id="982006370">
              <w:marLeft w:val="0"/>
              <w:marRight w:val="0"/>
              <w:marTop w:val="0"/>
              <w:marBottom w:val="0"/>
              <w:divBdr>
                <w:top w:val="none" w:sz="0" w:space="0" w:color="auto"/>
                <w:left w:val="none" w:sz="0" w:space="0" w:color="auto"/>
                <w:bottom w:val="none" w:sz="0" w:space="0" w:color="auto"/>
                <w:right w:val="none" w:sz="0" w:space="0" w:color="auto"/>
              </w:divBdr>
            </w:div>
            <w:div w:id="1519469008">
              <w:marLeft w:val="0"/>
              <w:marRight w:val="0"/>
              <w:marTop w:val="0"/>
              <w:marBottom w:val="0"/>
              <w:divBdr>
                <w:top w:val="none" w:sz="0" w:space="0" w:color="auto"/>
                <w:left w:val="none" w:sz="0" w:space="0" w:color="auto"/>
                <w:bottom w:val="none" w:sz="0" w:space="0" w:color="auto"/>
                <w:right w:val="none" w:sz="0" w:space="0" w:color="auto"/>
              </w:divBdr>
            </w:div>
            <w:div w:id="1948542234">
              <w:marLeft w:val="0"/>
              <w:marRight w:val="0"/>
              <w:marTop w:val="0"/>
              <w:marBottom w:val="0"/>
              <w:divBdr>
                <w:top w:val="none" w:sz="0" w:space="0" w:color="auto"/>
                <w:left w:val="none" w:sz="0" w:space="0" w:color="auto"/>
                <w:bottom w:val="none" w:sz="0" w:space="0" w:color="auto"/>
                <w:right w:val="none" w:sz="0" w:space="0" w:color="auto"/>
              </w:divBdr>
            </w:div>
            <w:div w:id="1154376496">
              <w:marLeft w:val="0"/>
              <w:marRight w:val="0"/>
              <w:marTop w:val="0"/>
              <w:marBottom w:val="0"/>
              <w:divBdr>
                <w:top w:val="none" w:sz="0" w:space="0" w:color="auto"/>
                <w:left w:val="none" w:sz="0" w:space="0" w:color="auto"/>
                <w:bottom w:val="none" w:sz="0" w:space="0" w:color="auto"/>
                <w:right w:val="none" w:sz="0" w:space="0" w:color="auto"/>
              </w:divBdr>
            </w:div>
            <w:div w:id="1531215783">
              <w:marLeft w:val="0"/>
              <w:marRight w:val="0"/>
              <w:marTop w:val="0"/>
              <w:marBottom w:val="0"/>
              <w:divBdr>
                <w:top w:val="none" w:sz="0" w:space="0" w:color="auto"/>
                <w:left w:val="none" w:sz="0" w:space="0" w:color="auto"/>
                <w:bottom w:val="none" w:sz="0" w:space="0" w:color="auto"/>
                <w:right w:val="none" w:sz="0" w:space="0" w:color="auto"/>
              </w:divBdr>
            </w:div>
            <w:div w:id="1519197791">
              <w:marLeft w:val="0"/>
              <w:marRight w:val="0"/>
              <w:marTop w:val="0"/>
              <w:marBottom w:val="0"/>
              <w:divBdr>
                <w:top w:val="none" w:sz="0" w:space="0" w:color="auto"/>
                <w:left w:val="none" w:sz="0" w:space="0" w:color="auto"/>
                <w:bottom w:val="none" w:sz="0" w:space="0" w:color="auto"/>
                <w:right w:val="none" w:sz="0" w:space="0" w:color="auto"/>
              </w:divBdr>
            </w:div>
            <w:div w:id="621882556">
              <w:marLeft w:val="0"/>
              <w:marRight w:val="0"/>
              <w:marTop w:val="0"/>
              <w:marBottom w:val="0"/>
              <w:divBdr>
                <w:top w:val="none" w:sz="0" w:space="0" w:color="auto"/>
                <w:left w:val="none" w:sz="0" w:space="0" w:color="auto"/>
                <w:bottom w:val="none" w:sz="0" w:space="0" w:color="auto"/>
                <w:right w:val="none" w:sz="0" w:space="0" w:color="auto"/>
              </w:divBdr>
            </w:div>
            <w:div w:id="1150364074">
              <w:marLeft w:val="0"/>
              <w:marRight w:val="0"/>
              <w:marTop w:val="0"/>
              <w:marBottom w:val="0"/>
              <w:divBdr>
                <w:top w:val="none" w:sz="0" w:space="0" w:color="auto"/>
                <w:left w:val="none" w:sz="0" w:space="0" w:color="auto"/>
                <w:bottom w:val="none" w:sz="0" w:space="0" w:color="auto"/>
                <w:right w:val="none" w:sz="0" w:space="0" w:color="auto"/>
              </w:divBdr>
            </w:div>
            <w:div w:id="2069569328">
              <w:marLeft w:val="0"/>
              <w:marRight w:val="0"/>
              <w:marTop w:val="0"/>
              <w:marBottom w:val="0"/>
              <w:divBdr>
                <w:top w:val="none" w:sz="0" w:space="0" w:color="auto"/>
                <w:left w:val="none" w:sz="0" w:space="0" w:color="auto"/>
                <w:bottom w:val="none" w:sz="0" w:space="0" w:color="auto"/>
                <w:right w:val="none" w:sz="0" w:space="0" w:color="auto"/>
              </w:divBdr>
            </w:div>
            <w:div w:id="253827020">
              <w:marLeft w:val="0"/>
              <w:marRight w:val="0"/>
              <w:marTop w:val="0"/>
              <w:marBottom w:val="0"/>
              <w:divBdr>
                <w:top w:val="none" w:sz="0" w:space="0" w:color="auto"/>
                <w:left w:val="none" w:sz="0" w:space="0" w:color="auto"/>
                <w:bottom w:val="none" w:sz="0" w:space="0" w:color="auto"/>
                <w:right w:val="none" w:sz="0" w:space="0" w:color="auto"/>
              </w:divBdr>
            </w:div>
            <w:div w:id="191960581">
              <w:marLeft w:val="0"/>
              <w:marRight w:val="0"/>
              <w:marTop w:val="0"/>
              <w:marBottom w:val="0"/>
              <w:divBdr>
                <w:top w:val="none" w:sz="0" w:space="0" w:color="auto"/>
                <w:left w:val="none" w:sz="0" w:space="0" w:color="auto"/>
                <w:bottom w:val="none" w:sz="0" w:space="0" w:color="auto"/>
                <w:right w:val="none" w:sz="0" w:space="0" w:color="auto"/>
              </w:divBdr>
            </w:div>
            <w:div w:id="1295022865">
              <w:marLeft w:val="0"/>
              <w:marRight w:val="0"/>
              <w:marTop w:val="0"/>
              <w:marBottom w:val="0"/>
              <w:divBdr>
                <w:top w:val="none" w:sz="0" w:space="0" w:color="auto"/>
                <w:left w:val="none" w:sz="0" w:space="0" w:color="auto"/>
                <w:bottom w:val="none" w:sz="0" w:space="0" w:color="auto"/>
                <w:right w:val="none" w:sz="0" w:space="0" w:color="auto"/>
              </w:divBdr>
            </w:div>
            <w:div w:id="1561329833">
              <w:marLeft w:val="0"/>
              <w:marRight w:val="0"/>
              <w:marTop w:val="0"/>
              <w:marBottom w:val="0"/>
              <w:divBdr>
                <w:top w:val="none" w:sz="0" w:space="0" w:color="auto"/>
                <w:left w:val="none" w:sz="0" w:space="0" w:color="auto"/>
                <w:bottom w:val="none" w:sz="0" w:space="0" w:color="auto"/>
                <w:right w:val="none" w:sz="0" w:space="0" w:color="auto"/>
              </w:divBdr>
            </w:div>
            <w:div w:id="1631518808">
              <w:marLeft w:val="0"/>
              <w:marRight w:val="0"/>
              <w:marTop w:val="0"/>
              <w:marBottom w:val="0"/>
              <w:divBdr>
                <w:top w:val="none" w:sz="0" w:space="0" w:color="auto"/>
                <w:left w:val="none" w:sz="0" w:space="0" w:color="auto"/>
                <w:bottom w:val="none" w:sz="0" w:space="0" w:color="auto"/>
                <w:right w:val="none" w:sz="0" w:space="0" w:color="auto"/>
              </w:divBdr>
            </w:div>
            <w:div w:id="861741892">
              <w:marLeft w:val="0"/>
              <w:marRight w:val="0"/>
              <w:marTop w:val="0"/>
              <w:marBottom w:val="0"/>
              <w:divBdr>
                <w:top w:val="none" w:sz="0" w:space="0" w:color="auto"/>
                <w:left w:val="none" w:sz="0" w:space="0" w:color="auto"/>
                <w:bottom w:val="none" w:sz="0" w:space="0" w:color="auto"/>
                <w:right w:val="none" w:sz="0" w:space="0" w:color="auto"/>
              </w:divBdr>
            </w:div>
            <w:div w:id="179005583">
              <w:marLeft w:val="0"/>
              <w:marRight w:val="0"/>
              <w:marTop w:val="0"/>
              <w:marBottom w:val="0"/>
              <w:divBdr>
                <w:top w:val="none" w:sz="0" w:space="0" w:color="auto"/>
                <w:left w:val="none" w:sz="0" w:space="0" w:color="auto"/>
                <w:bottom w:val="none" w:sz="0" w:space="0" w:color="auto"/>
                <w:right w:val="none" w:sz="0" w:space="0" w:color="auto"/>
              </w:divBdr>
            </w:div>
            <w:div w:id="1831287310">
              <w:marLeft w:val="0"/>
              <w:marRight w:val="0"/>
              <w:marTop w:val="0"/>
              <w:marBottom w:val="0"/>
              <w:divBdr>
                <w:top w:val="none" w:sz="0" w:space="0" w:color="auto"/>
                <w:left w:val="none" w:sz="0" w:space="0" w:color="auto"/>
                <w:bottom w:val="none" w:sz="0" w:space="0" w:color="auto"/>
                <w:right w:val="none" w:sz="0" w:space="0" w:color="auto"/>
              </w:divBdr>
            </w:div>
            <w:div w:id="888682928">
              <w:marLeft w:val="0"/>
              <w:marRight w:val="0"/>
              <w:marTop w:val="0"/>
              <w:marBottom w:val="0"/>
              <w:divBdr>
                <w:top w:val="none" w:sz="0" w:space="0" w:color="auto"/>
                <w:left w:val="none" w:sz="0" w:space="0" w:color="auto"/>
                <w:bottom w:val="none" w:sz="0" w:space="0" w:color="auto"/>
                <w:right w:val="none" w:sz="0" w:space="0" w:color="auto"/>
              </w:divBdr>
            </w:div>
            <w:div w:id="559286033">
              <w:marLeft w:val="0"/>
              <w:marRight w:val="0"/>
              <w:marTop w:val="0"/>
              <w:marBottom w:val="0"/>
              <w:divBdr>
                <w:top w:val="none" w:sz="0" w:space="0" w:color="auto"/>
                <w:left w:val="none" w:sz="0" w:space="0" w:color="auto"/>
                <w:bottom w:val="none" w:sz="0" w:space="0" w:color="auto"/>
                <w:right w:val="none" w:sz="0" w:space="0" w:color="auto"/>
              </w:divBdr>
            </w:div>
            <w:div w:id="869414844">
              <w:marLeft w:val="0"/>
              <w:marRight w:val="0"/>
              <w:marTop w:val="0"/>
              <w:marBottom w:val="0"/>
              <w:divBdr>
                <w:top w:val="none" w:sz="0" w:space="0" w:color="auto"/>
                <w:left w:val="none" w:sz="0" w:space="0" w:color="auto"/>
                <w:bottom w:val="none" w:sz="0" w:space="0" w:color="auto"/>
                <w:right w:val="none" w:sz="0" w:space="0" w:color="auto"/>
              </w:divBdr>
            </w:div>
            <w:div w:id="845562248">
              <w:marLeft w:val="0"/>
              <w:marRight w:val="0"/>
              <w:marTop w:val="0"/>
              <w:marBottom w:val="0"/>
              <w:divBdr>
                <w:top w:val="none" w:sz="0" w:space="0" w:color="auto"/>
                <w:left w:val="none" w:sz="0" w:space="0" w:color="auto"/>
                <w:bottom w:val="none" w:sz="0" w:space="0" w:color="auto"/>
                <w:right w:val="none" w:sz="0" w:space="0" w:color="auto"/>
              </w:divBdr>
            </w:div>
            <w:div w:id="290677599">
              <w:marLeft w:val="0"/>
              <w:marRight w:val="0"/>
              <w:marTop w:val="0"/>
              <w:marBottom w:val="0"/>
              <w:divBdr>
                <w:top w:val="none" w:sz="0" w:space="0" w:color="auto"/>
                <w:left w:val="none" w:sz="0" w:space="0" w:color="auto"/>
                <w:bottom w:val="none" w:sz="0" w:space="0" w:color="auto"/>
                <w:right w:val="none" w:sz="0" w:space="0" w:color="auto"/>
              </w:divBdr>
            </w:div>
            <w:div w:id="1442217246">
              <w:marLeft w:val="0"/>
              <w:marRight w:val="0"/>
              <w:marTop w:val="0"/>
              <w:marBottom w:val="0"/>
              <w:divBdr>
                <w:top w:val="none" w:sz="0" w:space="0" w:color="auto"/>
                <w:left w:val="none" w:sz="0" w:space="0" w:color="auto"/>
                <w:bottom w:val="none" w:sz="0" w:space="0" w:color="auto"/>
                <w:right w:val="none" w:sz="0" w:space="0" w:color="auto"/>
              </w:divBdr>
            </w:div>
            <w:div w:id="513809563">
              <w:marLeft w:val="0"/>
              <w:marRight w:val="0"/>
              <w:marTop w:val="0"/>
              <w:marBottom w:val="0"/>
              <w:divBdr>
                <w:top w:val="none" w:sz="0" w:space="0" w:color="auto"/>
                <w:left w:val="none" w:sz="0" w:space="0" w:color="auto"/>
                <w:bottom w:val="none" w:sz="0" w:space="0" w:color="auto"/>
                <w:right w:val="none" w:sz="0" w:space="0" w:color="auto"/>
              </w:divBdr>
            </w:div>
            <w:div w:id="2126656327">
              <w:marLeft w:val="0"/>
              <w:marRight w:val="0"/>
              <w:marTop w:val="0"/>
              <w:marBottom w:val="0"/>
              <w:divBdr>
                <w:top w:val="none" w:sz="0" w:space="0" w:color="auto"/>
                <w:left w:val="none" w:sz="0" w:space="0" w:color="auto"/>
                <w:bottom w:val="none" w:sz="0" w:space="0" w:color="auto"/>
                <w:right w:val="none" w:sz="0" w:space="0" w:color="auto"/>
              </w:divBdr>
            </w:div>
            <w:div w:id="1096175108">
              <w:marLeft w:val="0"/>
              <w:marRight w:val="0"/>
              <w:marTop w:val="0"/>
              <w:marBottom w:val="0"/>
              <w:divBdr>
                <w:top w:val="none" w:sz="0" w:space="0" w:color="auto"/>
                <w:left w:val="none" w:sz="0" w:space="0" w:color="auto"/>
                <w:bottom w:val="none" w:sz="0" w:space="0" w:color="auto"/>
                <w:right w:val="none" w:sz="0" w:space="0" w:color="auto"/>
              </w:divBdr>
            </w:div>
            <w:div w:id="420374326">
              <w:marLeft w:val="0"/>
              <w:marRight w:val="0"/>
              <w:marTop w:val="0"/>
              <w:marBottom w:val="0"/>
              <w:divBdr>
                <w:top w:val="none" w:sz="0" w:space="0" w:color="auto"/>
                <w:left w:val="none" w:sz="0" w:space="0" w:color="auto"/>
                <w:bottom w:val="none" w:sz="0" w:space="0" w:color="auto"/>
                <w:right w:val="none" w:sz="0" w:space="0" w:color="auto"/>
              </w:divBdr>
            </w:div>
            <w:div w:id="450904558">
              <w:marLeft w:val="0"/>
              <w:marRight w:val="0"/>
              <w:marTop w:val="0"/>
              <w:marBottom w:val="0"/>
              <w:divBdr>
                <w:top w:val="none" w:sz="0" w:space="0" w:color="auto"/>
                <w:left w:val="none" w:sz="0" w:space="0" w:color="auto"/>
                <w:bottom w:val="none" w:sz="0" w:space="0" w:color="auto"/>
                <w:right w:val="none" w:sz="0" w:space="0" w:color="auto"/>
              </w:divBdr>
            </w:div>
            <w:div w:id="1557551339">
              <w:marLeft w:val="0"/>
              <w:marRight w:val="0"/>
              <w:marTop w:val="0"/>
              <w:marBottom w:val="0"/>
              <w:divBdr>
                <w:top w:val="none" w:sz="0" w:space="0" w:color="auto"/>
                <w:left w:val="none" w:sz="0" w:space="0" w:color="auto"/>
                <w:bottom w:val="none" w:sz="0" w:space="0" w:color="auto"/>
                <w:right w:val="none" w:sz="0" w:space="0" w:color="auto"/>
              </w:divBdr>
            </w:div>
            <w:div w:id="1312320891">
              <w:marLeft w:val="0"/>
              <w:marRight w:val="0"/>
              <w:marTop w:val="0"/>
              <w:marBottom w:val="0"/>
              <w:divBdr>
                <w:top w:val="none" w:sz="0" w:space="0" w:color="auto"/>
                <w:left w:val="none" w:sz="0" w:space="0" w:color="auto"/>
                <w:bottom w:val="none" w:sz="0" w:space="0" w:color="auto"/>
                <w:right w:val="none" w:sz="0" w:space="0" w:color="auto"/>
              </w:divBdr>
            </w:div>
            <w:div w:id="654648540">
              <w:marLeft w:val="0"/>
              <w:marRight w:val="0"/>
              <w:marTop w:val="0"/>
              <w:marBottom w:val="0"/>
              <w:divBdr>
                <w:top w:val="none" w:sz="0" w:space="0" w:color="auto"/>
                <w:left w:val="none" w:sz="0" w:space="0" w:color="auto"/>
                <w:bottom w:val="none" w:sz="0" w:space="0" w:color="auto"/>
                <w:right w:val="none" w:sz="0" w:space="0" w:color="auto"/>
              </w:divBdr>
            </w:div>
            <w:div w:id="526405778">
              <w:marLeft w:val="0"/>
              <w:marRight w:val="0"/>
              <w:marTop w:val="0"/>
              <w:marBottom w:val="0"/>
              <w:divBdr>
                <w:top w:val="none" w:sz="0" w:space="0" w:color="auto"/>
                <w:left w:val="none" w:sz="0" w:space="0" w:color="auto"/>
                <w:bottom w:val="none" w:sz="0" w:space="0" w:color="auto"/>
                <w:right w:val="none" w:sz="0" w:space="0" w:color="auto"/>
              </w:divBdr>
            </w:div>
            <w:div w:id="263853915">
              <w:marLeft w:val="0"/>
              <w:marRight w:val="0"/>
              <w:marTop w:val="0"/>
              <w:marBottom w:val="0"/>
              <w:divBdr>
                <w:top w:val="none" w:sz="0" w:space="0" w:color="auto"/>
                <w:left w:val="none" w:sz="0" w:space="0" w:color="auto"/>
                <w:bottom w:val="none" w:sz="0" w:space="0" w:color="auto"/>
                <w:right w:val="none" w:sz="0" w:space="0" w:color="auto"/>
              </w:divBdr>
            </w:div>
            <w:div w:id="233706709">
              <w:marLeft w:val="0"/>
              <w:marRight w:val="0"/>
              <w:marTop w:val="0"/>
              <w:marBottom w:val="0"/>
              <w:divBdr>
                <w:top w:val="none" w:sz="0" w:space="0" w:color="auto"/>
                <w:left w:val="none" w:sz="0" w:space="0" w:color="auto"/>
                <w:bottom w:val="none" w:sz="0" w:space="0" w:color="auto"/>
                <w:right w:val="none" w:sz="0" w:space="0" w:color="auto"/>
              </w:divBdr>
            </w:div>
            <w:div w:id="1269463300">
              <w:marLeft w:val="0"/>
              <w:marRight w:val="0"/>
              <w:marTop w:val="0"/>
              <w:marBottom w:val="0"/>
              <w:divBdr>
                <w:top w:val="none" w:sz="0" w:space="0" w:color="auto"/>
                <w:left w:val="none" w:sz="0" w:space="0" w:color="auto"/>
                <w:bottom w:val="none" w:sz="0" w:space="0" w:color="auto"/>
                <w:right w:val="none" w:sz="0" w:space="0" w:color="auto"/>
              </w:divBdr>
            </w:div>
            <w:div w:id="1275021446">
              <w:marLeft w:val="0"/>
              <w:marRight w:val="0"/>
              <w:marTop w:val="0"/>
              <w:marBottom w:val="0"/>
              <w:divBdr>
                <w:top w:val="none" w:sz="0" w:space="0" w:color="auto"/>
                <w:left w:val="none" w:sz="0" w:space="0" w:color="auto"/>
                <w:bottom w:val="none" w:sz="0" w:space="0" w:color="auto"/>
                <w:right w:val="none" w:sz="0" w:space="0" w:color="auto"/>
              </w:divBdr>
            </w:div>
            <w:div w:id="1270889862">
              <w:marLeft w:val="0"/>
              <w:marRight w:val="0"/>
              <w:marTop w:val="0"/>
              <w:marBottom w:val="0"/>
              <w:divBdr>
                <w:top w:val="none" w:sz="0" w:space="0" w:color="auto"/>
                <w:left w:val="none" w:sz="0" w:space="0" w:color="auto"/>
                <w:bottom w:val="none" w:sz="0" w:space="0" w:color="auto"/>
                <w:right w:val="none" w:sz="0" w:space="0" w:color="auto"/>
              </w:divBdr>
            </w:div>
            <w:div w:id="1185052999">
              <w:marLeft w:val="0"/>
              <w:marRight w:val="0"/>
              <w:marTop w:val="0"/>
              <w:marBottom w:val="0"/>
              <w:divBdr>
                <w:top w:val="none" w:sz="0" w:space="0" w:color="auto"/>
                <w:left w:val="none" w:sz="0" w:space="0" w:color="auto"/>
                <w:bottom w:val="none" w:sz="0" w:space="0" w:color="auto"/>
                <w:right w:val="none" w:sz="0" w:space="0" w:color="auto"/>
              </w:divBdr>
            </w:div>
            <w:div w:id="1296181016">
              <w:marLeft w:val="0"/>
              <w:marRight w:val="0"/>
              <w:marTop w:val="0"/>
              <w:marBottom w:val="0"/>
              <w:divBdr>
                <w:top w:val="none" w:sz="0" w:space="0" w:color="auto"/>
                <w:left w:val="none" w:sz="0" w:space="0" w:color="auto"/>
                <w:bottom w:val="none" w:sz="0" w:space="0" w:color="auto"/>
                <w:right w:val="none" w:sz="0" w:space="0" w:color="auto"/>
              </w:divBdr>
            </w:div>
            <w:div w:id="1779987096">
              <w:marLeft w:val="0"/>
              <w:marRight w:val="0"/>
              <w:marTop w:val="0"/>
              <w:marBottom w:val="0"/>
              <w:divBdr>
                <w:top w:val="none" w:sz="0" w:space="0" w:color="auto"/>
                <w:left w:val="none" w:sz="0" w:space="0" w:color="auto"/>
                <w:bottom w:val="none" w:sz="0" w:space="0" w:color="auto"/>
                <w:right w:val="none" w:sz="0" w:space="0" w:color="auto"/>
              </w:divBdr>
            </w:div>
            <w:div w:id="1820687502">
              <w:marLeft w:val="0"/>
              <w:marRight w:val="0"/>
              <w:marTop w:val="0"/>
              <w:marBottom w:val="0"/>
              <w:divBdr>
                <w:top w:val="none" w:sz="0" w:space="0" w:color="auto"/>
                <w:left w:val="none" w:sz="0" w:space="0" w:color="auto"/>
                <w:bottom w:val="none" w:sz="0" w:space="0" w:color="auto"/>
                <w:right w:val="none" w:sz="0" w:space="0" w:color="auto"/>
              </w:divBdr>
            </w:div>
            <w:div w:id="151147935">
              <w:marLeft w:val="0"/>
              <w:marRight w:val="0"/>
              <w:marTop w:val="0"/>
              <w:marBottom w:val="0"/>
              <w:divBdr>
                <w:top w:val="none" w:sz="0" w:space="0" w:color="auto"/>
                <w:left w:val="none" w:sz="0" w:space="0" w:color="auto"/>
                <w:bottom w:val="none" w:sz="0" w:space="0" w:color="auto"/>
                <w:right w:val="none" w:sz="0" w:space="0" w:color="auto"/>
              </w:divBdr>
            </w:div>
            <w:div w:id="1712994510">
              <w:marLeft w:val="0"/>
              <w:marRight w:val="0"/>
              <w:marTop w:val="0"/>
              <w:marBottom w:val="0"/>
              <w:divBdr>
                <w:top w:val="none" w:sz="0" w:space="0" w:color="auto"/>
                <w:left w:val="none" w:sz="0" w:space="0" w:color="auto"/>
                <w:bottom w:val="none" w:sz="0" w:space="0" w:color="auto"/>
                <w:right w:val="none" w:sz="0" w:space="0" w:color="auto"/>
              </w:divBdr>
            </w:div>
            <w:div w:id="1570113541">
              <w:marLeft w:val="0"/>
              <w:marRight w:val="0"/>
              <w:marTop w:val="0"/>
              <w:marBottom w:val="0"/>
              <w:divBdr>
                <w:top w:val="none" w:sz="0" w:space="0" w:color="auto"/>
                <w:left w:val="none" w:sz="0" w:space="0" w:color="auto"/>
                <w:bottom w:val="none" w:sz="0" w:space="0" w:color="auto"/>
                <w:right w:val="none" w:sz="0" w:space="0" w:color="auto"/>
              </w:divBdr>
            </w:div>
            <w:div w:id="649335511">
              <w:marLeft w:val="0"/>
              <w:marRight w:val="0"/>
              <w:marTop w:val="0"/>
              <w:marBottom w:val="0"/>
              <w:divBdr>
                <w:top w:val="none" w:sz="0" w:space="0" w:color="auto"/>
                <w:left w:val="none" w:sz="0" w:space="0" w:color="auto"/>
                <w:bottom w:val="none" w:sz="0" w:space="0" w:color="auto"/>
                <w:right w:val="none" w:sz="0" w:space="0" w:color="auto"/>
              </w:divBdr>
            </w:div>
            <w:div w:id="1232501678">
              <w:marLeft w:val="0"/>
              <w:marRight w:val="0"/>
              <w:marTop w:val="0"/>
              <w:marBottom w:val="0"/>
              <w:divBdr>
                <w:top w:val="none" w:sz="0" w:space="0" w:color="auto"/>
                <w:left w:val="none" w:sz="0" w:space="0" w:color="auto"/>
                <w:bottom w:val="none" w:sz="0" w:space="0" w:color="auto"/>
                <w:right w:val="none" w:sz="0" w:space="0" w:color="auto"/>
              </w:divBdr>
            </w:div>
            <w:div w:id="1849323256">
              <w:marLeft w:val="0"/>
              <w:marRight w:val="0"/>
              <w:marTop w:val="0"/>
              <w:marBottom w:val="0"/>
              <w:divBdr>
                <w:top w:val="none" w:sz="0" w:space="0" w:color="auto"/>
                <w:left w:val="none" w:sz="0" w:space="0" w:color="auto"/>
                <w:bottom w:val="none" w:sz="0" w:space="0" w:color="auto"/>
                <w:right w:val="none" w:sz="0" w:space="0" w:color="auto"/>
              </w:divBdr>
            </w:div>
            <w:div w:id="1457527031">
              <w:marLeft w:val="0"/>
              <w:marRight w:val="0"/>
              <w:marTop w:val="0"/>
              <w:marBottom w:val="0"/>
              <w:divBdr>
                <w:top w:val="none" w:sz="0" w:space="0" w:color="auto"/>
                <w:left w:val="none" w:sz="0" w:space="0" w:color="auto"/>
                <w:bottom w:val="none" w:sz="0" w:space="0" w:color="auto"/>
                <w:right w:val="none" w:sz="0" w:space="0" w:color="auto"/>
              </w:divBdr>
            </w:div>
            <w:div w:id="1570841368">
              <w:marLeft w:val="0"/>
              <w:marRight w:val="0"/>
              <w:marTop w:val="0"/>
              <w:marBottom w:val="0"/>
              <w:divBdr>
                <w:top w:val="none" w:sz="0" w:space="0" w:color="auto"/>
                <w:left w:val="none" w:sz="0" w:space="0" w:color="auto"/>
                <w:bottom w:val="none" w:sz="0" w:space="0" w:color="auto"/>
                <w:right w:val="none" w:sz="0" w:space="0" w:color="auto"/>
              </w:divBdr>
            </w:div>
            <w:div w:id="1915699650">
              <w:marLeft w:val="0"/>
              <w:marRight w:val="0"/>
              <w:marTop w:val="0"/>
              <w:marBottom w:val="0"/>
              <w:divBdr>
                <w:top w:val="none" w:sz="0" w:space="0" w:color="auto"/>
                <w:left w:val="none" w:sz="0" w:space="0" w:color="auto"/>
                <w:bottom w:val="none" w:sz="0" w:space="0" w:color="auto"/>
                <w:right w:val="none" w:sz="0" w:space="0" w:color="auto"/>
              </w:divBdr>
            </w:div>
            <w:div w:id="1131748969">
              <w:marLeft w:val="0"/>
              <w:marRight w:val="0"/>
              <w:marTop w:val="0"/>
              <w:marBottom w:val="0"/>
              <w:divBdr>
                <w:top w:val="none" w:sz="0" w:space="0" w:color="auto"/>
                <w:left w:val="none" w:sz="0" w:space="0" w:color="auto"/>
                <w:bottom w:val="none" w:sz="0" w:space="0" w:color="auto"/>
                <w:right w:val="none" w:sz="0" w:space="0" w:color="auto"/>
              </w:divBdr>
            </w:div>
            <w:div w:id="1059597336">
              <w:marLeft w:val="0"/>
              <w:marRight w:val="0"/>
              <w:marTop w:val="0"/>
              <w:marBottom w:val="0"/>
              <w:divBdr>
                <w:top w:val="none" w:sz="0" w:space="0" w:color="auto"/>
                <w:left w:val="none" w:sz="0" w:space="0" w:color="auto"/>
                <w:bottom w:val="none" w:sz="0" w:space="0" w:color="auto"/>
                <w:right w:val="none" w:sz="0" w:space="0" w:color="auto"/>
              </w:divBdr>
            </w:div>
            <w:div w:id="657003755">
              <w:marLeft w:val="0"/>
              <w:marRight w:val="0"/>
              <w:marTop w:val="0"/>
              <w:marBottom w:val="0"/>
              <w:divBdr>
                <w:top w:val="none" w:sz="0" w:space="0" w:color="auto"/>
                <w:left w:val="none" w:sz="0" w:space="0" w:color="auto"/>
                <w:bottom w:val="none" w:sz="0" w:space="0" w:color="auto"/>
                <w:right w:val="none" w:sz="0" w:space="0" w:color="auto"/>
              </w:divBdr>
            </w:div>
            <w:div w:id="2084831682">
              <w:marLeft w:val="0"/>
              <w:marRight w:val="0"/>
              <w:marTop w:val="0"/>
              <w:marBottom w:val="0"/>
              <w:divBdr>
                <w:top w:val="none" w:sz="0" w:space="0" w:color="auto"/>
                <w:left w:val="none" w:sz="0" w:space="0" w:color="auto"/>
                <w:bottom w:val="none" w:sz="0" w:space="0" w:color="auto"/>
                <w:right w:val="none" w:sz="0" w:space="0" w:color="auto"/>
              </w:divBdr>
            </w:div>
            <w:div w:id="1833521580">
              <w:marLeft w:val="0"/>
              <w:marRight w:val="0"/>
              <w:marTop w:val="0"/>
              <w:marBottom w:val="0"/>
              <w:divBdr>
                <w:top w:val="none" w:sz="0" w:space="0" w:color="auto"/>
                <w:left w:val="none" w:sz="0" w:space="0" w:color="auto"/>
                <w:bottom w:val="none" w:sz="0" w:space="0" w:color="auto"/>
                <w:right w:val="none" w:sz="0" w:space="0" w:color="auto"/>
              </w:divBdr>
            </w:div>
            <w:div w:id="1565067085">
              <w:marLeft w:val="0"/>
              <w:marRight w:val="0"/>
              <w:marTop w:val="0"/>
              <w:marBottom w:val="0"/>
              <w:divBdr>
                <w:top w:val="none" w:sz="0" w:space="0" w:color="auto"/>
                <w:left w:val="none" w:sz="0" w:space="0" w:color="auto"/>
                <w:bottom w:val="none" w:sz="0" w:space="0" w:color="auto"/>
                <w:right w:val="none" w:sz="0" w:space="0" w:color="auto"/>
              </w:divBdr>
            </w:div>
            <w:div w:id="305160988">
              <w:marLeft w:val="0"/>
              <w:marRight w:val="0"/>
              <w:marTop w:val="0"/>
              <w:marBottom w:val="0"/>
              <w:divBdr>
                <w:top w:val="none" w:sz="0" w:space="0" w:color="auto"/>
                <w:left w:val="none" w:sz="0" w:space="0" w:color="auto"/>
                <w:bottom w:val="none" w:sz="0" w:space="0" w:color="auto"/>
                <w:right w:val="none" w:sz="0" w:space="0" w:color="auto"/>
              </w:divBdr>
            </w:div>
            <w:div w:id="1271474012">
              <w:marLeft w:val="0"/>
              <w:marRight w:val="0"/>
              <w:marTop w:val="0"/>
              <w:marBottom w:val="0"/>
              <w:divBdr>
                <w:top w:val="none" w:sz="0" w:space="0" w:color="auto"/>
                <w:left w:val="none" w:sz="0" w:space="0" w:color="auto"/>
                <w:bottom w:val="none" w:sz="0" w:space="0" w:color="auto"/>
                <w:right w:val="none" w:sz="0" w:space="0" w:color="auto"/>
              </w:divBdr>
            </w:div>
            <w:div w:id="100878924">
              <w:marLeft w:val="0"/>
              <w:marRight w:val="0"/>
              <w:marTop w:val="0"/>
              <w:marBottom w:val="0"/>
              <w:divBdr>
                <w:top w:val="none" w:sz="0" w:space="0" w:color="auto"/>
                <w:left w:val="none" w:sz="0" w:space="0" w:color="auto"/>
                <w:bottom w:val="none" w:sz="0" w:space="0" w:color="auto"/>
                <w:right w:val="none" w:sz="0" w:space="0" w:color="auto"/>
              </w:divBdr>
            </w:div>
            <w:div w:id="1516531771">
              <w:marLeft w:val="0"/>
              <w:marRight w:val="0"/>
              <w:marTop w:val="0"/>
              <w:marBottom w:val="0"/>
              <w:divBdr>
                <w:top w:val="none" w:sz="0" w:space="0" w:color="auto"/>
                <w:left w:val="none" w:sz="0" w:space="0" w:color="auto"/>
                <w:bottom w:val="none" w:sz="0" w:space="0" w:color="auto"/>
                <w:right w:val="none" w:sz="0" w:space="0" w:color="auto"/>
              </w:divBdr>
            </w:div>
            <w:div w:id="795609509">
              <w:marLeft w:val="0"/>
              <w:marRight w:val="0"/>
              <w:marTop w:val="0"/>
              <w:marBottom w:val="0"/>
              <w:divBdr>
                <w:top w:val="none" w:sz="0" w:space="0" w:color="auto"/>
                <w:left w:val="none" w:sz="0" w:space="0" w:color="auto"/>
                <w:bottom w:val="none" w:sz="0" w:space="0" w:color="auto"/>
                <w:right w:val="none" w:sz="0" w:space="0" w:color="auto"/>
              </w:divBdr>
            </w:div>
            <w:div w:id="2017802545">
              <w:marLeft w:val="0"/>
              <w:marRight w:val="0"/>
              <w:marTop w:val="0"/>
              <w:marBottom w:val="0"/>
              <w:divBdr>
                <w:top w:val="none" w:sz="0" w:space="0" w:color="auto"/>
                <w:left w:val="none" w:sz="0" w:space="0" w:color="auto"/>
                <w:bottom w:val="none" w:sz="0" w:space="0" w:color="auto"/>
                <w:right w:val="none" w:sz="0" w:space="0" w:color="auto"/>
              </w:divBdr>
            </w:div>
            <w:div w:id="757094618">
              <w:marLeft w:val="0"/>
              <w:marRight w:val="0"/>
              <w:marTop w:val="0"/>
              <w:marBottom w:val="0"/>
              <w:divBdr>
                <w:top w:val="none" w:sz="0" w:space="0" w:color="auto"/>
                <w:left w:val="none" w:sz="0" w:space="0" w:color="auto"/>
                <w:bottom w:val="none" w:sz="0" w:space="0" w:color="auto"/>
                <w:right w:val="none" w:sz="0" w:space="0" w:color="auto"/>
              </w:divBdr>
            </w:div>
            <w:div w:id="1132166161">
              <w:marLeft w:val="0"/>
              <w:marRight w:val="0"/>
              <w:marTop w:val="0"/>
              <w:marBottom w:val="0"/>
              <w:divBdr>
                <w:top w:val="none" w:sz="0" w:space="0" w:color="auto"/>
                <w:left w:val="none" w:sz="0" w:space="0" w:color="auto"/>
                <w:bottom w:val="none" w:sz="0" w:space="0" w:color="auto"/>
                <w:right w:val="none" w:sz="0" w:space="0" w:color="auto"/>
              </w:divBdr>
            </w:div>
            <w:div w:id="891232878">
              <w:marLeft w:val="0"/>
              <w:marRight w:val="0"/>
              <w:marTop w:val="0"/>
              <w:marBottom w:val="0"/>
              <w:divBdr>
                <w:top w:val="none" w:sz="0" w:space="0" w:color="auto"/>
                <w:left w:val="none" w:sz="0" w:space="0" w:color="auto"/>
                <w:bottom w:val="none" w:sz="0" w:space="0" w:color="auto"/>
                <w:right w:val="none" w:sz="0" w:space="0" w:color="auto"/>
              </w:divBdr>
            </w:div>
            <w:div w:id="2066760962">
              <w:marLeft w:val="0"/>
              <w:marRight w:val="0"/>
              <w:marTop w:val="0"/>
              <w:marBottom w:val="0"/>
              <w:divBdr>
                <w:top w:val="none" w:sz="0" w:space="0" w:color="auto"/>
                <w:left w:val="none" w:sz="0" w:space="0" w:color="auto"/>
                <w:bottom w:val="none" w:sz="0" w:space="0" w:color="auto"/>
                <w:right w:val="none" w:sz="0" w:space="0" w:color="auto"/>
              </w:divBdr>
            </w:div>
            <w:div w:id="176385114">
              <w:marLeft w:val="0"/>
              <w:marRight w:val="0"/>
              <w:marTop w:val="0"/>
              <w:marBottom w:val="0"/>
              <w:divBdr>
                <w:top w:val="none" w:sz="0" w:space="0" w:color="auto"/>
                <w:left w:val="none" w:sz="0" w:space="0" w:color="auto"/>
                <w:bottom w:val="none" w:sz="0" w:space="0" w:color="auto"/>
                <w:right w:val="none" w:sz="0" w:space="0" w:color="auto"/>
              </w:divBdr>
            </w:div>
            <w:div w:id="1390376886">
              <w:marLeft w:val="0"/>
              <w:marRight w:val="0"/>
              <w:marTop w:val="0"/>
              <w:marBottom w:val="0"/>
              <w:divBdr>
                <w:top w:val="none" w:sz="0" w:space="0" w:color="auto"/>
                <w:left w:val="none" w:sz="0" w:space="0" w:color="auto"/>
                <w:bottom w:val="none" w:sz="0" w:space="0" w:color="auto"/>
                <w:right w:val="none" w:sz="0" w:space="0" w:color="auto"/>
              </w:divBdr>
            </w:div>
            <w:div w:id="602763140">
              <w:marLeft w:val="0"/>
              <w:marRight w:val="0"/>
              <w:marTop w:val="0"/>
              <w:marBottom w:val="0"/>
              <w:divBdr>
                <w:top w:val="none" w:sz="0" w:space="0" w:color="auto"/>
                <w:left w:val="none" w:sz="0" w:space="0" w:color="auto"/>
                <w:bottom w:val="none" w:sz="0" w:space="0" w:color="auto"/>
                <w:right w:val="none" w:sz="0" w:space="0" w:color="auto"/>
              </w:divBdr>
            </w:div>
            <w:div w:id="1240557538">
              <w:marLeft w:val="0"/>
              <w:marRight w:val="0"/>
              <w:marTop w:val="0"/>
              <w:marBottom w:val="0"/>
              <w:divBdr>
                <w:top w:val="none" w:sz="0" w:space="0" w:color="auto"/>
                <w:left w:val="none" w:sz="0" w:space="0" w:color="auto"/>
                <w:bottom w:val="none" w:sz="0" w:space="0" w:color="auto"/>
                <w:right w:val="none" w:sz="0" w:space="0" w:color="auto"/>
              </w:divBdr>
            </w:div>
            <w:div w:id="1587613469">
              <w:marLeft w:val="0"/>
              <w:marRight w:val="0"/>
              <w:marTop w:val="0"/>
              <w:marBottom w:val="0"/>
              <w:divBdr>
                <w:top w:val="none" w:sz="0" w:space="0" w:color="auto"/>
                <w:left w:val="none" w:sz="0" w:space="0" w:color="auto"/>
                <w:bottom w:val="none" w:sz="0" w:space="0" w:color="auto"/>
                <w:right w:val="none" w:sz="0" w:space="0" w:color="auto"/>
              </w:divBdr>
            </w:div>
            <w:div w:id="1235120894">
              <w:marLeft w:val="0"/>
              <w:marRight w:val="0"/>
              <w:marTop w:val="0"/>
              <w:marBottom w:val="0"/>
              <w:divBdr>
                <w:top w:val="none" w:sz="0" w:space="0" w:color="auto"/>
                <w:left w:val="none" w:sz="0" w:space="0" w:color="auto"/>
                <w:bottom w:val="none" w:sz="0" w:space="0" w:color="auto"/>
                <w:right w:val="none" w:sz="0" w:space="0" w:color="auto"/>
              </w:divBdr>
            </w:div>
            <w:div w:id="859703403">
              <w:marLeft w:val="0"/>
              <w:marRight w:val="0"/>
              <w:marTop w:val="0"/>
              <w:marBottom w:val="0"/>
              <w:divBdr>
                <w:top w:val="none" w:sz="0" w:space="0" w:color="auto"/>
                <w:left w:val="none" w:sz="0" w:space="0" w:color="auto"/>
                <w:bottom w:val="none" w:sz="0" w:space="0" w:color="auto"/>
                <w:right w:val="none" w:sz="0" w:space="0" w:color="auto"/>
              </w:divBdr>
            </w:div>
            <w:div w:id="2082025516">
              <w:marLeft w:val="0"/>
              <w:marRight w:val="0"/>
              <w:marTop w:val="0"/>
              <w:marBottom w:val="0"/>
              <w:divBdr>
                <w:top w:val="none" w:sz="0" w:space="0" w:color="auto"/>
                <w:left w:val="none" w:sz="0" w:space="0" w:color="auto"/>
                <w:bottom w:val="none" w:sz="0" w:space="0" w:color="auto"/>
                <w:right w:val="none" w:sz="0" w:space="0" w:color="auto"/>
              </w:divBdr>
            </w:div>
            <w:div w:id="210576913">
              <w:marLeft w:val="0"/>
              <w:marRight w:val="0"/>
              <w:marTop w:val="0"/>
              <w:marBottom w:val="0"/>
              <w:divBdr>
                <w:top w:val="none" w:sz="0" w:space="0" w:color="auto"/>
                <w:left w:val="none" w:sz="0" w:space="0" w:color="auto"/>
                <w:bottom w:val="none" w:sz="0" w:space="0" w:color="auto"/>
                <w:right w:val="none" w:sz="0" w:space="0" w:color="auto"/>
              </w:divBdr>
            </w:div>
            <w:div w:id="1690834741">
              <w:marLeft w:val="0"/>
              <w:marRight w:val="0"/>
              <w:marTop w:val="0"/>
              <w:marBottom w:val="0"/>
              <w:divBdr>
                <w:top w:val="none" w:sz="0" w:space="0" w:color="auto"/>
                <w:left w:val="none" w:sz="0" w:space="0" w:color="auto"/>
                <w:bottom w:val="none" w:sz="0" w:space="0" w:color="auto"/>
                <w:right w:val="none" w:sz="0" w:space="0" w:color="auto"/>
              </w:divBdr>
            </w:div>
            <w:div w:id="1357383675">
              <w:marLeft w:val="0"/>
              <w:marRight w:val="0"/>
              <w:marTop w:val="0"/>
              <w:marBottom w:val="0"/>
              <w:divBdr>
                <w:top w:val="none" w:sz="0" w:space="0" w:color="auto"/>
                <w:left w:val="none" w:sz="0" w:space="0" w:color="auto"/>
                <w:bottom w:val="none" w:sz="0" w:space="0" w:color="auto"/>
                <w:right w:val="none" w:sz="0" w:space="0" w:color="auto"/>
              </w:divBdr>
            </w:div>
            <w:div w:id="877668201">
              <w:marLeft w:val="0"/>
              <w:marRight w:val="0"/>
              <w:marTop w:val="0"/>
              <w:marBottom w:val="0"/>
              <w:divBdr>
                <w:top w:val="none" w:sz="0" w:space="0" w:color="auto"/>
                <w:left w:val="none" w:sz="0" w:space="0" w:color="auto"/>
                <w:bottom w:val="none" w:sz="0" w:space="0" w:color="auto"/>
                <w:right w:val="none" w:sz="0" w:space="0" w:color="auto"/>
              </w:divBdr>
            </w:div>
            <w:div w:id="15618925">
              <w:marLeft w:val="0"/>
              <w:marRight w:val="0"/>
              <w:marTop w:val="0"/>
              <w:marBottom w:val="0"/>
              <w:divBdr>
                <w:top w:val="none" w:sz="0" w:space="0" w:color="auto"/>
                <w:left w:val="none" w:sz="0" w:space="0" w:color="auto"/>
                <w:bottom w:val="none" w:sz="0" w:space="0" w:color="auto"/>
                <w:right w:val="none" w:sz="0" w:space="0" w:color="auto"/>
              </w:divBdr>
            </w:div>
            <w:div w:id="370544080">
              <w:marLeft w:val="0"/>
              <w:marRight w:val="0"/>
              <w:marTop w:val="0"/>
              <w:marBottom w:val="0"/>
              <w:divBdr>
                <w:top w:val="none" w:sz="0" w:space="0" w:color="auto"/>
                <w:left w:val="none" w:sz="0" w:space="0" w:color="auto"/>
                <w:bottom w:val="none" w:sz="0" w:space="0" w:color="auto"/>
                <w:right w:val="none" w:sz="0" w:space="0" w:color="auto"/>
              </w:divBdr>
            </w:div>
            <w:div w:id="1961691977">
              <w:marLeft w:val="0"/>
              <w:marRight w:val="0"/>
              <w:marTop w:val="0"/>
              <w:marBottom w:val="0"/>
              <w:divBdr>
                <w:top w:val="none" w:sz="0" w:space="0" w:color="auto"/>
                <w:left w:val="none" w:sz="0" w:space="0" w:color="auto"/>
                <w:bottom w:val="none" w:sz="0" w:space="0" w:color="auto"/>
                <w:right w:val="none" w:sz="0" w:space="0" w:color="auto"/>
              </w:divBdr>
            </w:div>
            <w:div w:id="1884292369">
              <w:marLeft w:val="0"/>
              <w:marRight w:val="0"/>
              <w:marTop w:val="0"/>
              <w:marBottom w:val="0"/>
              <w:divBdr>
                <w:top w:val="none" w:sz="0" w:space="0" w:color="auto"/>
                <w:left w:val="none" w:sz="0" w:space="0" w:color="auto"/>
                <w:bottom w:val="none" w:sz="0" w:space="0" w:color="auto"/>
                <w:right w:val="none" w:sz="0" w:space="0" w:color="auto"/>
              </w:divBdr>
            </w:div>
            <w:div w:id="1541477605">
              <w:marLeft w:val="0"/>
              <w:marRight w:val="0"/>
              <w:marTop w:val="0"/>
              <w:marBottom w:val="0"/>
              <w:divBdr>
                <w:top w:val="none" w:sz="0" w:space="0" w:color="auto"/>
                <w:left w:val="none" w:sz="0" w:space="0" w:color="auto"/>
                <w:bottom w:val="none" w:sz="0" w:space="0" w:color="auto"/>
                <w:right w:val="none" w:sz="0" w:space="0" w:color="auto"/>
              </w:divBdr>
            </w:div>
            <w:div w:id="720255134">
              <w:marLeft w:val="0"/>
              <w:marRight w:val="0"/>
              <w:marTop w:val="0"/>
              <w:marBottom w:val="0"/>
              <w:divBdr>
                <w:top w:val="none" w:sz="0" w:space="0" w:color="auto"/>
                <w:left w:val="none" w:sz="0" w:space="0" w:color="auto"/>
                <w:bottom w:val="none" w:sz="0" w:space="0" w:color="auto"/>
                <w:right w:val="none" w:sz="0" w:space="0" w:color="auto"/>
              </w:divBdr>
            </w:div>
            <w:div w:id="227302497">
              <w:marLeft w:val="0"/>
              <w:marRight w:val="0"/>
              <w:marTop w:val="0"/>
              <w:marBottom w:val="0"/>
              <w:divBdr>
                <w:top w:val="none" w:sz="0" w:space="0" w:color="auto"/>
                <w:left w:val="none" w:sz="0" w:space="0" w:color="auto"/>
                <w:bottom w:val="none" w:sz="0" w:space="0" w:color="auto"/>
                <w:right w:val="none" w:sz="0" w:space="0" w:color="auto"/>
              </w:divBdr>
            </w:div>
            <w:div w:id="658265604">
              <w:marLeft w:val="0"/>
              <w:marRight w:val="0"/>
              <w:marTop w:val="0"/>
              <w:marBottom w:val="0"/>
              <w:divBdr>
                <w:top w:val="none" w:sz="0" w:space="0" w:color="auto"/>
                <w:left w:val="none" w:sz="0" w:space="0" w:color="auto"/>
                <w:bottom w:val="none" w:sz="0" w:space="0" w:color="auto"/>
                <w:right w:val="none" w:sz="0" w:space="0" w:color="auto"/>
              </w:divBdr>
            </w:div>
            <w:div w:id="126826475">
              <w:marLeft w:val="0"/>
              <w:marRight w:val="0"/>
              <w:marTop w:val="0"/>
              <w:marBottom w:val="0"/>
              <w:divBdr>
                <w:top w:val="none" w:sz="0" w:space="0" w:color="auto"/>
                <w:left w:val="none" w:sz="0" w:space="0" w:color="auto"/>
                <w:bottom w:val="none" w:sz="0" w:space="0" w:color="auto"/>
                <w:right w:val="none" w:sz="0" w:space="0" w:color="auto"/>
              </w:divBdr>
            </w:div>
            <w:div w:id="1223056814">
              <w:marLeft w:val="0"/>
              <w:marRight w:val="0"/>
              <w:marTop w:val="0"/>
              <w:marBottom w:val="0"/>
              <w:divBdr>
                <w:top w:val="none" w:sz="0" w:space="0" w:color="auto"/>
                <w:left w:val="none" w:sz="0" w:space="0" w:color="auto"/>
                <w:bottom w:val="none" w:sz="0" w:space="0" w:color="auto"/>
                <w:right w:val="none" w:sz="0" w:space="0" w:color="auto"/>
              </w:divBdr>
            </w:div>
            <w:div w:id="167061436">
              <w:marLeft w:val="0"/>
              <w:marRight w:val="0"/>
              <w:marTop w:val="0"/>
              <w:marBottom w:val="0"/>
              <w:divBdr>
                <w:top w:val="none" w:sz="0" w:space="0" w:color="auto"/>
                <w:left w:val="none" w:sz="0" w:space="0" w:color="auto"/>
                <w:bottom w:val="none" w:sz="0" w:space="0" w:color="auto"/>
                <w:right w:val="none" w:sz="0" w:space="0" w:color="auto"/>
              </w:divBdr>
            </w:div>
            <w:div w:id="1756780058">
              <w:marLeft w:val="0"/>
              <w:marRight w:val="0"/>
              <w:marTop w:val="0"/>
              <w:marBottom w:val="0"/>
              <w:divBdr>
                <w:top w:val="none" w:sz="0" w:space="0" w:color="auto"/>
                <w:left w:val="none" w:sz="0" w:space="0" w:color="auto"/>
                <w:bottom w:val="none" w:sz="0" w:space="0" w:color="auto"/>
                <w:right w:val="none" w:sz="0" w:space="0" w:color="auto"/>
              </w:divBdr>
            </w:div>
            <w:div w:id="965963238">
              <w:marLeft w:val="0"/>
              <w:marRight w:val="0"/>
              <w:marTop w:val="0"/>
              <w:marBottom w:val="0"/>
              <w:divBdr>
                <w:top w:val="none" w:sz="0" w:space="0" w:color="auto"/>
                <w:left w:val="none" w:sz="0" w:space="0" w:color="auto"/>
                <w:bottom w:val="none" w:sz="0" w:space="0" w:color="auto"/>
                <w:right w:val="none" w:sz="0" w:space="0" w:color="auto"/>
              </w:divBdr>
            </w:div>
            <w:div w:id="961348199">
              <w:marLeft w:val="0"/>
              <w:marRight w:val="0"/>
              <w:marTop w:val="0"/>
              <w:marBottom w:val="0"/>
              <w:divBdr>
                <w:top w:val="none" w:sz="0" w:space="0" w:color="auto"/>
                <w:left w:val="none" w:sz="0" w:space="0" w:color="auto"/>
                <w:bottom w:val="none" w:sz="0" w:space="0" w:color="auto"/>
                <w:right w:val="none" w:sz="0" w:space="0" w:color="auto"/>
              </w:divBdr>
            </w:div>
            <w:div w:id="638340381">
              <w:marLeft w:val="0"/>
              <w:marRight w:val="0"/>
              <w:marTop w:val="0"/>
              <w:marBottom w:val="0"/>
              <w:divBdr>
                <w:top w:val="none" w:sz="0" w:space="0" w:color="auto"/>
                <w:left w:val="none" w:sz="0" w:space="0" w:color="auto"/>
                <w:bottom w:val="none" w:sz="0" w:space="0" w:color="auto"/>
                <w:right w:val="none" w:sz="0" w:space="0" w:color="auto"/>
              </w:divBdr>
            </w:div>
            <w:div w:id="2126075290">
              <w:marLeft w:val="0"/>
              <w:marRight w:val="0"/>
              <w:marTop w:val="0"/>
              <w:marBottom w:val="0"/>
              <w:divBdr>
                <w:top w:val="none" w:sz="0" w:space="0" w:color="auto"/>
                <w:left w:val="none" w:sz="0" w:space="0" w:color="auto"/>
                <w:bottom w:val="none" w:sz="0" w:space="0" w:color="auto"/>
                <w:right w:val="none" w:sz="0" w:space="0" w:color="auto"/>
              </w:divBdr>
            </w:div>
            <w:div w:id="523634733">
              <w:marLeft w:val="0"/>
              <w:marRight w:val="0"/>
              <w:marTop w:val="0"/>
              <w:marBottom w:val="0"/>
              <w:divBdr>
                <w:top w:val="none" w:sz="0" w:space="0" w:color="auto"/>
                <w:left w:val="none" w:sz="0" w:space="0" w:color="auto"/>
                <w:bottom w:val="none" w:sz="0" w:space="0" w:color="auto"/>
                <w:right w:val="none" w:sz="0" w:space="0" w:color="auto"/>
              </w:divBdr>
            </w:div>
            <w:div w:id="1115447472">
              <w:marLeft w:val="0"/>
              <w:marRight w:val="0"/>
              <w:marTop w:val="0"/>
              <w:marBottom w:val="0"/>
              <w:divBdr>
                <w:top w:val="none" w:sz="0" w:space="0" w:color="auto"/>
                <w:left w:val="none" w:sz="0" w:space="0" w:color="auto"/>
                <w:bottom w:val="none" w:sz="0" w:space="0" w:color="auto"/>
                <w:right w:val="none" w:sz="0" w:space="0" w:color="auto"/>
              </w:divBdr>
            </w:div>
            <w:div w:id="1578051932">
              <w:marLeft w:val="0"/>
              <w:marRight w:val="0"/>
              <w:marTop w:val="0"/>
              <w:marBottom w:val="0"/>
              <w:divBdr>
                <w:top w:val="none" w:sz="0" w:space="0" w:color="auto"/>
                <w:left w:val="none" w:sz="0" w:space="0" w:color="auto"/>
                <w:bottom w:val="none" w:sz="0" w:space="0" w:color="auto"/>
                <w:right w:val="none" w:sz="0" w:space="0" w:color="auto"/>
              </w:divBdr>
            </w:div>
            <w:div w:id="1002397911">
              <w:marLeft w:val="0"/>
              <w:marRight w:val="0"/>
              <w:marTop w:val="0"/>
              <w:marBottom w:val="0"/>
              <w:divBdr>
                <w:top w:val="none" w:sz="0" w:space="0" w:color="auto"/>
                <w:left w:val="none" w:sz="0" w:space="0" w:color="auto"/>
                <w:bottom w:val="none" w:sz="0" w:space="0" w:color="auto"/>
                <w:right w:val="none" w:sz="0" w:space="0" w:color="auto"/>
              </w:divBdr>
            </w:div>
            <w:div w:id="1191452237">
              <w:marLeft w:val="0"/>
              <w:marRight w:val="0"/>
              <w:marTop w:val="0"/>
              <w:marBottom w:val="0"/>
              <w:divBdr>
                <w:top w:val="none" w:sz="0" w:space="0" w:color="auto"/>
                <w:left w:val="none" w:sz="0" w:space="0" w:color="auto"/>
                <w:bottom w:val="none" w:sz="0" w:space="0" w:color="auto"/>
                <w:right w:val="none" w:sz="0" w:space="0" w:color="auto"/>
              </w:divBdr>
            </w:div>
            <w:div w:id="1860704430">
              <w:marLeft w:val="0"/>
              <w:marRight w:val="0"/>
              <w:marTop w:val="0"/>
              <w:marBottom w:val="0"/>
              <w:divBdr>
                <w:top w:val="none" w:sz="0" w:space="0" w:color="auto"/>
                <w:left w:val="none" w:sz="0" w:space="0" w:color="auto"/>
                <w:bottom w:val="none" w:sz="0" w:space="0" w:color="auto"/>
                <w:right w:val="none" w:sz="0" w:space="0" w:color="auto"/>
              </w:divBdr>
            </w:div>
            <w:div w:id="1745950312">
              <w:marLeft w:val="0"/>
              <w:marRight w:val="0"/>
              <w:marTop w:val="0"/>
              <w:marBottom w:val="0"/>
              <w:divBdr>
                <w:top w:val="none" w:sz="0" w:space="0" w:color="auto"/>
                <w:left w:val="none" w:sz="0" w:space="0" w:color="auto"/>
                <w:bottom w:val="none" w:sz="0" w:space="0" w:color="auto"/>
                <w:right w:val="none" w:sz="0" w:space="0" w:color="auto"/>
              </w:divBdr>
            </w:div>
            <w:div w:id="747270063">
              <w:marLeft w:val="0"/>
              <w:marRight w:val="0"/>
              <w:marTop w:val="0"/>
              <w:marBottom w:val="0"/>
              <w:divBdr>
                <w:top w:val="none" w:sz="0" w:space="0" w:color="auto"/>
                <w:left w:val="none" w:sz="0" w:space="0" w:color="auto"/>
                <w:bottom w:val="none" w:sz="0" w:space="0" w:color="auto"/>
                <w:right w:val="none" w:sz="0" w:space="0" w:color="auto"/>
              </w:divBdr>
            </w:div>
            <w:div w:id="735586947">
              <w:marLeft w:val="0"/>
              <w:marRight w:val="0"/>
              <w:marTop w:val="0"/>
              <w:marBottom w:val="0"/>
              <w:divBdr>
                <w:top w:val="none" w:sz="0" w:space="0" w:color="auto"/>
                <w:left w:val="none" w:sz="0" w:space="0" w:color="auto"/>
                <w:bottom w:val="none" w:sz="0" w:space="0" w:color="auto"/>
                <w:right w:val="none" w:sz="0" w:space="0" w:color="auto"/>
              </w:divBdr>
            </w:div>
            <w:div w:id="1950045607">
              <w:marLeft w:val="0"/>
              <w:marRight w:val="0"/>
              <w:marTop w:val="0"/>
              <w:marBottom w:val="0"/>
              <w:divBdr>
                <w:top w:val="none" w:sz="0" w:space="0" w:color="auto"/>
                <w:left w:val="none" w:sz="0" w:space="0" w:color="auto"/>
                <w:bottom w:val="none" w:sz="0" w:space="0" w:color="auto"/>
                <w:right w:val="none" w:sz="0" w:space="0" w:color="auto"/>
              </w:divBdr>
            </w:div>
            <w:div w:id="1982881415">
              <w:marLeft w:val="0"/>
              <w:marRight w:val="0"/>
              <w:marTop w:val="0"/>
              <w:marBottom w:val="0"/>
              <w:divBdr>
                <w:top w:val="none" w:sz="0" w:space="0" w:color="auto"/>
                <w:left w:val="none" w:sz="0" w:space="0" w:color="auto"/>
                <w:bottom w:val="none" w:sz="0" w:space="0" w:color="auto"/>
                <w:right w:val="none" w:sz="0" w:space="0" w:color="auto"/>
              </w:divBdr>
            </w:div>
            <w:div w:id="2091267950">
              <w:marLeft w:val="0"/>
              <w:marRight w:val="0"/>
              <w:marTop w:val="0"/>
              <w:marBottom w:val="0"/>
              <w:divBdr>
                <w:top w:val="none" w:sz="0" w:space="0" w:color="auto"/>
                <w:left w:val="none" w:sz="0" w:space="0" w:color="auto"/>
                <w:bottom w:val="none" w:sz="0" w:space="0" w:color="auto"/>
                <w:right w:val="none" w:sz="0" w:space="0" w:color="auto"/>
              </w:divBdr>
            </w:div>
            <w:div w:id="211230200">
              <w:marLeft w:val="0"/>
              <w:marRight w:val="0"/>
              <w:marTop w:val="0"/>
              <w:marBottom w:val="0"/>
              <w:divBdr>
                <w:top w:val="none" w:sz="0" w:space="0" w:color="auto"/>
                <w:left w:val="none" w:sz="0" w:space="0" w:color="auto"/>
                <w:bottom w:val="none" w:sz="0" w:space="0" w:color="auto"/>
                <w:right w:val="none" w:sz="0" w:space="0" w:color="auto"/>
              </w:divBdr>
            </w:div>
            <w:div w:id="1324897023">
              <w:marLeft w:val="0"/>
              <w:marRight w:val="0"/>
              <w:marTop w:val="0"/>
              <w:marBottom w:val="0"/>
              <w:divBdr>
                <w:top w:val="none" w:sz="0" w:space="0" w:color="auto"/>
                <w:left w:val="none" w:sz="0" w:space="0" w:color="auto"/>
                <w:bottom w:val="none" w:sz="0" w:space="0" w:color="auto"/>
                <w:right w:val="none" w:sz="0" w:space="0" w:color="auto"/>
              </w:divBdr>
            </w:div>
            <w:div w:id="249000981">
              <w:marLeft w:val="0"/>
              <w:marRight w:val="0"/>
              <w:marTop w:val="0"/>
              <w:marBottom w:val="0"/>
              <w:divBdr>
                <w:top w:val="none" w:sz="0" w:space="0" w:color="auto"/>
                <w:left w:val="none" w:sz="0" w:space="0" w:color="auto"/>
                <w:bottom w:val="none" w:sz="0" w:space="0" w:color="auto"/>
                <w:right w:val="none" w:sz="0" w:space="0" w:color="auto"/>
              </w:divBdr>
            </w:div>
            <w:div w:id="1959292309">
              <w:marLeft w:val="0"/>
              <w:marRight w:val="0"/>
              <w:marTop w:val="0"/>
              <w:marBottom w:val="0"/>
              <w:divBdr>
                <w:top w:val="none" w:sz="0" w:space="0" w:color="auto"/>
                <w:left w:val="none" w:sz="0" w:space="0" w:color="auto"/>
                <w:bottom w:val="none" w:sz="0" w:space="0" w:color="auto"/>
                <w:right w:val="none" w:sz="0" w:space="0" w:color="auto"/>
              </w:divBdr>
            </w:div>
            <w:div w:id="64229195">
              <w:marLeft w:val="0"/>
              <w:marRight w:val="0"/>
              <w:marTop w:val="0"/>
              <w:marBottom w:val="0"/>
              <w:divBdr>
                <w:top w:val="none" w:sz="0" w:space="0" w:color="auto"/>
                <w:left w:val="none" w:sz="0" w:space="0" w:color="auto"/>
                <w:bottom w:val="none" w:sz="0" w:space="0" w:color="auto"/>
                <w:right w:val="none" w:sz="0" w:space="0" w:color="auto"/>
              </w:divBdr>
            </w:div>
            <w:div w:id="96207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4222">
      <w:bodyDiv w:val="1"/>
      <w:marLeft w:val="0"/>
      <w:marRight w:val="0"/>
      <w:marTop w:val="0"/>
      <w:marBottom w:val="0"/>
      <w:divBdr>
        <w:top w:val="none" w:sz="0" w:space="0" w:color="auto"/>
        <w:left w:val="none" w:sz="0" w:space="0" w:color="auto"/>
        <w:bottom w:val="none" w:sz="0" w:space="0" w:color="auto"/>
        <w:right w:val="none" w:sz="0" w:space="0" w:color="auto"/>
      </w:divBdr>
      <w:divsChild>
        <w:div w:id="1173105756">
          <w:marLeft w:val="0"/>
          <w:marRight w:val="0"/>
          <w:marTop w:val="0"/>
          <w:marBottom w:val="0"/>
          <w:divBdr>
            <w:top w:val="none" w:sz="0" w:space="0" w:color="auto"/>
            <w:left w:val="none" w:sz="0" w:space="0" w:color="auto"/>
            <w:bottom w:val="none" w:sz="0" w:space="0" w:color="auto"/>
            <w:right w:val="none" w:sz="0" w:space="0" w:color="auto"/>
          </w:divBdr>
          <w:divsChild>
            <w:div w:id="895241597">
              <w:marLeft w:val="0"/>
              <w:marRight w:val="0"/>
              <w:marTop w:val="0"/>
              <w:marBottom w:val="0"/>
              <w:divBdr>
                <w:top w:val="none" w:sz="0" w:space="0" w:color="auto"/>
                <w:left w:val="none" w:sz="0" w:space="0" w:color="auto"/>
                <w:bottom w:val="none" w:sz="0" w:space="0" w:color="auto"/>
                <w:right w:val="none" w:sz="0" w:space="0" w:color="auto"/>
              </w:divBdr>
            </w:div>
            <w:div w:id="1366783804">
              <w:marLeft w:val="0"/>
              <w:marRight w:val="0"/>
              <w:marTop w:val="0"/>
              <w:marBottom w:val="0"/>
              <w:divBdr>
                <w:top w:val="none" w:sz="0" w:space="0" w:color="auto"/>
                <w:left w:val="none" w:sz="0" w:space="0" w:color="auto"/>
                <w:bottom w:val="none" w:sz="0" w:space="0" w:color="auto"/>
                <w:right w:val="none" w:sz="0" w:space="0" w:color="auto"/>
              </w:divBdr>
            </w:div>
            <w:div w:id="1975911512">
              <w:marLeft w:val="0"/>
              <w:marRight w:val="0"/>
              <w:marTop w:val="0"/>
              <w:marBottom w:val="0"/>
              <w:divBdr>
                <w:top w:val="none" w:sz="0" w:space="0" w:color="auto"/>
                <w:left w:val="none" w:sz="0" w:space="0" w:color="auto"/>
                <w:bottom w:val="none" w:sz="0" w:space="0" w:color="auto"/>
                <w:right w:val="none" w:sz="0" w:space="0" w:color="auto"/>
              </w:divBdr>
            </w:div>
            <w:div w:id="576787752">
              <w:marLeft w:val="0"/>
              <w:marRight w:val="0"/>
              <w:marTop w:val="0"/>
              <w:marBottom w:val="0"/>
              <w:divBdr>
                <w:top w:val="none" w:sz="0" w:space="0" w:color="auto"/>
                <w:left w:val="none" w:sz="0" w:space="0" w:color="auto"/>
                <w:bottom w:val="none" w:sz="0" w:space="0" w:color="auto"/>
                <w:right w:val="none" w:sz="0" w:space="0" w:color="auto"/>
              </w:divBdr>
            </w:div>
            <w:div w:id="713624201">
              <w:marLeft w:val="0"/>
              <w:marRight w:val="0"/>
              <w:marTop w:val="0"/>
              <w:marBottom w:val="0"/>
              <w:divBdr>
                <w:top w:val="none" w:sz="0" w:space="0" w:color="auto"/>
                <w:left w:val="none" w:sz="0" w:space="0" w:color="auto"/>
                <w:bottom w:val="none" w:sz="0" w:space="0" w:color="auto"/>
                <w:right w:val="none" w:sz="0" w:space="0" w:color="auto"/>
              </w:divBdr>
            </w:div>
            <w:div w:id="1189836404">
              <w:marLeft w:val="0"/>
              <w:marRight w:val="0"/>
              <w:marTop w:val="0"/>
              <w:marBottom w:val="0"/>
              <w:divBdr>
                <w:top w:val="none" w:sz="0" w:space="0" w:color="auto"/>
                <w:left w:val="none" w:sz="0" w:space="0" w:color="auto"/>
                <w:bottom w:val="none" w:sz="0" w:space="0" w:color="auto"/>
                <w:right w:val="none" w:sz="0" w:space="0" w:color="auto"/>
              </w:divBdr>
            </w:div>
            <w:div w:id="2059160880">
              <w:marLeft w:val="0"/>
              <w:marRight w:val="0"/>
              <w:marTop w:val="0"/>
              <w:marBottom w:val="0"/>
              <w:divBdr>
                <w:top w:val="none" w:sz="0" w:space="0" w:color="auto"/>
                <w:left w:val="none" w:sz="0" w:space="0" w:color="auto"/>
                <w:bottom w:val="none" w:sz="0" w:space="0" w:color="auto"/>
                <w:right w:val="none" w:sz="0" w:space="0" w:color="auto"/>
              </w:divBdr>
            </w:div>
            <w:div w:id="1242107620">
              <w:marLeft w:val="0"/>
              <w:marRight w:val="0"/>
              <w:marTop w:val="0"/>
              <w:marBottom w:val="0"/>
              <w:divBdr>
                <w:top w:val="none" w:sz="0" w:space="0" w:color="auto"/>
                <w:left w:val="none" w:sz="0" w:space="0" w:color="auto"/>
                <w:bottom w:val="none" w:sz="0" w:space="0" w:color="auto"/>
                <w:right w:val="none" w:sz="0" w:space="0" w:color="auto"/>
              </w:divBdr>
            </w:div>
            <w:div w:id="1064718215">
              <w:marLeft w:val="0"/>
              <w:marRight w:val="0"/>
              <w:marTop w:val="0"/>
              <w:marBottom w:val="0"/>
              <w:divBdr>
                <w:top w:val="none" w:sz="0" w:space="0" w:color="auto"/>
                <w:left w:val="none" w:sz="0" w:space="0" w:color="auto"/>
                <w:bottom w:val="none" w:sz="0" w:space="0" w:color="auto"/>
                <w:right w:val="none" w:sz="0" w:space="0" w:color="auto"/>
              </w:divBdr>
            </w:div>
            <w:div w:id="2088724529">
              <w:marLeft w:val="0"/>
              <w:marRight w:val="0"/>
              <w:marTop w:val="0"/>
              <w:marBottom w:val="0"/>
              <w:divBdr>
                <w:top w:val="none" w:sz="0" w:space="0" w:color="auto"/>
                <w:left w:val="none" w:sz="0" w:space="0" w:color="auto"/>
                <w:bottom w:val="none" w:sz="0" w:space="0" w:color="auto"/>
                <w:right w:val="none" w:sz="0" w:space="0" w:color="auto"/>
              </w:divBdr>
            </w:div>
            <w:div w:id="1072972004">
              <w:marLeft w:val="0"/>
              <w:marRight w:val="0"/>
              <w:marTop w:val="0"/>
              <w:marBottom w:val="0"/>
              <w:divBdr>
                <w:top w:val="none" w:sz="0" w:space="0" w:color="auto"/>
                <w:left w:val="none" w:sz="0" w:space="0" w:color="auto"/>
                <w:bottom w:val="none" w:sz="0" w:space="0" w:color="auto"/>
                <w:right w:val="none" w:sz="0" w:space="0" w:color="auto"/>
              </w:divBdr>
            </w:div>
            <w:div w:id="2055885834">
              <w:marLeft w:val="0"/>
              <w:marRight w:val="0"/>
              <w:marTop w:val="0"/>
              <w:marBottom w:val="0"/>
              <w:divBdr>
                <w:top w:val="none" w:sz="0" w:space="0" w:color="auto"/>
                <w:left w:val="none" w:sz="0" w:space="0" w:color="auto"/>
                <w:bottom w:val="none" w:sz="0" w:space="0" w:color="auto"/>
                <w:right w:val="none" w:sz="0" w:space="0" w:color="auto"/>
              </w:divBdr>
            </w:div>
            <w:div w:id="430665943">
              <w:marLeft w:val="0"/>
              <w:marRight w:val="0"/>
              <w:marTop w:val="0"/>
              <w:marBottom w:val="0"/>
              <w:divBdr>
                <w:top w:val="none" w:sz="0" w:space="0" w:color="auto"/>
                <w:left w:val="none" w:sz="0" w:space="0" w:color="auto"/>
                <w:bottom w:val="none" w:sz="0" w:space="0" w:color="auto"/>
                <w:right w:val="none" w:sz="0" w:space="0" w:color="auto"/>
              </w:divBdr>
            </w:div>
            <w:div w:id="259602202">
              <w:marLeft w:val="0"/>
              <w:marRight w:val="0"/>
              <w:marTop w:val="0"/>
              <w:marBottom w:val="0"/>
              <w:divBdr>
                <w:top w:val="none" w:sz="0" w:space="0" w:color="auto"/>
                <w:left w:val="none" w:sz="0" w:space="0" w:color="auto"/>
                <w:bottom w:val="none" w:sz="0" w:space="0" w:color="auto"/>
                <w:right w:val="none" w:sz="0" w:space="0" w:color="auto"/>
              </w:divBdr>
            </w:div>
            <w:div w:id="2059473477">
              <w:marLeft w:val="0"/>
              <w:marRight w:val="0"/>
              <w:marTop w:val="0"/>
              <w:marBottom w:val="0"/>
              <w:divBdr>
                <w:top w:val="none" w:sz="0" w:space="0" w:color="auto"/>
                <w:left w:val="none" w:sz="0" w:space="0" w:color="auto"/>
                <w:bottom w:val="none" w:sz="0" w:space="0" w:color="auto"/>
                <w:right w:val="none" w:sz="0" w:space="0" w:color="auto"/>
              </w:divBdr>
            </w:div>
            <w:div w:id="1990746341">
              <w:marLeft w:val="0"/>
              <w:marRight w:val="0"/>
              <w:marTop w:val="0"/>
              <w:marBottom w:val="0"/>
              <w:divBdr>
                <w:top w:val="none" w:sz="0" w:space="0" w:color="auto"/>
                <w:left w:val="none" w:sz="0" w:space="0" w:color="auto"/>
                <w:bottom w:val="none" w:sz="0" w:space="0" w:color="auto"/>
                <w:right w:val="none" w:sz="0" w:space="0" w:color="auto"/>
              </w:divBdr>
            </w:div>
            <w:div w:id="1541822763">
              <w:marLeft w:val="0"/>
              <w:marRight w:val="0"/>
              <w:marTop w:val="0"/>
              <w:marBottom w:val="0"/>
              <w:divBdr>
                <w:top w:val="none" w:sz="0" w:space="0" w:color="auto"/>
                <w:left w:val="none" w:sz="0" w:space="0" w:color="auto"/>
                <w:bottom w:val="none" w:sz="0" w:space="0" w:color="auto"/>
                <w:right w:val="none" w:sz="0" w:space="0" w:color="auto"/>
              </w:divBdr>
            </w:div>
            <w:div w:id="1847012976">
              <w:marLeft w:val="0"/>
              <w:marRight w:val="0"/>
              <w:marTop w:val="0"/>
              <w:marBottom w:val="0"/>
              <w:divBdr>
                <w:top w:val="none" w:sz="0" w:space="0" w:color="auto"/>
                <w:left w:val="none" w:sz="0" w:space="0" w:color="auto"/>
                <w:bottom w:val="none" w:sz="0" w:space="0" w:color="auto"/>
                <w:right w:val="none" w:sz="0" w:space="0" w:color="auto"/>
              </w:divBdr>
            </w:div>
            <w:div w:id="102188851">
              <w:marLeft w:val="0"/>
              <w:marRight w:val="0"/>
              <w:marTop w:val="0"/>
              <w:marBottom w:val="0"/>
              <w:divBdr>
                <w:top w:val="none" w:sz="0" w:space="0" w:color="auto"/>
                <w:left w:val="none" w:sz="0" w:space="0" w:color="auto"/>
                <w:bottom w:val="none" w:sz="0" w:space="0" w:color="auto"/>
                <w:right w:val="none" w:sz="0" w:space="0" w:color="auto"/>
              </w:divBdr>
            </w:div>
            <w:div w:id="395470186">
              <w:marLeft w:val="0"/>
              <w:marRight w:val="0"/>
              <w:marTop w:val="0"/>
              <w:marBottom w:val="0"/>
              <w:divBdr>
                <w:top w:val="none" w:sz="0" w:space="0" w:color="auto"/>
                <w:left w:val="none" w:sz="0" w:space="0" w:color="auto"/>
                <w:bottom w:val="none" w:sz="0" w:space="0" w:color="auto"/>
                <w:right w:val="none" w:sz="0" w:space="0" w:color="auto"/>
              </w:divBdr>
            </w:div>
            <w:div w:id="1140153070">
              <w:marLeft w:val="0"/>
              <w:marRight w:val="0"/>
              <w:marTop w:val="0"/>
              <w:marBottom w:val="0"/>
              <w:divBdr>
                <w:top w:val="none" w:sz="0" w:space="0" w:color="auto"/>
                <w:left w:val="none" w:sz="0" w:space="0" w:color="auto"/>
                <w:bottom w:val="none" w:sz="0" w:space="0" w:color="auto"/>
                <w:right w:val="none" w:sz="0" w:space="0" w:color="auto"/>
              </w:divBdr>
            </w:div>
            <w:div w:id="93550380">
              <w:marLeft w:val="0"/>
              <w:marRight w:val="0"/>
              <w:marTop w:val="0"/>
              <w:marBottom w:val="0"/>
              <w:divBdr>
                <w:top w:val="none" w:sz="0" w:space="0" w:color="auto"/>
                <w:left w:val="none" w:sz="0" w:space="0" w:color="auto"/>
                <w:bottom w:val="none" w:sz="0" w:space="0" w:color="auto"/>
                <w:right w:val="none" w:sz="0" w:space="0" w:color="auto"/>
              </w:divBdr>
            </w:div>
            <w:div w:id="92675786">
              <w:marLeft w:val="0"/>
              <w:marRight w:val="0"/>
              <w:marTop w:val="0"/>
              <w:marBottom w:val="0"/>
              <w:divBdr>
                <w:top w:val="none" w:sz="0" w:space="0" w:color="auto"/>
                <w:left w:val="none" w:sz="0" w:space="0" w:color="auto"/>
                <w:bottom w:val="none" w:sz="0" w:space="0" w:color="auto"/>
                <w:right w:val="none" w:sz="0" w:space="0" w:color="auto"/>
              </w:divBdr>
            </w:div>
            <w:div w:id="763963857">
              <w:marLeft w:val="0"/>
              <w:marRight w:val="0"/>
              <w:marTop w:val="0"/>
              <w:marBottom w:val="0"/>
              <w:divBdr>
                <w:top w:val="none" w:sz="0" w:space="0" w:color="auto"/>
                <w:left w:val="none" w:sz="0" w:space="0" w:color="auto"/>
                <w:bottom w:val="none" w:sz="0" w:space="0" w:color="auto"/>
                <w:right w:val="none" w:sz="0" w:space="0" w:color="auto"/>
              </w:divBdr>
            </w:div>
            <w:div w:id="1158156994">
              <w:marLeft w:val="0"/>
              <w:marRight w:val="0"/>
              <w:marTop w:val="0"/>
              <w:marBottom w:val="0"/>
              <w:divBdr>
                <w:top w:val="none" w:sz="0" w:space="0" w:color="auto"/>
                <w:left w:val="none" w:sz="0" w:space="0" w:color="auto"/>
                <w:bottom w:val="none" w:sz="0" w:space="0" w:color="auto"/>
                <w:right w:val="none" w:sz="0" w:space="0" w:color="auto"/>
              </w:divBdr>
            </w:div>
            <w:div w:id="677922559">
              <w:marLeft w:val="0"/>
              <w:marRight w:val="0"/>
              <w:marTop w:val="0"/>
              <w:marBottom w:val="0"/>
              <w:divBdr>
                <w:top w:val="none" w:sz="0" w:space="0" w:color="auto"/>
                <w:left w:val="none" w:sz="0" w:space="0" w:color="auto"/>
                <w:bottom w:val="none" w:sz="0" w:space="0" w:color="auto"/>
                <w:right w:val="none" w:sz="0" w:space="0" w:color="auto"/>
              </w:divBdr>
            </w:div>
            <w:div w:id="1344235981">
              <w:marLeft w:val="0"/>
              <w:marRight w:val="0"/>
              <w:marTop w:val="0"/>
              <w:marBottom w:val="0"/>
              <w:divBdr>
                <w:top w:val="none" w:sz="0" w:space="0" w:color="auto"/>
                <w:left w:val="none" w:sz="0" w:space="0" w:color="auto"/>
                <w:bottom w:val="none" w:sz="0" w:space="0" w:color="auto"/>
                <w:right w:val="none" w:sz="0" w:space="0" w:color="auto"/>
              </w:divBdr>
            </w:div>
            <w:div w:id="2072728223">
              <w:marLeft w:val="0"/>
              <w:marRight w:val="0"/>
              <w:marTop w:val="0"/>
              <w:marBottom w:val="0"/>
              <w:divBdr>
                <w:top w:val="none" w:sz="0" w:space="0" w:color="auto"/>
                <w:left w:val="none" w:sz="0" w:space="0" w:color="auto"/>
                <w:bottom w:val="none" w:sz="0" w:space="0" w:color="auto"/>
                <w:right w:val="none" w:sz="0" w:space="0" w:color="auto"/>
              </w:divBdr>
            </w:div>
            <w:div w:id="760488697">
              <w:marLeft w:val="0"/>
              <w:marRight w:val="0"/>
              <w:marTop w:val="0"/>
              <w:marBottom w:val="0"/>
              <w:divBdr>
                <w:top w:val="none" w:sz="0" w:space="0" w:color="auto"/>
                <w:left w:val="none" w:sz="0" w:space="0" w:color="auto"/>
                <w:bottom w:val="none" w:sz="0" w:space="0" w:color="auto"/>
                <w:right w:val="none" w:sz="0" w:space="0" w:color="auto"/>
              </w:divBdr>
            </w:div>
            <w:div w:id="1289047588">
              <w:marLeft w:val="0"/>
              <w:marRight w:val="0"/>
              <w:marTop w:val="0"/>
              <w:marBottom w:val="0"/>
              <w:divBdr>
                <w:top w:val="none" w:sz="0" w:space="0" w:color="auto"/>
                <w:left w:val="none" w:sz="0" w:space="0" w:color="auto"/>
                <w:bottom w:val="none" w:sz="0" w:space="0" w:color="auto"/>
                <w:right w:val="none" w:sz="0" w:space="0" w:color="auto"/>
              </w:divBdr>
            </w:div>
            <w:div w:id="1705598667">
              <w:marLeft w:val="0"/>
              <w:marRight w:val="0"/>
              <w:marTop w:val="0"/>
              <w:marBottom w:val="0"/>
              <w:divBdr>
                <w:top w:val="none" w:sz="0" w:space="0" w:color="auto"/>
                <w:left w:val="none" w:sz="0" w:space="0" w:color="auto"/>
                <w:bottom w:val="none" w:sz="0" w:space="0" w:color="auto"/>
                <w:right w:val="none" w:sz="0" w:space="0" w:color="auto"/>
              </w:divBdr>
            </w:div>
            <w:div w:id="722869507">
              <w:marLeft w:val="0"/>
              <w:marRight w:val="0"/>
              <w:marTop w:val="0"/>
              <w:marBottom w:val="0"/>
              <w:divBdr>
                <w:top w:val="none" w:sz="0" w:space="0" w:color="auto"/>
                <w:left w:val="none" w:sz="0" w:space="0" w:color="auto"/>
                <w:bottom w:val="none" w:sz="0" w:space="0" w:color="auto"/>
                <w:right w:val="none" w:sz="0" w:space="0" w:color="auto"/>
              </w:divBdr>
            </w:div>
            <w:div w:id="430321150">
              <w:marLeft w:val="0"/>
              <w:marRight w:val="0"/>
              <w:marTop w:val="0"/>
              <w:marBottom w:val="0"/>
              <w:divBdr>
                <w:top w:val="none" w:sz="0" w:space="0" w:color="auto"/>
                <w:left w:val="none" w:sz="0" w:space="0" w:color="auto"/>
                <w:bottom w:val="none" w:sz="0" w:space="0" w:color="auto"/>
                <w:right w:val="none" w:sz="0" w:space="0" w:color="auto"/>
              </w:divBdr>
            </w:div>
            <w:div w:id="1859927009">
              <w:marLeft w:val="0"/>
              <w:marRight w:val="0"/>
              <w:marTop w:val="0"/>
              <w:marBottom w:val="0"/>
              <w:divBdr>
                <w:top w:val="none" w:sz="0" w:space="0" w:color="auto"/>
                <w:left w:val="none" w:sz="0" w:space="0" w:color="auto"/>
                <w:bottom w:val="none" w:sz="0" w:space="0" w:color="auto"/>
                <w:right w:val="none" w:sz="0" w:space="0" w:color="auto"/>
              </w:divBdr>
            </w:div>
            <w:div w:id="889340268">
              <w:marLeft w:val="0"/>
              <w:marRight w:val="0"/>
              <w:marTop w:val="0"/>
              <w:marBottom w:val="0"/>
              <w:divBdr>
                <w:top w:val="none" w:sz="0" w:space="0" w:color="auto"/>
                <w:left w:val="none" w:sz="0" w:space="0" w:color="auto"/>
                <w:bottom w:val="none" w:sz="0" w:space="0" w:color="auto"/>
                <w:right w:val="none" w:sz="0" w:space="0" w:color="auto"/>
              </w:divBdr>
            </w:div>
            <w:div w:id="2029257355">
              <w:marLeft w:val="0"/>
              <w:marRight w:val="0"/>
              <w:marTop w:val="0"/>
              <w:marBottom w:val="0"/>
              <w:divBdr>
                <w:top w:val="none" w:sz="0" w:space="0" w:color="auto"/>
                <w:left w:val="none" w:sz="0" w:space="0" w:color="auto"/>
                <w:bottom w:val="none" w:sz="0" w:space="0" w:color="auto"/>
                <w:right w:val="none" w:sz="0" w:space="0" w:color="auto"/>
              </w:divBdr>
            </w:div>
            <w:div w:id="284117134">
              <w:marLeft w:val="0"/>
              <w:marRight w:val="0"/>
              <w:marTop w:val="0"/>
              <w:marBottom w:val="0"/>
              <w:divBdr>
                <w:top w:val="none" w:sz="0" w:space="0" w:color="auto"/>
                <w:left w:val="none" w:sz="0" w:space="0" w:color="auto"/>
                <w:bottom w:val="none" w:sz="0" w:space="0" w:color="auto"/>
                <w:right w:val="none" w:sz="0" w:space="0" w:color="auto"/>
              </w:divBdr>
            </w:div>
            <w:div w:id="525217210">
              <w:marLeft w:val="0"/>
              <w:marRight w:val="0"/>
              <w:marTop w:val="0"/>
              <w:marBottom w:val="0"/>
              <w:divBdr>
                <w:top w:val="none" w:sz="0" w:space="0" w:color="auto"/>
                <w:left w:val="none" w:sz="0" w:space="0" w:color="auto"/>
                <w:bottom w:val="none" w:sz="0" w:space="0" w:color="auto"/>
                <w:right w:val="none" w:sz="0" w:space="0" w:color="auto"/>
              </w:divBdr>
            </w:div>
            <w:div w:id="1619557859">
              <w:marLeft w:val="0"/>
              <w:marRight w:val="0"/>
              <w:marTop w:val="0"/>
              <w:marBottom w:val="0"/>
              <w:divBdr>
                <w:top w:val="none" w:sz="0" w:space="0" w:color="auto"/>
                <w:left w:val="none" w:sz="0" w:space="0" w:color="auto"/>
                <w:bottom w:val="none" w:sz="0" w:space="0" w:color="auto"/>
                <w:right w:val="none" w:sz="0" w:space="0" w:color="auto"/>
              </w:divBdr>
            </w:div>
            <w:div w:id="670134840">
              <w:marLeft w:val="0"/>
              <w:marRight w:val="0"/>
              <w:marTop w:val="0"/>
              <w:marBottom w:val="0"/>
              <w:divBdr>
                <w:top w:val="none" w:sz="0" w:space="0" w:color="auto"/>
                <w:left w:val="none" w:sz="0" w:space="0" w:color="auto"/>
                <w:bottom w:val="none" w:sz="0" w:space="0" w:color="auto"/>
                <w:right w:val="none" w:sz="0" w:space="0" w:color="auto"/>
              </w:divBdr>
            </w:div>
            <w:div w:id="1895507327">
              <w:marLeft w:val="0"/>
              <w:marRight w:val="0"/>
              <w:marTop w:val="0"/>
              <w:marBottom w:val="0"/>
              <w:divBdr>
                <w:top w:val="none" w:sz="0" w:space="0" w:color="auto"/>
                <w:left w:val="none" w:sz="0" w:space="0" w:color="auto"/>
                <w:bottom w:val="none" w:sz="0" w:space="0" w:color="auto"/>
                <w:right w:val="none" w:sz="0" w:space="0" w:color="auto"/>
              </w:divBdr>
            </w:div>
            <w:div w:id="80807964">
              <w:marLeft w:val="0"/>
              <w:marRight w:val="0"/>
              <w:marTop w:val="0"/>
              <w:marBottom w:val="0"/>
              <w:divBdr>
                <w:top w:val="none" w:sz="0" w:space="0" w:color="auto"/>
                <w:left w:val="none" w:sz="0" w:space="0" w:color="auto"/>
                <w:bottom w:val="none" w:sz="0" w:space="0" w:color="auto"/>
                <w:right w:val="none" w:sz="0" w:space="0" w:color="auto"/>
              </w:divBdr>
            </w:div>
            <w:div w:id="663704549">
              <w:marLeft w:val="0"/>
              <w:marRight w:val="0"/>
              <w:marTop w:val="0"/>
              <w:marBottom w:val="0"/>
              <w:divBdr>
                <w:top w:val="none" w:sz="0" w:space="0" w:color="auto"/>
                <w:left w:val="none" w:sz="0" w:space="0" w:color="auto"/>
                <w:bottom w:val="none" w:sz="0" w:space="0" w:color="auto"/>
                <w:right w:val="none" w:sz="0" w:space="0" w:color="auto"/>
              </w:divBdr>
            </w:div>
            <w:div w:id="618529971">
              <w:marLeft w:val="0"/>
              <w:marRight w:val="0"/>
              <w:marTop w:val="0"/>
              <w:marBottom w:val="0"/>
              <w:divBdr>
                <w:top w:val="none" w:sz="0" w:space="0" w:color="auto"/>
                <w:left w:val="none" w:sz="0" w:space="0" w:color="auto"/>
                <w:bottom w:val="none" w:sz="0" w:space="0" w:color="auto"/>
                <w:right w:val="none" w:sz="0" w:space="0" w:color="auto"/>
              </w:divBdr>
            </w:div>
            <w:div w:id="1424835010">
              <w:marLeft w:val="0"/>
              <w:marRight w:val="0"/>
              <w:marTop w:val="0"/>
              <w:marBottom w:val="0"/>
              <w:divBdr>
                <w:top w:val="none" w:sz="0" w:space="0" w:color="auto"/>
                <w:left w:val="none" w:sz="0" w:space="0" w:color="auto"/>
                <w:bottom w:val="none" w:sz="0" w:space="0" w:color="auto"/>
                <w:right w:val="none" w:sz="0" w:space="0" w:color="auto"/>
              </w:divBdr>
            </w:div>
            <w:div w:id="1193686083">
              <w:marLeft w:val="0"/>
              <w:marRight w:val="0"/>
              <w:marTop w:val="0"/>
              <w:marBottom w:val="0"/>
              <w:divBdr>
                <w:top w:val="none" w:sz="0" w:space="0" w:color="auto"/>
                <w:left w:val="none" w:sz="0" w:space="0" w:color="auto"/>
                <w:bottom w:val="none" w:sz="0" w:space="0" w:color="auto"/>
                <w:right w:val="none" w:sz="0" w:space="0" w:color="auto"/>
              </w:divBdr>
            </w:div>
            <w:div w:id="364016170">
              <w:marLeft w:val="0"/>
              <w:marRight w:val="0"/>
              <w:marTop w:val="0"/>
              <w:marBottom w:val="0"/>
              <w:divBdr>
                <w:top w:val="none" w:sz="0" w:space="0" w:color="auto"/>
                <w:left w:val="none" w:sz="0" w:space="0" w:color="auto"/>
                <w:bottom w:val="none" w:sz="0" w:space="0" w:color="auto"/>
                <w:right w:val="none" w:sz="0" w:space="0" w:color="auto"/>
              </w:divBdr>
            </w:div>
            <w:div w:id="1381124673">
              <w:marLeft w:val="0"/>
              <w:marRight w:val="0"/>
              <w:marTop w:val="0"/>
              <w:marBottom w:val="0"/>
              <w:divBdr>
                <w:top w:val="none" w:sz="0" w:space="0" w:color="auto"/>
                <w:left w:val="none" w:sz="0" w:space="0" w:color="auto"/>
                <w:bottom w:val="none" w:sz="0" w:space="0" w:color="auto"/>
                <w:right w:val="none" w:sz="0" w:space="0" w:color="auto"/>
              </w:divBdr>
            </w:div>
            <w:div w:id="979186564">
              <w:marLeft w:val="0"/>
              <w:marRight w:val="0"/>
              <w:marTop w:val="0"/>
              <w:marBottom w:val="0"/>
              <w:divBdr>
                <w:top w:val="none" w:sz="0" w:space="0" w:color="auto"/>
                <w:left w:val="none" w:sz="0" w:space="0" w:color="auto"/>
                <w:bottom w:val="none" w:sz="0" w:space="0" w:color="auto"/>
                <w:right w:val="none" w:sz="0" w:space="0" w:color="auto"/>
              </w:divBdr>
            </w:div>
            <w:div w:id="1855068556">
              <w:marLeft w:val="0"/>
              <w:marRight w:val="0"/>
              <w:marTop w:val="0"/>
              <w:marBottom w:val="0"/>
              <w:divBdr>
                <w:top w:val="none" w:sz="0" w:space="0" w:color="auto"/>
                <w:left w:val="none" w:sz="0" w:space="0" w:color="auto"/>
                <w:bottom w:val="none" w:sz="0" w:space="0" w:color="auto"/>
                <w:right w:val="none" w:sz="0" w:space="0" w:color="auto"/>
              </w:divBdr>
            </w:div>
            <w:div w:id="413669692">
              <w:marLeft w:val="0"/>
              <w:marRight w:val="0"/>
              <w:marTop w:val="0"/>
              <w:marBottom w:val="0"/>
              <w:divBdr>
                <w:top w:val="none" w:sz="0" w:space="0" w:color="auto"/>
                <w:left w:val="none" w:sz="0" w:space="0" w:color="auto"/>
                <w:bottom w:val="none" w:sz="0" w:space="0" w:color="auto"/>
                <w:right w:val="none" w:sz="0" w:space="0" w:color="auto"/>
              </w:divBdr>
            </w:div>
            <w:div w:id="806119646">
              <w:marLeft w:val="0"/>
              <w:marRight w:val="0"/>
              <w:marTop w:val="0"/>
              <w:marBottom w:val="0"/>
              <w:divBdr>
                <w:top w:val="none" w:sz="0" w:space="0" w:color="auto"/>
                <w:left w:val="none" w:sz="0" w:space="0" w:color="auto"/>
                <w:bottom w:val="none" w:sz="0" w:space="0" w:color="auto"/>
                <w:right w:val="none" w:sz="0" w:space="0" w:color="auto"/>
              </w:divBdr>
            </w:div>
            <w:div w:id="564414933">
              <w:marLeft w:val="0"/>
              <w:marRight w:val="0"/>
              <w:marTop w:val="0"/>
              <w:marBottom w:val="0"/>
              <w:divBdr>
                <w:top w:val="none" w:sz="0" w:space="0" w:color="auto"/>
                <w:left w:val="none" w:sz="0" w:space="0" w:color="auto"/>
                <w:bottom w:val="none" w:sz="0" w:space="0" w:color="auto"/>
                <w:right w:val="none" w:sz="0" w:space="0" w:color="auto"/>
              </w:divBdr>
            </w:div>
            <w:div w:id="45496150">
              <w:marLeft w:val="0"/>
              <w:marRight w:val="0"/>
              <w:marTop w:val="0"/>
              <w:marBottom w:val="0"/>
              <w:divBdr>
                <w:top w:val="none" w:sz="0" w:space="0" w:color="auto"/>
                <w:left w:val="none" w:sz="0" w:space="0" w:color="auto"/>
                <w:bottom w:val="none" w:sz="0" w:space="0" w:color="auto"/>
                <w:right w:val="none" w:sz="0" w:space="0" w:color="auto"/>
              </w:divBdr>
            </w:div>
            <w:div w:id="2045904403">
              <w:marLeft w:val="0"/>
              <w:marRight w:val="0"/>
              <w:marTop w:val="0"/>
              <w:marBottom w:val="0"/>
              <w:divBdr>
                <w:top w:val="none" w:sz="0" w:space="0" w:color="auto"/>
                <w:left w:val="none" w:sz="0" w:space="0" w:color="auto"/>
                <w:bottom w:val="none" w:sz="0" w:space="0" w:color="auto"/>
                <w:right w:val="none" w:sz="0" w:space="0" w:color="auto"/>
              </w:divBdr>
            </w:div>
            <w:div w:id="59401845">
              <w:marLeft w:val="0"/>
              <w:marRight w:val="0"/>
              <w:marTop w:val="0"/>
              <w:marBottom w:val="0"/>
              <w:divBdr>
                <w:top w:val="none" w:sz="0" w:space="0" w:color="auto"/>
                <w:left w:val="none" w:sz="0" w:space="0" w:color="auto"/>
                <w:bottom w:val="none" w:sz="0" w:space="0" w:color="auto"/>
                <w:right w:val="none" w:sz="0" w:space="0" w:color="auto"/>
              </w:divBdr>
            </w:div>
            <w:div w:id="1269042903">
              <w:marLeft w:val="0"/>
              <w:marRight w:val="0"/>
              <w:marTop w:val="0"/>
              <w:marBottom w:val="0"/>
              <w:divBdr>
                <w:top w:val="none" w:sz="0" w:space="0" w:color="auto"/>
                <w:left w:val="none" w:sz="0" w:space="0" w:color="auto"/>
                <w:bottom w:val="none" w:sz="0" w:space="0" w:color="auto"/>
                <w:right w:val="none" w:sz="0" w:space="0" w:color="auto"/>
              </w:divBdr>
            </w:div>
            <w:div w:id="1392194815">
              <w:marLeft w:val="0"/>
              <w:marRight w:val="0"/>
              <w:marTop w:val="0"/>
              <w:marBottom w:val="0"/>
              <w:divBdr>
                <w:top w:val="none" w:sz="0" w:space="0" w:color="auto"/>
                <w:left w:val="none" w:sz="0" w:space="0" w:color="auto"/>
                <w:bottom w:val="none" w:sz="0" w:space="0" w:color="auto"/>
                <w:right w:val="none" w:sz="0" w:space="0" w:color="auto"/>
              </w:divBdr>
            </w:div>
            <w:div w:id="935750552">
              <w:marLeft w:val="0"/>
              <w:marRight w:val="0"/>
              <w:marTop w:val="0"/>
              <w:marBottom w:val="0"/>
              <w:divBdr>
                <w:top w:val="none" w:sz="0" w:space="0" w:color="auto"/>
                <w:left w:val="none" w:sz="0" w:space="0" w:color="auto"/>
                <w:bottom w:val="none" w:sz="0" w:space="0" w:color="auto"/>
                <w:right w:val="none" w:sz="0" w:space="0" w:color="auto"/>
              </w:divBdr>
            </w:div>
            <w:div w:id="1133061201">
              <w:marLeft w:val="0"/>
              <w:marRight w:val="0"/>
              <w:marTop w:val="0"/>
              <w:marBottom w:val="0"/>
              <w:divBdr>
                <w:top w:val="none" w:sz="0" w:space="0" w:color="auto"/>
                <w:left w:val="none" w:sz="0" w:space="0" w:color="auto"/>
                <w:bottom w:val="none" w:sz="0" w:space="0" w:color="auto"/>
                <w:right w:val="none" w:sz="0" w:space="0" w:color="auto"/>
              </w:divBdr>
            </w:div>
            <w:div w:id="980843558">
              <w:marLeft w:val="0"/>
              <w:marRight w:val="0"/>
              <w:marTop w:val="0"/>
              <w:marBottom w:val="0"/>
              <w:divBdr>
                <w:top w:val="none" w:sz="0" w:space="0" w:color="auto"/>
                <w:left w:val="none" w:sz="0" w:space="0" w:color="auto"/>
                <w:bottom w:val="none" w:sz="0" w:space="0" w:color="auto"/>
                <w:right w:val="none" w:sz="0" w:space="0" w:color="auto"/>
              </w:divBdr>
            </w:div>
            <w:div w:id="1784767765">
              <w:marLeft w:val="0"/>
              <w:marRight w:val="0"/>
              <w:marTop w:val="0"/>
              <w:marBottom w:val="0"/>
              <w:divBdr>
                <w:top w:val="none" w:sz="0" w:space="0" w:color="auto"/>
                <w:left w:val="none" w:sz="0" w:space="0" w:color="auto"/>
                <w:bottom w:val="none" w:sz="0" w:space="0" w:color="auto"/>
                <w:right w:val="none" w:sz="0" w:space="0" w:color="auto"/>
              </w:divBdr>
            </w:div>
            <w:div w:id="144785051">
              <w:marLeft w:val="0"/>
              <w:marRight w:val="0"/>
              <w:marTop w:val="0"/>
              <w:marBottom w:val="0"/>
              <w:divBdr>
                <w:top w:val="none" w:sz="0" w:space="0" w:color="auto"/>
                <w:left w:val="none" w:sz="0" w:space="0" w:color="auto"/>
                <w:bottom w:val="none" w:sz="0" w:space="0" w:color="auto"/>
                <w:right w:val="none" w:sz="0" w:space="0" w:color="auto"/>
              </w:divBdr>
            </w:div>
            <w:div w:id="1724283025">
              <w:marLeft w:val="0"/>
              <w:marRight w:val="0"/>
              <w:marTop w:val="0"/>
              <w:marBottom w:val="0"/>
              <w:divBdr>
                <w:top w:val="none" w:sz="0" w:space="0" w:color="auto"/>
                <w:left w:val="none" w:sz="0" w:space="0" w:color="auto"/>
                <w:bottom w:val="none" w:sz="0" w:space="0" w:color="auto"/>
                <w:right w:val="none" w:sz="0" w:space="0" w:color="auto"/>
              </w:divBdr>
            </w:div>
            <w:div w:id="33509524">
              <w:marLeft w:val="0"/>
              <w:marRight w:val="0"/>
              <w:marTop w:val="0"/>
              <w:marBottom w:val="0"/>
              <w:divBdr>
                <w:top w:val="none" w:sz="0" w:space="0" w:color="auto"/>
                <w:left w:val="none" w:sz="0" w:space="0" w:color="auto"/>
                <w:bottom w:val="none" w:sz="0" w:space="0" w:color="auto"/>
                <w:right w:val="none" w:sz="0" w:space="0" w:color="auto"/>
              </w:divBdr>
            </w:div>
            <w:div w:id="1827240502">
              <w:marLeft w:val="0"/>
              <w:marRight w:val="0"/>
              <w:marTop w:val="0"/>
              <w:marBottom w:val="0"/>
              <w:divBdr>
                <w:top w:val="none" w:sz="0" w:space="0" w:color="auto"/>
                <w:left w:val="none" w:sz="0" w:space="0" w:color="auto"/>
                <w:bottom w:val="none" w:sz="0" w:space="0" w:color="auto"/>
                <w:right w:val="none" w:sz="0" w:space="0" w:color="auto"/>
              </w:divBdr>
            </w:div>
            <w:div w:id="570695790">
              <w:marLeft w:val="0"/>
              <w:marRight w:val="0"/>
              <w:marTop w:val="0"/>
              <w:marBottom w:val="0"/>
              <w:divBdr>
                <w:top w:val="none" w:sz="0" w:space="0" w:color="auto"/>
                <w:left w:val="none" w:sz="0" w:space="0" w:color="auto"/>
                <w:bottom w:val="none" w:sz="0" w:space="0" w:color="auto"/>
                <w:right w:val="none" w:sz="0" w:space="0" w:color="auto"/>
              </w:divBdr>
            </w:div>
            <w:div w:id="539319183">
              <w:marLeft w:val="0"/>
              <w:marRight w:val="0"/>
              <w:marTop w:val="0"/>
              <w:marBottom w:val="0"/>
              <w:divBdr>
                <w:top w:val="none" w:sz="0" w:space="0" w:color="auto"/>
                <w:left w:val="none" w:sz="0" w:space="0" w:color="auto"/>
                <w:bottom w:val="none" w:sz="0" w:space="0" w:color="auto"/>
                <w:right w:val="none" w:sz="0" w:space="0" w:color="auto"/>
              </w:divBdr>
            </w:div>
            <w:div w:id="252477370">
              <w:marLeft w:val="0"/>
              <w:marRight w:val="0"/>
              <w:marTop w:val="0"/>
              <w:marBottom w:val="0"/>
              <w:divBdr>
                <w:top w:val="none" w:sz="0" w:space="0" w:color="auto"/>
                <w:left w:val="none" w:sz="0" w:space="0" w:color="auto"/>
                <w:bottom w:val="none" w:sz="0" w:space="0" w:color="auto"/>
                <w:right w:val="none" w:sz="0" w:space="0" w:color="auto"/>
              </w:divBdr>
            </w:div>
            <w:div w:id="1005474768">
              <w:marLeft w:val="0"/>
              <w:marRight w:val="0"/>
              <w:marTop w:val="0"/>
              <w:marBottom w:val="0"/>
              <w:divBdr>
                <w:top w:val="none" w:sz="0" w:space="0" w:color="auto"/>
                <w:left w:val="none" w:sz="0" w:space="0" w:color="auto"/>
                <w:bottom w:val="none" w:sz="0" w:space="0" w:color="auto"/>
                <w:right w:val="none" w:sz="0" w:space="0" w:color="auto"/>
              </w:divBdr>
            </w:div>
            <w:div w:id="1731223015">
              <w:marLeft w:val="0"/>
              <w:marRight w:val="0"/>
              <w:marTop w:val="0"/>
              <w:marBottom w:val="0"/>
              <w:divBdr>
                <w:top w:val="none" w:sz="0" w:space="0" w:color="auto"/>
                <w:left w:val="none" w:sz="0" w:space="0" w:color="auto"/>
                <w:bottom w:val="none" w:sz="0" w:space="0" w:color="auto"/>
                <w:right w:val="none" w:sz="0" w:space="0" w:color="auto"/>
              </w:divBdr>
            </w:div>
            <w:div w:id="207961704">
              <w:marLeft w:val="0"/>
              <w:marRight w:val="0"/>
              <w:marTop w:val="0"/>
              <w:marBottom w:val="0"/>
              <w:divBdr>
                <w:top w:val="none" w:sz="0" w:space="0" w:color="auto"/>
                <w:left w:val="none" w:sz="0" w:space="0" w:color="auto"/>
                <w:bottom w:val="none" w:sz="0" w:space="0" w:color="auto"/>
                <w:right w:val="none" w:sz="0" w:space="0" w:color="auto"/>
              </w:divBdr>
            </w:div>
            <w:div w:id="1020817829">
              <w:marLeft w:val="0"/>
              <w:marRight w:val="0"/>
              <w:marTop w:val="0"/>
              <w:marBottom w:val="0"/>
              <w:divBdr>
                <w:top w:val="none" w:sz="0" w:space="0" w:color="auto"/>
                <w:left w:val="none" w:sz="0" w:space="0" w:color="auto"/>
                <w:bottom w:val="none" w:sz="0" w:space="0" w:color="auto"/>
                <w:right w:val="none" w:sz="0" w:space="0" w:color="auto"/>
              </w:divBdr>
            </w:div>
            <w:div w:id="1609123477">
              <w:marLeft w:val="0"/>
              <w:marRight w:val="0"/>
              <w:marTop w:val="0"/>
              <w:marBottom w:val="0"/>
              <w:divBdr>
                <w:top w:val="none" w:sz="0" w:space="0" w:color="auto"/>
                <w:left w:val="none" w:sz="0" w:space="0" w:color="auto"/>
                <w:bottom w:val="none" w:sz="0" w:space="0" w:color="auto"/>
                <w:right w:val="none" w:sz="0" w:space="0" w:color="auto"/>
              </w:divBdr>
            </w:div>
            <w:div w:id="1665620010">
              <w:marLeft w:val="0"/>
              <w:marRight w:val="0"/>
              <w:marTop w:val="0"/>
              <w:marBottom w:val="0"/>
              <w:divBdr>
                <w:top w:val="none" w:sz="0" w:space="0" w:color="auto"/>
                <w:left w:val="none" w:sz="0" w:space="0" w:color="auto"/>
                <w:bottom w:val="none" w:sz="0" w:space="0" w:color="auto"/>
                <w:right w:val="none" w:sz="0" w:space="0" w:color="auto"/>
              </w:divBdr>
            </w:div>
            <w:div w:id="1527524525">
              <w:marLeft w:val="0"/>
              <w:marRight w:val="0"/>
              <w:marTop w:val="0"/>
              <w:marBottom w:val="0"/>
              <w:divBdr>
                <w:top w:val="none" w:sz="0" w:space="0" w:color="auto"/>
                <w:left w:val="none" w:sz="0" w:space="0" w:color="auto"/>
                <w:bottom w:val="none" w:sz="0" w:space="0" w:color="auto"/>
                <w:right w:val="none" w:sz="0" w:space="0" w:color="auto"/>
              </w:divBdr>
            </w:div>
            <w:div w:id="227885343">
              <w:marLeft w:val="0"/>
              <w:marRight w:val="0"/>
              <w:marTop w:val="0"/>
              <w:marBottom w:val="0"/>
              <w:divBdr>
                <w:top w:val="none" w:sz="0" w:space="0" w:color="auto"/>
                <w:left w:val="none" w:sz="0" w:space="0" w:color="auto"/>
                <w:bottom w:val="none" w:sz="0" w:space="0" w:color="auto"/>
                <w:right w:val="none" w:sz="0" w:space="0" w:color="auto"/>
              </w:divBdr>
            </w:div>
            <w:div w:id="1805732365">
              <w:marLeft w:val="0"/>
              <w:marRight w:val="0"/>
              <w:marTop w:val="0"/>
              <w:marBottom w:val="0"/>
              <w:divBdr>
                <w:top w:val="none" w:sz="0" w:space="0" w:color="auto"/>
                <w:left w:val="none" w:sz="0" w:space="0" w:color="auto"/>
                <w:bottom w:val="none" w:sz="0" w:space="0" w:color="auto"/>
                <w:right w:val="none" w:sz="0" w:space="0" w:color="auto"/>
              </w:divBdr>
            </w:div>
            <w:div w:id="1924995295">
              <w:marLeft w:val="0"/>
              <w:marRight w:val="0"/>
              <w:marTop w:val="0"/>
              <w:marBottom w:val="0"/>
              <w:divBdr>
                <w:top w:val="none" w:sz="0" w:space="0" w:color="auto"/>
                <w:left w:val="none" w:sz="0" w:space="0" w:color="auto"/>
                <w:bottom w:val="none" w:sz="0" w:space="0" w:color="auto"/>
                <w:right w:val="none" w:sz="0" w:space="0" w:color="auto"/>
              </w:divBdr>
            </w:div>
            <w:div w:id="816529116">
              <w:marLeft w:val="0"/>
              <w:marRight w:val="0"/>
              <w:marTop w:val="0"/>
              <w:marBottom w:val="0"/>
              <w:divBdr>
                <w:top w:val="none" w:sz="0" w:space="0" w:color="auto"/>
                <w:left w:val="none" w:sz="0" w:space="0" w:color="auto"/>
                <w:bottom w:val="none" w:sz="0" w:space="0" w:color="auto"/>
                <w:right w:val="none" w:sz="0" w:space="0" w:color="auto"/>
              </w:divBdr>
            </w:div>
            <w:div w:id="203443754">
              <w:marLeft w:val="0"/>
              <w:marRight w:val="0"/>
              <w:marTop w:val="0"/>
              <w:marBottom w:val="0"/>
              <w:divBdr>
                <w:top w:val="none" w:sz="0" w:space="0" w:color="auto"/>
                <w:left w:val="none" w:sz="0" w:space="0" w:color="auto"/>
                <w:bottom w:val="none" w:sz="0" w:space="0" w:color="auto"/>
                <w:right w:val="none" w:sz="0" w:space="0" w:color="auto"/>
              </w:divBdr>
            </w:div>
            <w:div w:id="1104809194">
              <w:marLeft w:val="0"/>
              <w:marRight w:val="0"/>
              <w:marTop w:val="0"/>
              <w:marBottom w:val="0"/>
              <w:divBdr>
                <w:top w:val="none" w:sz="0" w:space="0" w:color="auto"/>
                <w:left w:val="none" w:sz="0" w:space="0" w:color="auto"/>
                <w:bottom w:val="none" w:sz="0" w:space="0" w:color="auto"/>
                <w:right w:val="none" w:sz="0" w:space="0" w:color="auto"/>
              </w:divBdr>
            </w:div>
            <w:div w:id="1993563535">
              <w:marLeft w:val="0"/>
              <w:marRight w:val="0"/>
              <w:marTop w:val="0"/>
              <w:marBottom w:val="0"/>
              <w:divBdr>
                <w:top w:val="none" w:sz="0" w:space="0" w:color="auto"/>
                <w:left w:val="none" w:sz="0" w:space="0" w:color="auto"/>
                <w:bottom w:val="none" w:sz="0" w:space="0" w:color="auto"/>
                <w:right w:val="none" w:sz="0" w:space="0" w:color="auto"/>
              </w:divBdr>
            </w:div>
            <w:div w:id="1576014816">
              <w:marLeft w:val="0"/>
              <w:marRight w:val="0"/>
              <w:marTop w:val="0"/>
              <w:marBottom w:val="0"/>
              <w:divBdr>
                <w:top w:val="none" w:sz="0" w:space="0" w:color="auto"/>
                <w:left w:val="none" w:sz="0" w:space="0" w:color="auto"/>
                <w:bottom w:val="none" w:sz="0" w:space="0" w:color="auto"/>
                <w:right w:val="none" w:sz="0" w:space="0" w:color="auto"/>
              </w:divBdr>
            </w:div>
            <w:div w:id="276375169">
              <w:marLeft w:val="0"/>
              <w:marRight w:val="0"/>
              <w:marTop w:val="0"/>
              <w:marBottom w:val="0"/>
              <w:divBdr>
                <w:top w:val="none" w:sz="0" w:space="0" w:color="auto"/>
                <w:left w:val="none" w:sz="0" w:space="0" w:color="auto"/>
                <w:bottom w:val="none" w:sz="0" w:space="0" w:color="auto"/>
                <w:right w:val="none" w:sz="0" w:space="0" w:color="auto"/>
              </w:divBdr>
            </w:div>
            <w:div w:id="760875552">
              <w:marLeft w:val="0"/>
              <w:marRight w:val="0"/>
              <w:marTop w:val="0"/>
              <w:marBottom w:val="0"/>
              <w:divBdr>
                <w:top w:val="none" w:sz="0" w:space="0" w:color="auto"/>
                <w:left w:val="none" w:sz="0" w:space="0" w:color="auto"/>
                <w:bottom w:val="none" w:sz="0" w:space="0" w:color="auto"/>
                <w:right w:val="none" w:sz="0" w:space="0" w:color="auto"/>
              </w:divBdr>
            </w:div>
            <w:div w:id="2094272930">
              <w:marLeft w:val="0"/>
              <w:marRight w:val="0"/>
              <w:marTop w:val="0"/>
              <w:marBottom w:val="0"/>
              <w:divBdr>
                <w:top w:val="none" w:sz="0" w:space="0" w:color="auto"/>
                <w:left w:val="none" w:sz="0" w:space="0" w:color="auto"/>
                <w:bottom w:val="none" w:sz="0" w:space="0" w:color="auto"/>
                <w:right w:val="none" w:sz="0" w:space="0" w:color="auto"/>
              </w:divBdr>
            </w:div>
            <w:div w:id="3215290">
              <w:marLeft w:val="0"/>
              <w:marRight w:val="0"/>
              <w:marTop w:val="0"/>
              <w:marBottom w:val="0"/>
              <w:divBdr>
                <w:top w:val="none" w:sz="0" w:space="0" w:color="auto"/>
                <w:left w:val="none" w:sz="0" w:space="0" w:color="auto"/>
                <w:bottom w:val="none" w:sz="0" w:space="0" w:color="auto"/>
                <w:right w:val="none" w:sz="0" w:space="0" w:color="auto"/>
              </w:divBdr>
            </w:div>
            <w:div w:id="1782530315">
              <w:marLeft w:val="0"/>
              <w:marRight w:val="0"/>
              <w:marTop w:val="0"/>
              <w:marBottom w:val="0"/>
              <w:divBdr>
                <w:top w:val="none" w:sz="0" w:space="0" w:color="auto"/>
                <w:left w:val="none" w:sz="0" w:space="0" w:color="auto"/>
                <w:bottom w:val="none" w:sz="0" w:space="0" w:color="auto"/>
                <w:right w:val="none" w:sz="0" w:space="0" w:color="auto"/>
              </w:divBdr>
            </w:div>
            <w:div w:id="1500383729">
              <w:marLeft w:val="0"/>
              <w:marRight w:val="0"/>
              <w:marTop w:val="0"/>
              <w:marBottom w:val="0"/>
              <w:divBdr>
                <w:top w:val="none" w:sz="0" w:space="0" w:color="auto"/>
                <w:left w:val="none" w:sz="0" w:space="0" w:color="auto"/>
                <w:bottom w:val="none" w:sz="0" w:space="0" w:color="auto"/>
                <w:right w:val="none" w:sz="0" w:space="0" w:color="auto"/>
              </w:divBdr>
            </w:div>
            <w:div w:id="1635986311">
              <w:marLeft w:val="0"/>
              <w:marRight w:val="0"/>
              <w:marTop w:val="0"/>
              <w:marBottom w:val="0"/>
              <w:divBdr>
                <w:top w:val="none" w:sz="0" w:space="0" w:color="auto"/>
                <w:left w:val="none" w:sz="0" w:space="0" w:color="auto"/>
                <w:bottom w:val="none" w:sz="0" w:space="0" w:color="auto"/>
                <w:right w:val="none" w:sz="0" w:space="0" w:color="auto"/>
              </w:divBdr>
            </w:div>
            <w:div w:id="1723598870">
              <w:marLeft w:val="0"/>
              <w:marRight w:val="0"/>
              <w:marTop w:val="0"/>
              <w:marBottom w:val="0"/>
              <w:divBdr>
                <w:top w:val="none" w:sz="0" w:space="0" w:color="auto"/>
                <w:left w:val="none" w:sz="0" w:space="0" w:color="auto"/>
                <w:bottom w:val="none" w:sz="0" w:space="0" w:color="auto"/>
                <w:right w:val="none" w:sz="0" w:space="0" w:color="auto"/>
              </w:divBdr>
            </w:div>
            <w:div w:id="981081853">
              <w:marLeft w:val="0"/>
              <w:marRight w:val="0"/>
              <w:marTop w:val="0"/>
              <w:marBottom w:val="0"/>
              <w:divBdr>
                <w:top w:val="none" w:sz="0" w:space="0" w:color="auto"/>
                <w:left w:val="none" w:sz="0" w:space="0" w:color="auto"/>
                <w:bottom w:val="none" w:sz="0" w:space="0" w:color="auto"/>
                <w:right w:val="none" w:sz="0" w:space="0" w:color="auto"/>
              </w:divBdr>
            </w:div>
            <w:div w:id="1942956254">
              <w:marLeft w:val="0"/>
              <w:marRight w:val="0"/>
              <w:marTop w:val="0"/>
              <w:marBottom w:val="0"/>
              <w:divBdr>
                <w:top w:val="none" w:sz="0" w:space="0" w:color="auto"/>
                <w:left w:val="none" w:sz="0" w:space="0" w:color="auto"/>
                <w:bottom w:val="none" w:sz="0" w:space="0" w:color="auto"/>
                <w:right w:val="none" w:sz="0" w:space="0" w:color="auto"/>
              </w:divBdr>
            </w:div>
            <w:div w:id="1840341902">
              <w:marLeft w:val="0"/>
              <w:marRight w:val="0"/>
              <w:marTop w:val="0"/>
              <w:marBottom w:val="0"/>
              <w:divBdr>
                <w:top w:val="none" w:sz="0" w:space="0" w:color="auto"/>
                <w:left w:val="none" w:sz="0" w:space="0" w:color="auto"/>
                <w:bottom w:val="none" w:sz="0" w:space="0" w:color="auto"/>
                <w:right w:val="none" w:sz="0" w:space="0" w:color="auto"/>
              </w:divBdr>
            </w:div>
            <w:div w:id="1878539268">
              <w:marLeft w:val="0"/>
              <w:marRight w:val="0"/>
              <w:marTop w:val="0"/>
              <w:marBottom w:val="0"/>
              <w:divBdr>
                <w:top w:val="none" w:sz="0" w:space="0" w:color="auto"/>
                <w:left w:val="none" w:sz="0" w:space="0" w:color="auto"/>
                <w:bottom w:val="none" w:sz="0" w:space="0" w:color="auto"/>
                <w:right w:val="none" w:sz="0" w:space="0" w:color="auto"/>
              </w:divBdr>
            </w:div>
            <w:div w:id="1823693951">
              <w:marLeft w:val="0"/>
              <w:marRight w:val="0"/>
              <w:marTop w:val="0"/>
              <w:marBottom w:val="0"/>
              <w:divBdr>
                <w:top w:val="none" w:sz="0" w:space="0" w:color="auto"/>
                <w:left w:val="none" w:sz="0" w:space="0" w:color="auto"/>
                <w:bottom w:val="none" w:sz="0" w:space="0" w:color="auto"/>
                <w:right w:val="none" w:sz="0" w:space="0" w:color="auto"/>
              </w:divBdr>
            </w:div>
            <w:div w:id="667102554">
              <w:marLeft w:val="0"/>
              <w:marRight w:val="0"/>
              <w:marTop w:val="0"/>
              <w:marBottom w:val="0"/>
              <w:divBdr>
                <w:top w:val="none" w:sz="0" w:space="0" w:color="auto"/>
                <w:left w:val="none" w:sz="0" w:space="0" w:color="auto"/>
                <w:bottom w:val="none" w:sz="0" w:space="0" w:color="auto"/>
                <w:right w:val="none" w:sz="0" w:space="0" w:color="auto"/>
              </w:divBdr>
            </w:div>
            <w:div w:id="2075546504">
              <w:marLeft w:val="0"/>
              <w:marRight w:val="0"/>
              <w:marTop w:val="0"/>
              <w:marBottom w:val="0"/>
              <w:divBdr>
                <w:top w:val="none" w:sz="0" w:space="0" w:color="auto"/>
                <w:left w:val="none" w:sz="0" w:space="0" w:color="auto"/>
                <w:bottom w:val="none" w:sz="0" w:space="0" w:color="auto"/>
                <w:right w:val="none" w:sz="0" w:space="0" w:color="auto"/>
              </w:divBdr>
            </w:div>
            <w:div w:id="892935279">
              <w:marLeft w:val="0"/>
              <w:marRight w:val="0"/>
              <w:marTop w:val="0"/>
              <w:marBottom w:val="0"/>
              <w:divBdr>
                <w:top w:val="none" w:sz="0" w:space="0" w:color="auto"/>
                <w:left w:val="none" w:sz="0" w:space="0" w:color="auto"/>
                <w:bottom w:val="none" w:sz="0" w:space="0" w:color="auto"/>
                <w:right w:val="none" w:sz="0" w:space="0" w:color="auto"/>
              </w:divBdr>
            </w:div>
            <w:div w:id="1685010938">
              <w:marLeft w:val="0"/>
              <w:marRight w:val="0"/>
              <w:marTop w:val="0"/>
              <w:marBottom w:val="0"/>
              <w:divBdr>
                <w:top w:val="none" w:sz="0" w:space="0" w:color="auto"/>
                <w:left w:val="none" w:sz="0" w:space="0" w:color="auto"/>
                <w:bottom w:val="none" w:sz="0" w:space="0" w:color="auto"/>
                <w:right w:val="none" w:sz="0" w:space="0" w:color="auto"/>
              </w:divBdr>
            </w:div>
            <w:div w:id="1459445862">
              <w:marLeft w:val="0"/>
              <w:marRight w:val="0"/>
              <w:marTop w:val="0"/>
              <w:marBottom w:val="0"/>
              <w:divBdr>
                <w:top w:val="none" w:sz="0" w:space="0" w:color="auto"/>
                <w:left w:val="none" w:sz="0" w:space="0" w:color="auto"/>
                <w:bottom w:val="none" w:sz="0" w:space="0" w:color="auto"/>
                <w:right w:val="none" w:sz="0" w:space="0" w:color="auto"/>
              </w:divBdr>
            </w:div>
            <w:div w:id="1034312478">
              <w:marLeft w:val="0"/>
              <w:marRight w:val="0"/>
              <w:marTop w:val="0"/>
              <w:marBottom w:val="0"/>
              <w:divBdr>
                <w:top w:val="none" w:sz="0" w:space="0" w:color="auto"/>
                <w:left w:val="none" w:sz="0" w:space="0" w:color="auto"/>
                <w:bottom w:val="none" w:sz="0" w:space="0" w:color="auto"/>
                <w:right w:val="none" w:sz="0" w:space="0" w:color="auto"/>
              </w:divBdr>
            </w:div>
            <w:div w:id="667319799">
              <w:marLeft w:val="0"/>
              <w:marRight w:val="0"/>
              <w:marTop w:val="0"/>
              <w:marBottom w:val="0"/>
              <w:divBdr>
                <w:top w:val="none" w:sz="0" w:space="0" w:color="auto"/>
                <w:left w:val="none" w:sz="0" w:space="0" w:color="auto"/>
                <w:bottom w:val="none" w:sz="0" w:space="0" w:color="auto"/>
                <w:right w:val="none" w:sz="0" w:space="0" w:color="auto"/>
              </w:divBdr>
            </w:div>
            <w:div w:id="193807234">
              <w:marLeft w:val="0"/>
              <w:marRight w:val="0"/>
              <w:marTop w:val="0"/>
              <w:marBottom w:val="0"/>
              <w:divBdr>
                <w:top w:val="none" w:sz="0" w:space="0" w:color="auto"/>
                <w:left w:val="none" w:sz="0" w:space="0" w:color="auto"/>
                <w:bottom w:val="none" w:sz="0" w:space="0" w:color="auto"/>
                <w:right w:val="none" w:sz="0" w:space="0" w:color="auto"/>
              </w:divBdr>
            </w:div>
            <w:div w:id="1773623215">
              <w:marLeft w:val="0"/>
              <w:marRight w:val="0"/>
              <w:marTop w:val="0"/>
              <w:marBottom w:val="0"/>
              <w:divBdr>
                <w:top w:val="none" w:sz="0" w:space="0" w:color="auto"/>
                <w:left w:val="none" w:sz="0" w:space="0" w:color="auto"/>
                <w:bottom w:val="none" w:sz="0" w:space="0" w:color="auto"/>
                <w:right w:val="none" w:sz="0" w:space="0" w:color="auto"/>
              </w:divBdr>
            </w:div>
            <w:div w:id="1971863965">
              <w:marLeft w:val="0"/>
              <w:marRight w:val="0"/>
              <w:marTop w:val="0"/>
              <w:marBottom w:val="0"/>
              <w:divBdr>
                <w:top w:val="none" w:sz="0" w:space="0" w:color="auto"/>
                <w:left w:val="none" w:sz="0" w:space="0" w:color="auto"/>
                <w:bottom w:val="none" w:sz="0" w:space="0" w:color="auto"/>
                <w:right w:val="none" w:sz="0" w:space="0" w:color="auto"/>
              </w:divBdr>
            </w:div>
            <w:div w:id="1036851577">
              <w:marLeft w:val="0"/>
              <w:marRight w:val="0"/>
              <w:marTop w:val="0"/>
              <w:marBottom w:val="0"/>
              <w:divBdr>
                <w:top w:val="none" w:sz="0" w:space="0" w:color="auto"/>
                <w:left w:val="none" w:sz="0" w:space="0" w:color="auto"/>
                <w:bottom w:val="none" w:sz="0" w:space="0" w:color="auto"/>
                <w:right w:val="none" w:sz="0" w:space="0" w:color="auto"/>
              </w:divBdr>
            </w:div>
            <w:div w:id="1319766272">
              <w:marLeft w:val="0"/>
              <w:marRight w:val="0"/>
              <w:marTop w:val="0"/>
              <w:marBottom w:val="0"/>
              <w:divBdr>
                <w:top w:val="none" w:sz="0" w:space="0" w:color="auto"/>
                <w:left w:val="none" w:sz="0" w:space="0" w:color="auto"/>
                <w:bottom w:val="none" w:sz="0" w:space="0" w:color="auto"/>
                <w:right w:val="none" w:sz="0" w:space="0" w:color="auto"/>
              </w:divBdr>
            </w:div>
            <w:div w:id="1100833076">
              <w:marLeft w:val="0"/>
              <w:marRight w:val="0"/>
              <w:marTop w:val="0"/>
              <w:marBottom w:val="0"/>
              <w:divBdr>
                <w:top w:val="none" w:sz="0" w:space="0" w:color="auto"/>
                <w:left w:val="none" w:sz="0" w:space="0" w:color="auto"/>
                <w:bottom w:val="none" w:sz="0" w:space="0" w:color="auto"/>
                <w:right w:val="none" w:sz="0" w:space="0" w:color="auto"/>
              </w:divBdr>
            </w:div>
            <w:div w:id="768550294">
              <w:marLeft w:val="0"/>
              <w:marRight w:val="0"/>
              <w:marTop w:val="0"/>
              <w:marBottom w:val="0"/>
              <w:divBdr>
                <w:top w:val="none" w:sz="0" w:space="0" w:color="auto"/>
                <w:left w:val="none" w:sz="0" w:space="0" w:color="auto"/>
                <w:bottom w:val="none" w:sz="0" w:space="0" w:color="auto"/>
                <w:right w:val="none" w:sz="0" w:space="0" w:color="auto"/>
              </w:divBdr>
            </w:div>
            <w:div w:id="44912614">
              <w:marLeft w:val="0"/>
              <w:marRight w:val="0"/>
              <w:marTop w:val="0"/>
              <w:marBottom w:val="0"/>
              <w:divBdr>
                <w:top w:val="none" w:sz="0" w:space="0" w:color="auto"/>
                <w:left w:val="none" w:sz="0" w:space="0" w:color="auto"/>
                <w:bottom w:val="none" w:sz="0" w:space="0" w:color="auto"/>
                <w:right w:val="none" w:sz="0" w:space="0" w:color="auto"/>
              </w:divBdr>
            </w:div>
            <w:div w:id="1469128509">
              <w:marLeft w:val="0"/>
              <w:marRight w:val="0"/>
              <w:marTop w:val="0"/>
              <w:marBottom w:val="0"/>
              <w:divBdr>
                <w:top w:val="none" w:sz="0" w:space="0" w:color="auto"/>
                <w:left w:val="none" w:sz="0" w:space="0" w:color="auto"/>
                <w:bottom w:val="none" w:sz="0" w:space="0" w:color="auto"/>
                <w:right w:val="none" w:sz="0" w:space="0" w:color="auto"/>
              </w:divBdr>
            </w:div>
            <w:div w:id="26571057">
              <w:marLeft w:val="0"/>
              <w:marRight w:val="0"/>
              <w:marTop w:val="0"/>
              <w:marBottom w:val="0"/>
              <w:divBdr>
                <w:top w:val="none" w:sz="0" w:space="0" w:color="auto"/>
                <w:left w:val="none" w:sz="0" w:space="0" w:color="auto"/>
                <w:bottom w:val="none" w:sz="0" w:space="0" w:color="auto"/>
                <w:right w:val="none" w:sz="0" w:space="0" w:color="auto"/>
              </w:divBdr>
            </w:div>
            <w:div w:id="131295510">
              <w:marLeft w:val="0"/>
              <w:marRight w:val="0"/>
              <w:marTop w:val="0"/>
              <w:marBottom w:val="0"/>
              <w:divBdr>
                <w:top w:val="none" w:sz="0" w:space="0" w:color="auto"/>
                <w:left w:val="none" w:sz="0" w:space="0" w:color="auto"/>
                <w:bottom w:val="none" w:sz="0" w:space="0" w:color="auto"/>
                <w:right w:val="none" w:sz="0" w:space="0" w:color="auto"/>
              </w:divBdr>
            </w:div>
            <w:div w:id="452753339">
              <w:marLeft w:val="0"/>
              <w:marRight w:val="0"/>
              <w:marTop w:val="0"/>
              <w:marBottom w:val="0"/>
              <w:divBdr>
                <w:top w:val="none" w:sz="0" w:space="0" w:color="auto"/>
                <w:left w:val="none" w:sz="0" w:space="0" w:color="auto"/>
                <w:bottom w:val="none" w:sz="0" w:space="0" w:color="auto"/>
                <w:right w:val="none" w:sz="0" w:space="0" w:color="auto"/>
              </w:divBdr>
            </w:div>
            <w:div w:id="1894001568">
              <w:marLeft w:val="0"/>
              <w:marRight w:val="0"/>
              <w:marTop w:val="0"/>
              <w:marBottom w:val="0"/>
              <w:divBdr>
                <w:top w:val="none" w:sz="0" w:space="0" w:color="auto"/>
                <w:left w:val="none" w:sz="0" w:space="0" w:color="auto"/>
                <w:bottom w:val="none" w:sz="0" w:space="0" w:color="auto"/>
                <w:right w:val="none" w:sz="0" w:space="0" w:color="auto"/>
              </w:divBdr>
            </w:div>
            <w:div w:id="902911747">
              <w:marLeft w:val="0"/>
              <w:marRight w:val="0"/>
              <w:marTop w:val="0"/>
              <w:marBottom w:val="0"/>
              <w:divBdr>
                <w:top w:val="none" w:sz="0" w:space="0" w:color="auto"/>
                <w:left w:val="none" w:sz="0" w:space="0" w:color="auto"/>
                <w:bottom w:val="none" w:sz="0" w:space="0" w:color="auto"/>
                <w:right w:val="none" w:sz="0" w:space="0" w:color="auto"/>
              </w:divBdr>
            </w:div>
            <w:div w:id="592785960">
              <w:marLeft w:val="0"/>
              <w:marRight w:val="0"/>
              <w:marTop w:val="0"/>
              <w:marBottom w:val="0"/>
              <w:divBdr>
                <w:top w:val="none" w:sz="0" w:space="0" w:color="auto"/>
                <w:left w:val="none" w:sz="0" w:space="0" w:color="auto"/>
                <w:bottom w:val="none" w:sz="0" w:space="0" w:color="auto"/>
                <w:right w:val="none" w:sz="0" w:space="0" w:color="auto"/>
              </w:divBdr>
            </w:div>
            <w:div w:id="1348099320">
              <w:marLeft w:val="0"/>
              <w:marRight w:val="0"/>
              <w:marTop w:val="0"/>
              <w:marBottom w:val="0"/>
              <w:divBdr>
                <w:top w:val="none" w:sz="0" w:space="0" w:color="auto"/>
                <w:left w:val="none" w:sz="0" w:space="0" w:color="auto"/>
                <w:bottom w:val="none" w:sz="0" w:space="0" w:color="auto"/>
                <w:right w:val="none" w:sz="0" w:space="0" w:color="auto"/>
              </w:divBdr>
            </w:div>
            <w:div w:id="1107389700">
              <w:marLeft w:val="0"/>
              <w:marRight w:val="0"/>
              <w:marTop w:val="0"/>
              <w:marBottom w:val="0"/>
              <w:divBdr>
                <w:top w:val="none" w:sz="0" w:space="0" w:color="auto"/>
                <w:left w:val="none" w:sz="0" w:space="0" w:color="auto"/>
                <w:bottom w:val="none" w:sz="0" w:space="0" w:color="auto"/>
                <w:right w:val="none" w:sz="0" w:space="0" w:color="auto"/>
              </w:divBdr>
            </w:div>
            <w:div w:id="1451782117">
              <w:marLeft w:val="0"/>
              <w:marRight w:val="0"/>
              <w:marTop w:val="0"/>
              <w:marBottom w:val="0"/>
              <w:divBdr>
                <w:top w:val="none" w:sz="0" w:space="0" w:color="auto"/>
                <w:left w:val="none" w:sz="0" w:space="0" w:color="auto"/>
                <w:bottom w:val="none" w:sz="0" w:space="0" w:color="auto"/>
                <w:right w:val="none" w:sz="0" w:space="0" w:color="auto"/>
              </w:divBdr>
            </w:div>
            <w:div w:id="1340154496">
              <w:marLeft w:val="0"/>
              <w:marRight w:val="0"/>
              <w:marTop w:val="0"/>
              <w:marBottom w:val="0"/>
              <w:divBdr>
                <w:top w:val="none" w:sz="0" w:space="0" w:color="auto"/>
                <w:left w:val="none" w:sz="0" w:space="0" w:color="auto"/>
                <w:bottom w:val="none" w:sz="0" w:space="0" w:color="auto"/>
                <w:right w:val="none" w:sz="0" w:space="0" w:color="auto"/>
              </w:divBdr>
            </w:div>
            <w:div w:id="231353760">
              <w:marLeft w:val="0"/>
              <w:marRight w:val="0"/>
              <w:marTop w:val="0"/>
              <w:marBottom w:val="0"/>
              <w:divBdr>
                <w:top w:val="none" w:sz="0" w:space="0" w:color="auto"/>
                <w:left w:val="none" w:sz="0" w:space="0" w:color="auto"/>
                <w:bottom w:val="none" w:sz="0" w:space="0" w:color="auto"/>
                <w:right w:val="none" w:sz="0" w:space="0" w:color="auto"/>
              </w:divBdr>
            </w:div>
            <w:div w:id="1751460430">
              <w:marLeft w:val="0"/>
              <w:marRight w:val="0"/>
              <w:marTop w:val="0"/>
              <w:marBottom w:val="0"/>
              <w:divBdr>
                <w:top w:val="none" w:sz="0" w:space="0" w:color="auto"/>
                <w:left w:val="none" w:sz="0" w:space="0" w:color="auto"/>
                <w:bottom w:val="none" w:sz="0" w:space="0" w:color="auto"/>
                <w:right w:val="none" w:sz="0" w:space="0" w:color="auto"/>
              </w:divBdr>
            </w:div>
            <w:div w:id="106193907">
              <w:marLeft w:val="0"/>
              <w:marRight w:val="0"/>
              <w:marTop w:val="0"/>
              <w:marBottom w:val="0"/>
              <w:divBdr>
                <w:top w:val="none" w:sz="0" w:space="0" w:color="auto"/>
                <w:left w:val="none" w:sz="0" w:space="0" w:color="auto"/>
                <w:bottom w:val="none" w:sz="0" w:space="0" w:color="auto"/>
                <w:right w:val="none" w:sz="0" w:space="0" w:color="auto"/>
              </w:divBdr>
            </w:div>
            <w:div w:id="204950357">
              <w:marLeft w:val="0"/>
              <w:marRight w:val="0"/>
              <w:marTop w:val="0"/>
              <w:marBottom w:val="0"/>
              <w:divBdr>
                <w:top w:val="none" w:sz="0" w:space="0" w:color="auto"/>
                <w:left w:val="none" w:sz="0" w:space="0" w:color="auto"/>
                <w:bottom w:val="none" w:sz="0" w:space="0" w:color="auto"/>
                <w:right w:val="none" w:sz="0" w:space="0" w:color="auto"/>
              </w:divBdr>
            </w:div>
            <w:div w:id="295641435">
              <w:marLeft w:val="0"/>
              <w:marRight w:val="0"/>
              <w:marTop w:val="0"/>
              <w:marBottom w:val="0"/>
              <w:divBdr>
                <w:top w:val="none" w:sz="0" w:space="0" w:color="auto"/>
                <w:left w:val="none" w:sz="0" w:space="0" w:color="auto"/>
                <w:bottom w:val="none" w:sz="0" w:space="0" w:color="auto"/>
                <w:right w:val="none" w:sz="0" w:space="0" w:color="auto"/>
              </w:divBdr>
            </w:div>
            <w:div w:id="744646348">
              <w:marLeft w:val="0"/>
              <w:marRight w:val="0"/>
              <w:marTop w:val="0"/>
              <w:marBottom w:val="0"/>
              <w:divBdr>
                <w:top w:val="none" w:sz="0" w:space="0" w:color="auto"/>
                <w:left w:val="none" w:sz="0" w:space="0" w:color="auto"/>
                <w:bottom w:val="none" w:sz="0" w:space="0" w:color="auto"/>
                <w:right w:val="none" w:sz="0" w:space="0" w:color="auto"/>
              </w:divBdr>
            </w:div>
            <w:div w:id="1342584322">
              <w:marLeft w:val="0"/>
              <w:marRight w:val="0"/>
              <w:marTop w:val="0"/>
              <w:marBottom w:val="0"/>
              <w:divBdr>
                <w:top w:val="none" w:sz="0" w:space="0" w:color="auto"/>
                <w:left w:val="none" w:sz="0" w:space="0" w:color="auto"/>
                <w:bottom w:val="none" w:sz="0" w:space="0" w:color="auto"/>
                <w:right w:val="none" w:sz="0" w:space="0" w:color="auto"/>
              </w:divBdr>
            </w:div>
            <w:div w:id="1949774593">
              <w:marLeft w:val="0"/>
              <w:marRight w:val="0"/>
              <w:marTop w:val="0"/>
              <w:marBottom w:val="0"/>
              <w:divBdr>
                <w:top w:val="none" w:sz="0" w:space="0" w:color="auto"/>
                <w:left w:val="none" w:sz="0" w:space="0" w:color="auto"/>
                <w:bottom w:val="none" w:sz="0" w:space="0" w:color="auto"/>
                <w:right w:val="none" w:sz="0" w:space="0" w:color="auto"/>
              </w:divBdr>
            </w:div>
            <w:div w:id="1301423899">
              <w:marLeft w:val="0"/>
              <w:marRight w:val="0"/>
              <w:marTop w:val="0"/>
              <w:marBottom w:val="0"/>
              <w:divBdr>
                <w:top w:val="none" w:sz="0" w:space="0" w:color="auto"/>
                <w:left w:val="none" w:sz="0" w:space="0" w:color="auto"/>
                <w:bottom w:val="none" w:sz="0" w:space="0" w:color="auto"/>
                <w:right w:val="none" w:sz="0" w:space="0" w:color="auto"/>
              </w:divBdr>
            </w:div>
            <w:div w:id="1082990015">
              <w:marLeft w:val="0"/>
              <w:marRight w:val="0"/>
              <w:marTop w:val="0"/>
              <w:marBottom w:val="0"/>
              <w:divBdr>
                <w:top w:val="none" w:sz="0" w:space="0" w:color="auto"/>
                <w:left w:val="none" w:sz="0" w:space="0" w:color="auto"/>
                <w:bottom w:val="none" w:sz="0" w:space="0" w:color="auto"/>
                <w:right w:val="none" w:sz="0" w:space="0" w:color="auto"/>
              </w:divBdr>
            </w:div>
            <w:div w:id="643701672">
              <w:marLeft w:val="0"/>
              <w:marRight w:val="0"/>
              <w:marTop w:val="0"/>
              <w:marBottom w:val="0"/>
              <w:divBdr>
                <w:top w:val="none" w:sz="0" w:space="0" w:color="auto"/>
                <w:left w:val="none" w:sz="0" w:space="0" w:color="auto"/>
                <w:bottom w:val="none" w:sz="0" w:space="0" w:color="auto"/>
                <w:right w:val="none" w:sz="0" w:space="0" w:color="auto"/>
              </w:divBdr>
            </w:div>
            <w:div w:id="509299661">
              <w:marLeft w:val="0"/>
              <w:marRight w:val="0"/>
              <w:marTop w:val="0"/>
              <w:marBottom w:val="0"/>
              <w:divBdr>
                <w:top w:val="none" w:sz="0" w:space="0" w:color="auto"/>
                <w:left w:val="none" w:sz="0" w:space="0" w:color="auto"/>
                <w:bottom w:val="none" w:sz="0" w:space="0" w:color="auto"/>
                <w:right w:val="none" w:sz="0" w:space="0" w:color="auto"/>
              </w:divBdr>
            </w:div>
            <w:div w:id="165247382">
              <w:marLeft w:val="0"/>
              <w:marRight w:val="0"/>
              <w:marTop w:val="0"/>
              <w:marBottom w:val="0"/>
              <w:divBdr>
                <w:top w:val="none" w:sz="0" w:space="0" w:color="auto"/>
                <w:left w:val="none" w:sz="0" w:space="0" w:color="auto"/>
                <w:bottom w:val="none" w:sz="0" w:space="0" w:color="auto"/>
                <w:right w:val="none" w:sz="0" w:space="0" w:color="auto"/>
              </w:divBdr>
            </w:div>
            <w:div w:id="573900993">
              <w:marLeft w:val="0"/>
              <w:marRight w:val="0"/>
              <w:marTop w:val="0"/>
              <w:marBottom w:val="0"/>
              <w:divBdr>
                <w:top w:val="none" w:sz="0" w:space="0" w:color="auto"/>
                <w:left w:val="none" w:sz="0" w:space="0" w:color="auto"/>
                <w:bottom w:val="none" w:sz="0" w:space="0" w:color="auto"/>
                <w:right w:val="none" w:sz="0" w:space="0" w:color="auto"/>
              </w:divBdr>
            </w:div>
            <w:div w:id="1371804341">
              <w:marLeft w:val="0"/>
              <w:marRight w:val="0"/>
              <w:marTop w:val="0"/>
              <w:marBottom w:val="0"/>
              <w:divBdr>
                <w:top w:val="none" w:sz="0" w:space="0" w:color="auto"/>
                <w:left w:val="none" w:sz="0" w:space="0" w:color="auto"/>
                <w:bottom w:val="none" w:sz="0" w:space="0" w:color="auto"/>
                <w:right w:val="none" w:sz="0" w:space="0" w:color="auto"/>
              </w:divBdr>
            </w:div>
            <w:div w:id="1072972500">
              <w:marLeft w:val="0"/>
              <w:marRight w:val="0"/>
              <w:marTop w:val="0"/>
              <w:marBottom w:val="0"/>
              <w:divBdr>
                <w:top w:val="none" w:sz="0" w:space="0" w:color="auto"/>
                <w:left w:val="none" w:sz="0" w:space="0" w:color="auto"/>
                <w:bottom w:val="none" w:sz="0" w:space="0" w:color="auto"/>
                <w:right w:val="none" w:sz="0" w:space="0" w:color="auto"/>
              </w:divBdr>
            </w:div>
            <w:div w:id="1561475045">
              <w:marLeft w:val="0"/>
              <w:marRight w:val="0"/>
              <w:marTop w:val="0"/>
              <w:marBottom w:val="0"/>
              <w:divBdr>
                <w:top w:val="none" w:sz="0" w:space="0" w:color="auto"/>
                <w:left w:val="none" w:sz="0" w:space="0" w:color="auto"/>
                <w:bottom w:val="none" w:sz="0" w:space="0" w:color="auto"/>
                <w:right w:val="none" w:sz="0" w:space="0" w:color="auto"/>
              </w:divBdr>
            </w:div>
            <w:div w:id="1538394224">
              <w:marLeft w:val="0"/>
              <w:marRight w:val="0"/>
              <w:marTop w:val="0"/>
              <w:marBottom w:val="0"/>
              <w:divBdr>
                <w:top w:val="none" w:sz="0" w:space="0" w:color="auto"/>
                <w:left w:val="none" w:sz="0" w:space="0" w:color="auto"/>
                <w:bottom w:val="none" w:sz="0" w:space="0" w:color="auto"/>
                <w:right w:val="none" w:sz="0" w:space="0" w:color="auto"/>
              </w:divBdr>
            </w:div>
            <w:div w:id="1298296226">
              <w:marLeft w:val="0"/>
              <w:marRight w:val="0"/>
              <w:marTop w:val="0"/>
              <w:marBottom w:val="0"/>
              <w:divBdr>
                <w:top w:val="none" w:sz="0" w:space="0" w:color="auto"/>
                <w:left w:val="none" w:sz="0" w:space="0" w:color="auto"/>
                <w:bottom w:val="none" w:sz="0" w:space="0" w:color="auto"/>
                <w:right w:val="none" w:sz="0" w:space="0" w:color="auto"/>
              </w:divBdr>
            </w:div>
            <w:div w:id="207307421">
              <w:marLeft w:val="0"/>
              <w:marRight w:val="0"/>
              <w:marTop w:val="0"/>
              <w:marBottom w:val="0"/>
              <w:divBdr>
                <w:top w:val="none" w:sz="0" w:space="0" w:color="auto"/>
                <w:left w:val="none" w:sz="0" w:space="0" w:color="auto"/>
                <w:bottom w:val="none" w:sz="0" w:space="0" w:color="auto"/>
                <w:right w:val="none" w:sz="0" w:space="0" w:color="auto"/>
              </w:divBdr>
            </w:div>
            <w:div w:id="580020310">
              <w:marLeft w:val="0"/>
              <w:marRight w:val="0"/>
              <w:marTop w:val="0"/>
              <w:marBottom w:val="0"/>
              <w:divBdr>
                <w:top w:val="none" w:sz="0" w:space="0" w:color="auto"/>
                <w:left w:val="none" w:sz="0" w:space="0" w:color="auto"/>
                <w:bottom w:val="none" w:sz="0" w:space="0" w:color="auto"/>
                <w:right w:val="none" w:sz="0" w:space="0" w:color="auto"/>
              </w:divBdr>
            </w:div>
            <w:div w:id="1349672566">
              <w:marLeft w:val="0"/>
              <w:marRight w:val="0"/>
              <w:marTop w:val="0"/>
              <w:marBottom w:val="0"/>
              <w:divBdr>
                <w:top w:val="none" w:sz="0" w:space="0" w:color="auto"/>
                <w:left w:val="none" w:sz="0" w:space="0" w:color="auto"/>
                <w:bottom w:val="none" w:sz="0" w:space="0" w:color="auto"/>
                <w:right w:val="none" w:sz="0" w:space="0" w:color="auto"/>
              </w:divBdr>
            </w:div>
            <w:div w:id="1733774410">
              <w:marLeft w:val="0"/>
              <w:marRight w:val="0"/>
              <w:marTop w:val="0"/>
              <w:marBottom w:val="0"/>
              <w:divBdr>
                <w:top w:val="none" w:sz="0" w:space="0" w:color="auto"/>
                <w:left w:val="none" w:sz="0" w:space="0" w:color="auto"/>
                <w:bottom w:val="none" w:sz="0" w:space="0" w:color="auto"/>
                <w:right w:val="none" w:sz="0" w:space="0" w:color="auto"/>
              </w:divBdr>
            </w:div>
            <w:div w:id="1497726687">
              <w:marLeft w:val="0"/>
              <w:marRight w:val="0"/>
              <w:marTop w:val="0"/>
              <w:marBottom w:val="0"/>
              <w:divBdr>
                <w:top w:val="none" w:sz="0" w:space="0" w:color="auto"/>
                <w:left w:val="none" w:sz="0" w:space="0" w:color="auto"/>
                <w:bottom w:val="none" w:sz="0" w:space="0" w:color="auto"/>
                <w:right w:val="none" w:sz="0" w:space="0" w:color="auto"/>
              </w:divBdr>
            </w:div>
            <w:div w:id="1366831910">
              <w:marLeft w:val="0"/>
              <w:marRight w:val="0"/>
              <w:marTop w:val="0"/>
              <w:marBottom w:val="0"/>
              <w:divBdr>
                <w:top w:val="none" w:sz="0" w:space="0" w:color="auto"/>
                <w:left w:val="none" w:sz="0" w:space="0" w:color="auto"/>
                <w:bottom w:val="none" w:sz="0" w:space="0" w:color="auto"/>
                <w:right w:val="none" w:sz="0" w:space="0" w:color="auto"/>
              </w:divBdr>
            </w:div>
            <w:div w:id="1615097328">
              <w:marLeft w:val="0"/>
              <w:marRight w:val="0"/>
              <w:marTop w:val="0"/>
              <w:marBottom w:val="0"/>
              <w:divBdr>
                <w:top w:val="none" w:sz="0" w:space="0" w:color="auto"/>
                <w:left w:val="none" w:sz="0" w:space="0" w:color="auto"/>
                <w:bottom w:val="none" w:sz="0" w:space="0" w:color="auto"/>
                <w:right w:val="none" w:sz="0" w:space="0" w:color="auto"/>
              </w:divBdr>
            </w:div>
            <w:div w:id="901137124">
              <w:marLeft w:val="0"/>
              <w:marRight w:val="0"/>
              <w:marTop w:val="0"/>
              <w:marBottom w:val="0"/>
              <w:divBdr>
                <w:top w:val="none" w:sz="0" w:space="0" w:color="auto"/>
                <w:left w:val="none" w:sz="0" w:space="0" w:color="auto"/>
                <w:bottom w:val="none" w:sz="0" w:space="0" w:color="auto"/>
                <w:right w:val="none" w:sz="0" w:space="0" w:color="auto"/>
              </w:divBdr>
            </w:div>
            <w:div w:id="828593436">
              <w:marLeft w:val="0"/>
              <w:marRight w:val="0"/>
              <w:marTop w:val="0"/>
              <w:marBottom w:val="0"/>
              <w:divBdr>
                <w:top w:val="none" w:sz="0" w:space="0" w:color="auto"/>
                <w:left w:val="none" w:sz="0" w:space="0" w:color="auto"/>
                <w:bottom w:val="none" w:sz="0" w:space="0" w:color="auto"/>
                <w:right w:val="none" w:sz="0" w:space="0" w:color="auto"/>
              </w:divBdr>
            </w:div>
            <w:div w:id="1188254885">
              <w:marLeft w:val="0"/>
              <w:marRight w:val="0"/>
              <w:marTop w:val="0"/>
              <w:marBottom w:val="0"/>
              <w:divBdr>
                <w:top w:val="none" w:sz="0" w:space="0" w:color="auto"/>
                <w:left w:val="none" w:sz="0" w:space="0" w:color="auto"/>
                <w:bottom w:val="none" w:sz="0" w:space="0" w:color="auto"/>
                <w:right w:val="none" w:sz="0" w:space="0" w:color="auto"/>
              </w:divBdr>
            </w:div>
            <w:div w:id="1909610188">
              <w:marLeft w:val="0"/>
              <w:marRight w:val="0"/>
              <w:marTop w:val="0"/>
              <w:marBottom w:val="0"/>
              <w:divBdr>
                <w:top w:val="none" w:sz="0" w:space="0" w:color="auto"/>
                <w:left w:val="none" w:sz="0" w:space="0" w:color="auto"/>
                <w:bottom w:val="none" w:sz="0" w:space="0" w:color="auto"/>
                <w:right w:val="none" w:sz="0" w:space="0" w:color="auto"/>
              </w:divBdr>
            </w:div>
            <w:div w:id="1708750668">
              <w:marLeft w:val="0"/>
              <w:marRight w:val="0"/>
              <w:marTop w:val="0"/>
              <w:marBottom w:val="0"/>
              <w:divBdr>
                <w:top w:val="none" w:sz="0" w:space="0" w:color="auto"/>
                <w:left w:val="none" w:sz="0" w:space="0" w:color="auto"/>
                <w:bottom w:val="none" w:sz="0" w:space="0" w:color="auto"/>
                <w:right w:val="none" w:sz="0" w:space="0" w:color="auto"/>
              </w:divBdr>
            </w:div>
            <w:div w:id="959797038">
              <w:marLeft w:val="0"/>
              <w:marRight w:val="0"/>
              <w:marTop w:val="0"/>
              <w:marBottom w:val="0"/>
              <w:divBdr>
                <w:top w:val="none" w:sz="0" w:space="0" w:color="auto"/>
                <w:left w:val="none" w:sz="0" w:space="0" w:color="auto"/>
                <w:bottom w:val="none" w:sz="0" w:space="0" w:color="auto"/>
                <w:right w:val="none" w:sz="0" w:space="0" w:color="auto"/>
              </w:divBdr>
            </w:div>
            <w:div w:id="670640017">
              <w:marLeft w:val="0"/>
              <w:marRight w:val="0"/>
              <w:marTop w:val="0"/>
              <w:marBottom w:val="0"/>
              <w:divBdr>
                <w:top w:val="none" w:sz="0" w:space="0" w:color="auto"/>
                <w:left w:val="none" w:sz="0" w:space="0" w:color="auto"/>
                <w:bottom w:val="none" w:sz="0" w:space="0" w:color="auto"/>
                <w:right w:val="none" w:sz="0" w:space="0" w:color="auto"/>
              </w:divBdr>
            </w:div>
            <w:div w:id="111441543">
              <w:marLeft w:val="0"/>
              <w:marRight w:val="0"/>
              <w:marTop w:val="0"/>
              <w:marBottom w:val="0"/>
              <w:divBdr>
                <w:top w:val="none" w:sz="0" w:space="0" w:color="auto"/>
                <w:left w:val="none" w:sz="0" w:space="0" w:color="auto"/>
                <w:bottom w:val="none" w:sz="0" w:space="0" w:color="auto"/>
                <w:right w:val="none" w:sz="0" w:space="0" w:color="auto"/>
              </w:divBdr>
            </w:div>
            <w:div w:id="1302416418">
              <w:marLeft w:val="0"/>
              <w:marRight w:val="0"/>
              <w:marTop w:val="0"/>
              <w:marBottom w:val="0"/>
              <w:divBdr>
                <w:top w:val="none" w:sz="0" w:space="0" w:color="auto"/>
                <w:left w:val="none" w:sz="0" w:space="0" w:color="auto"/>
                <w:bottom w:val="none" w:sz="0" w:space="0" w:color="auto"/>
                <w:right w:val="none" w:sz="0" w:space="0" w:color="auto"/>
              </w:divBdr>
            </w:div>
            <w:div w:id="1232734632">
              <w:marLeft w:val="0"/>
              <w:marRight w:val="0"/>
              <w:marTop w:val="0"/>
              <w:marBottom w:val="0"/>
              <w:divBdr>
                <w:top w:val="none" w:sz="0" w:space="0" w:color="auto"/>
                <w:left w:val="none" w:sz="0" w:space="0" w:color="auto"/>
                <w:bottom w:val="none" w:sz="0" w:space="0" w:color="auto"/>
                <w:right w:val="none" w:sz="0" w:space="0" w:color="auto"/>
              </w:divBdr>
            </w:div>
            <w:div w:id="267860269">
              <w:marLeft w:val="0"/>
              <w:marRight w:val="0"/>
              <w:marTop w:val="0"/>
              <w:marBottom w:val="0"/>
              <w:divBdr>
                <w:top w:val="none" w:sz="0" w:space="0" w:color="auto"/>
                <w:left w:val="none" w:sz="0" w:space="0" w:color="auto"/>
                <w:bottom w:val="none" w:sz="0" w:space="0" w:color="auto"/>
                <w:right w:val="none" w:sz="0" w:space="0" w:color="auto"/>
              </w:divBdr>
            </w:div>
            <w:div w:id="518856768">
              <w:marLeft w:val="0"/>
              <w:marRight w:val="0"/>
              <w:marTop w:val="0"/>
              <w:marBottom w:val="0"/>
              <w:divBdr>
                <w:top w:val="none" w:sz="0" w:space="0" w:color="auto"/>
                <w:left w:val="none" w:sz="0" w:space="0" w:color="auto"/>
                <w:bottom w:val="none" w:sz="0" w:space="0" w:color="auto"/>
                <w:right w:val="none" w:sz="0" w:space="0" w:color="auto"/>
              </w:divBdr>
            </w:div>
            <w:div w:id="1272859803">
              <w:marLeft w:val="0"/>
              <w:marRight w:val="0"/>
              <w:marTop w:val="0"/>
              <w:marBottom w:val="0"/>
              <w:divBdr>
                <w:top w:val="none" w:sz="0" w:space="0" w:color="auto"/>
                <w:left w:val="none" w:sz="0" w:space="0" w:color="auto"/>
                <w:bottom w:val="none" w:sz="0" w:space="0" w:color="auto"/>
                <w:right w:val="none" w:sz="0" w:space="0" w:color="auto"/>
              </w:divBdr>
            </w:div>
            <w:div w:id="1989821892">
              <w:marLeft w:val="0"/>
              <w:marRight w:val="0"/>
              <w:marTop w:val="0"/>
              <w:marBottom w:val="0"/>
              <w:divBdr>
                <w:top w:val="none" w:sz="0" w:space="0" w:color="auto"/>
                <w:left w:val="none" w:sz="0" w:space="0" w:color="auto"/>
                <w:bottom w:val="none" w:sz="0" w:space="0" w:color="auto"/>
                <w:right w:val="none" w:sz="0" w:space="0" w:color="auto"/>
              </w:divBdr>
            </w:div>
            <w:div w:id="444930441">
              <w:marLeft w:val="0"/>
              <w:marRight w:val="0"/>
              <w:marTop w:val="0"/>
              <w:marBottom w:val="0"/>
              <w:divBdr>
                <w:top w:val="none" w:sz="0" w:space="0" w:color="auto"/>
                <w:left w:val="none" w:sz="0" w:space="0" w:color="auto"/>
                <w:bottom w:val="none" w:sz="0" w:space="0" w:color="auto"/>
                <w:right w:val="none" w:sz="0" w:space="0" w:color="auto"/>
              </w:divBdr>
            </w:div>
            <w:div w:id="496267458">
              <w:marLeft w:val="0"/>
              <w:marRight w:val="0"/>
              <w:marTop w:val="0"/>
              <w:marBottom w:val="0"/>
              <w:divBdr>
                <w:top w:val="none" w:sz="0" w:space="0" w:color="auto"/>
                <w:left w:val="none" w:sz="0" w:space="0" w:color="auto"/>
                <w:bottom w:val="none" w:sz="0" w:space="0" w:color="auto"/>
                <w:right w:val="none" w:sz="0" w:space="0" w:color="auto"/>
              </w:divBdr>
            </w:div>
            <w:div w:id="1863326321">
              <w:marLeft w:val="0"/>
              <w:marRight w:val="0"/>
              <w:marTop w:val="0"/>
              <w:marBottom w:val="0"/>
              <w:divBdr>
                <w:top w:val="none" w:sz="0" w:space="0" w:color="auto"/>
                <w:left w:val="none" w:sz="0" w:space="0" w:color="auto"/>
                <w:bottom w:val="none" w:sz="0" w:space="0" w:color="auto"/>
                <w:right w:val="none" w:sz="0" w:space="0" w:color="auto"/>
              </w:divBdr>
            </w:div>
            <w:div w:id="59982540">
              <w:marLeft w:val="0"/>
              <w:marRight w:val="0"/>
              <w:marTop w:val="0"/>
              <w:marBottom w:val="0"/>
              <w:divBdr>
                <w:top w:val="none" w:sz="0" w:space="0" w:color="auto"/>
                <w:left w:val="none" w:sz="0" w:space="0" w:color="auto"/>
                <w:bottom w:val="none" w:sz="0" w:space="0" w:color="auto"/>
                <w:right w:val="none" w:sz="0" w:space="0" w:color="auto"/>
              </w:divBdr>
            </w:div>
            <w:div w:id="729965503">
              <w:marLeft w:val="0"/>
              <w:marRight w:val="0"/>
              <w:marTop w:val="0"/>
              <w:marBottom w:val="0"/>
              <w:divBdr>
                <w:top w:val="none" w:sz="0" w:space="0" w:color="auto"/>
                <w:left w:val="none" w:sz="0" w:space="0" w:color="auto"/>
                <w:bottom w:val="none" w:sz="0" w:space="0" w:color="auto"/>
                <w:right w:val="none" w:sz="0" w:space="0" w:color="auto"/>
              </w:divBdr>
            </w:div>
            <w:div w:id="822552339">
              <w:marLeft w:val="0"/>
              <w:marRight w:val="0"/>
              <w:marTop w:val="0"/>
              <w:marBottom w:val="0"/>
              <w:divBdr>
                <w:top w:val="none" w:sz="0" w:space="0" w:color="auto"/>
                <w:left w:val="none" w:sz="0" w:space="0" w:color="auto"/>
                <w:bottom w:val="none" w:sz="0" w:space="0" w:color="auto"/>
                <w:right w:val="none" w:sz="0" w:space="0" w:color="auto"/>
              </w:divBdr>
            </w:div>
            <w:div w:id="404228323">
              <w:marLeft w:val="0"/>
              <w:marRight w:val="0"/>
              <w:marTop w:val="0"/>
              <w:marBottom w:val="0"/>
              <w:divBdr>
                <w:top w:val="none" w:sz="0" w:space="0" w:color="auto"/>
                <w:left w:val="none" w:sz="0" w:space="0" w:color="auto"/>
                <w:bottom w:val="none" w:sz="0" w:space="0" w:color="auto"/>
                <w:right w:val="none" w:sz="0" w:space="0" w:color="auto"/>
              </w:divBdr>
            </w:div>
            <w:div w:id="1726948710">
              <w:marLeft w:val="0"/>
              <w:marRight w:val="0"/>
              <w:marTop w:val="0"/>
              <w:marBottom w:val="0"/>
              <w:divBdr>
                <w:top w:val="none" w:sz="0" w:space="0" w:color="auto"/>
                <w:left w:val="none" w:sz="0" w:space="0" w:color="auto"/>
                <w:bottom w:val="none" w:sz="0" w:space="0" w:color="auto"/>
                <w:right w:val="none" w:sz="0" w:space="0" w:color="auto"/>
              </w:divBdr>
            </w:div>
            <w:div w:id="1383824545">
              <w:marLeft w:val="0"/>
              <w:marRight w:val="0"/>
              <w:marTop w:val="0"/>
              <w:marBottom w:val="0"/>
              <w:divBdr>
                <w:top w:val="none" w:sz="0" w:space="0" w:color="auto"/>
                <w:left w:val="none" w:sz="0" w:space="0" w:color="auto"/>
                <w:bottom w:val="none" w:sz="0" w:space="0" w:color="auto"/>
                <w:right w:val="none" w:sz="0" w:space="0" w:color="auto"/>
              </w:divBdr>
            </w:div>
            <w:div w:id="1291474452">
              <w:marLeft w:val="0"/>
              <w:marRight w:val="0"/>
              <w:marTop w:val="0"/>
              <w:marBottom w:val="0"/>
              <w:divBdr>
                <w:top w:val="none" w:sz="0" w:space="0" w:color="auto"/>
                <w:left w:val="none" w:sz="0" w:space="0" w:color="auto"/>
                <w:bottom w:val="none" w:sz="0" w:space="0" w:color="auto"/>
                <w:right w:val="none" w:sz="0" w:space="0" w:color="auto"/>
              </w:divBdr>
            </w:div>
            <w:div w:id="1783331895">
              <w:marLeft w:val="0"/>
              <w:marRight w:val="0"/>
              <w:marTop w:val="0"/>
              <w:marBottom w:val="0"/>
              <w:divBdr>
                <w:top w:val="none" w:sz="0" w:space="0" w:color="auto"/>
                <w:left w:val="none" w:sz="0" w:space="0" w:color="auto"/>
                <w:bottom w:val="none" w:sz="0" w:space="0" w:color="auto"/>
                <w:right w:val="none" w:sz="0" w:space="0" w:color="auto"/>
              </w:divBdr>
            </w:div>
            <w:div w:id="1972592372">
              <w:marLeft w:val="0"/>
              <w:marRight w:val="0"/>
              <w:marTop w:val="0"/>
              <w:marBottom w:val="0"/>
              <w:divBdr>
                <w:top w:val="none" w:sz="0" w:space="0" w:color="auto"/>
                <w:left w:val="none" w:sz="0" w:space="0" w:color="auto"/>
                <w:bottom w:val="none" w:sz="0" w:space="0" w:color="auto"/>
                <w:right w:val="none" w:sz="0" w:space="0" w:color="auto"/>
              </w:divBdr>
            </w:div>
            <w:div w:id="1673799799">
              <w:marLeft w:val="0"/>
              <w:marRight w:val="0"/>
              <w:marTop w:val="0"/>
              <w:marBottom w:val="0"/>
              <w:divBdr>
                <w:top w:val="none" w:sz="0" w:space="0" w:color="auto"/>
                <w:left w:val="none" w:sz="0" w:space="0" w:color="auto"/>
                <w:bottom w:val="none" w:sz="0" w:space="0" w:color="auto"/>
                <w:right w:val="none" w:sz="0" w:space="0" w:color="auto"/>
              </w:divBdr>
            </w:div>
            <w:div w:id="1663047203">
              <w:marLeft w:val="0"/>
              <w:marRight w:val="0"/>
              <w:marTop w:val="0"/>
              <w:marBottom w:val="0"/>
              <w:divBdr>
                <w:top w:val="none" w:sz="0" w:space="0" w:color="auto"/>
                <w:left w:val="none" w:sz="0" w:space="0" w:color="auto"/>
                <w:bottom w:val="none" w:sz="0" w:space="0" w:color="auto"/>
                <w:right w:val="none" w:sz="0" w:space="0" w:color="auto"/>
              </w:divBdr>
            </w:div>
            <w:div w:id="1030495972">
              <w:marLeft w:val="0"/>
              <w:marRight w:val="0"/>
              <w:marTop w:val="0"/>
              <w:marBottom w:val="0"/>
              <w:divBdr>
                <w:top w:val="none" w:sz="0" w:space="0" w:color="auto"/>
                <w:left w:val="none" w:sz="0" w:space="0" w:color="auto"/>
                <w:bottom w:val="none" w:sz="0" w:space="0" w:color="auto"/>
                <w:right w:val="none" w:sz="0" w:space="0" w:color="auto"/>
              </w:divBdr>
            </w:div>
            <w:div w:id="583950774">
              <w:marLeft w:val="0"/>
              <w:marRight w:val="0"/>
              <w:marTop w:val="0"/>
              <w:marBottom w:val="0"/>
              <w:divBdr>
                <w:top w:val="none" w:sz="0" w:space="0" w:color="auto"/>
                <w:left w:val="none" w:sz="0" w:space="0" w:color="auto"/>
                <w:bottom w:val="none" w:sz="0" w:space="0" w:color="auto"/>
                <w:right w:val="none" w:sz="0" w:space="0" w:color="auto"/>
              </w:divBdr>
            </w:div>
            <w:div w:id="652805492">
              <w:marLeft w:val="0"/>
              <w:marRight w:val="0"/>
              <w:marTop w:val="0"/>
              <w:marBottom w:val="0"/>
              <w:divBdr>
                <w:top w:val="none" w:sz="0" w:space="0" w:color="auto"/>
                <w:left w:val="none" w:sz="0" w:space="0" w:color="auto"/>
                <w:bottom w:val="none" w:sz="0" w:space="0" w:color="auto"/>
                <w:right w:val="none" w:sz="0" w:space="0" w:color="auto"/>
              </w:divBdr>
            </w:div>
            <w:div w:id="730539098">
              <w:marLeft w:val="0"/>
              <w:marRight w:val="0"/>
              <w:marTop w:val="0"/>
              <w:marBottom w:val="0"/>
              <w:divBdr>
                <w:top w:val="none" w:sz="0" w:space="0" w:color="auto"/>
                <w:left w:val="none" w:sz="0" w:space="0" w:color="auto"/>
                <w:bottom w:val="none" w:sz="0" w:space="0" w:color="auto"/>
                <w:right w:val="none" w:sz="0" w:space="0" w:color="auto"/>
              </w:divBdr>
            </w:div>
            <w:div w:id="386613014">
              <w:marLeft w:val="0"/>
              <w:marRight w:val="0"/>
              <w:marTop w:val="0"/>
              <w:marBottom w:val="0"/>
              <w:divBdr>
                <w:top w:val="none" w:sz="0" w:space="0" w:color="auto"/>
                <w:left w:val="none" w:sz="0" w:space="0" w:color="auto"/>
                <w:bottom w:val="none" w:sz="0" w:space="0" w:color="auto"/>
                <w:right w:val="none" w:sz="0" w:space="0" w:color="auto"/>
              </w:divBdr>
            </w:div>
            <w:div w:id="1120957886">
              <w:marLeft w:val="0"/>
              <w:marRight w:val="0"/>
              <w:marTop w:val="0"/>
              <w:marBottom w:val="0"/>
              <w:divBdr>
                <w:top w:val="none" w:sz="0" w:space="0" w:color="auto"/>
                <w:left w:val="none" w:sz="0" w:space="0" w:color="auto"/>
                <w:bottom w:val="none" w:sz="0" w:space="0" w:color="auto"/>
                <w:right w:val="none" w:sz="0" w:space="0" w:color="auto"/>
              </w:divBdr>
            </w:div>
            <w:div w:id="861826167">
              <w:marLeft w:val="0"/>
              <w:marRight w:val="0"/>
              <w:marTop w:val="0"/>
              <w:marBottom w:val="0"/>
              <w:divBdr>
                <w:top w:val="none" w:sz="0" w:space="0" w:color="auto"/>
                <w:left w:val="none" w:sz="0" w:space="0" w:color="auto"/>
                <w:bottom w:val="none" w:sz="0" w:space="0" w:color="auto"/>
                <w:right w:val="none" w:sz="0" w:space="0" w:color="auto"/>
              </w:divBdr>
            </w:div>
            <w:div w:id="1172791968">
              <w:marLeft w:val="0"/>
              <w:marRight w:val="0"/>
              <w:marTop w:val="0"/>
              <w:marBottom w:val="0"/>
              <w:divBdr>
                <w:top w:val="none" w:sz="0" w:space="0" w:color="auto"/>
                <w:left w:val="none" w:sz="0" w:space="0" w:color="auto"/>
                <w:bottom w:val="none" w:sz="0" w:space="0" w:color="auto"/>
                <w:right w:val="none" w:sz="0" w:space="0" w:color="auto"/>
              </w:divBdr>
            </w:div>
            <w:div w:id="1001159042">
              <w:marLeft w:val="0"/>
              <w:marRight w:val="0"/>
              <w:marTop w:val="0"/>
              <w:marBottom w:val="0"/>
              <w:divBdr>
                <w:top w:val="none" w:sz="0" w:space="0" w:color="auto"/>
                <w:left w:val="none" w:sz="0" w:space="0" w:color="auto"/>
                <w:bottom w:val="none" w:sz="0" w:space="0" w:color="auto"/>
                <w:right w:val="none" w:sz="0" w:space="0" w:color="auto"/>
              </w:divBdr>
            </w:div>
            <w:div w:id="469372123">
              <w:marLeft w:val="0"/>
              <w:marRight w:val="0"/>
              <w:marTop w:val="0"/>
              <w:marBottom w:val="0"/>
              <w:divBdr>
                <w:top w:val="none" w:sz="0" w:space="0" w:color="auto"/>
                <w:left w:val="none" w:sz="0" w:space="0" w:color="auto"/>
                <w:bottom w:val="none" w:sz="0" w:space="0" w:color="auto"/>
                <w:right w:val="none" w:sz="0" w:space="0" w:color="auto"/>
              </w:divBdr>
            </w:div>
            <w:div w:id="1140269193">
              <w:marLeft w:val="0"/>
              <w:marRight w:val="0"/>
              <w:marTop w:val="0"/>
              <w:marBottom w:val="0"/>
              <w:divBdr>
                <w:top w:val="none" w:sz="0" w:space="0" w:color="auto"/>
                <w:left w:val="none" w:sz="0" w:space="0" w:color="auto"/>
                <w:bottom w:val="none" w:sz="0" w:space="0" w:color="auto"/>
                <w:right w:val="none" w:sz="0" w:space="0" w:color="auto"/>
              </w:divBdr>
            </w:div>
            <w:div w:id="813914480">
              <w:marLeft w:val="0"/>
              <w:marRight w:val="0"/>
              <w:marTop w:val="0"/>
              <w:marBottom w:val="0"/>
              <w:divBdr>
                <w:top w:val="none" w:sz="0" w:space="0" w:color="auto"/>
                <w:left w:val="none" w:sz="0" w:space="0" w:color="auto"/>
                <w:bottom w:val="none" w:sz="0" w:space="0" w:color="auto"/>
                <w:right w:val="none" w:sz="0" w:space="0" w:color="auto"/>
              </w:divBdr>
            </w:div>
            <w:div w:id="766850593">
              <w:marLeft w:val="0"/>
              <w:marRight w:val="0"/>
              <w:marTop w:val="0"/>
              <w:marBottom w:val="0"/>
              <w:divBdr>
                <w:top w:val="none" w:sz="0" w:space="0" w:color="auto"/>
                <w:left w:val="none" w:sz="0" w:space="0" w:color="auto"/>
                <w:bottom w:val="none" w:sz="0" w:space="0" w:color="auto"/>
                <w:right w:val="none" w:sz="0" w:space="0" w:color="auto"/>
              </w:divBdr>
            </w:div>
            <w:div w:id="982272076">
              <w:marLeft w:val="0"/>
              <w:marRight w:val="0"/>
              <w:marTop w:val="0"/>
              <w:marBottom w:val="0"/>
              <w:divBdr>
                <w:top w:val="none" w:sz="0" w:space="0" w:color="auto"/>
                <w:left w:val="none" w:sz="0" w:space="0" w:color="auto"/>
                <w:bottom w:val="none" w:sz="0" w:space="0" w:color="auto"/>
                <w:right w:val="none" w:sz="0" w:space="0" w:color="auto"/>
              </w:divBdr>
            </w:div>
            <w:div w:id="538783150">
              <w:marLeft w:val="0"/>
              <w:marRight w:val="0"/>
              <w:marTop w:val="0"/>
              <w:marBottom w:val="0"/>
              <w:divBdr>
                <w:top w:val="none" w:sz="0" w:space="0" w:color="auto"/>
                <w:left w:val="none" w:sz="0" w:space="0" w:color="auto"/>
                <w:bottom w:val="none" w:sz="0" w:space="0" w:color="auto"/>
                <w:right w:val="none" w:sz="0" w:space="0" w:color="auto"/>
              </w:divBdr>
            </w:div>
            <w:div w:id="13702014">
              <w:marLeft w:val="0"/>
              <w:marRight w:val="0"/>
              <w:marTop w:val="0"/>
              <w:marBottom w:val="0"/>
              <w:divBdr>
                <w:top w:val="none" w:sz="0" w:space="0" w:color="auto"/>
                <w:left w:val="none" w:sz="0" w:space="0" w:color="auto"/>
                <w:bottom w:val="none" w:sz="0" w:space="0" w:color="auto"/>
                <w:right w:val="none" w:sz="0" w:space="0" w:color="auto"/>
              </w:divBdr>
            </w:div>
            <w:div w:id="1769502441">
              <w:marLeft w:val="0"/>
              <w:marRight w:val="0"/>
              <w:marTop w:val="0"/>
              <w:marBottom w:val="0"/>
              <w:divBdr>
                <w:top w:val="none" w:sz="0" w:space="0" w:color="auto"/>
                <w:left w:val="none" w:sz="0" w:space="0" w:color="auto"/>
                <w:bottom w:val="none" w:sz="0" w:space="0" w:color="auto"/>
                <w:right w:val="none" w:sz="0" w:space="0" w:color="auto"/>
              </w:divBdr>
            </w:div>
            <w:div w:id="1706754867">
              <w:marLeft w:val="0"/>
              <w:marRight w:val="0"/>
              <w:marTop w:val="0"/>
              <w:marBottom w:val="0"/>
              <w:divBdr>
                <w:top w:val="none" w:sz="0" w:space="0" w:color="auto"/>
                <w:left w:val="none" w:sz="0" w:space="0" w:color="auto"/>
                <w:bottom w:val="none" w:sz="0" w:space="0" w:color="auto"/>
                <w:right w:val="none" w:sz="0" w:space="0" w:color="auto"/>
              </w:divBdr>
            </w:div>
            <w:div w:id="1150098128">
              <w:marLeft w:val="0"/>
              <w:marRight w:val="0"/>
              <w:marTop w:val="0"/>
              <w:marBottom w:val="0"/>
              <w:divBdr>
                <w:top w:val="none" w:sz="0" w:space="0" w:color="auto"/>
                <w:left w:val="none" w:sz="0" w:space="0" w:color="auto"/>
                <w:bottom w:val="none" w:sz="0" w:space="0" w:color="auto"/>
                <w:right w:val="none" w:sz="0" w:space="0" w:color="auto"/>
              </w:divBdr>
            </w:div>
            <w:div w:id="494422339">
              <w:marLeft w:val="0"/>
              <w:marRight w:val="0"/>
              <w:marTop w:val="0"/>
              <w:marBottom w:val="0"/>
              <w:divBdr>
                <w:top w:val="none" w:sz="0" w:space="0" w:color="auto"/>
                <w:left w:val="none" w:sz="0" w:space="0" w:color="auto"/>
                <w:bottom w:val="none" w:sz="0" w:space="0" w:color="auto"/>
                <w:right w:val="none" w:sz="0" w:space="0" w:color="auto"/>
              </w:divBdr>
            </w:div>
            <w:div w:id="828250085">
              <w:marLeft w:val="0"/>
              <w:marRight w:val="0"/>
              <w:marTop w:val="0"/>
              <w:marBottom w:val="0"/>
              <w:divBdr>
                <w:top w:val="none" w:sz="0" w:space="0" w:color="auto"/>
                <w:left w:val="none" w:sz="0" w:space="0" w:color="auto"/>
                <w:bottom w:val="none" w:sz="0" w:space="0" w:color="auto"/>
                <w:right w:val="none" w:sz="0" w:space="0" w:color="auto"/>
              </w:divBdr>
            </w:div>
            <w:div w:id="1246182853">
              <w:marLeft w:val="0"/>
              <w:marRight w:val="0"/>
              <w:marTop w:val="0"/>
              <w:marBottom w:val="0"/>
              <w:divBdr>
                <w:top w:val="none" w:sz="0" w:space="0" w:color="auto"/>
                <w:left w:val="none" w:sz="0" w:space="0" w:color="auto"/>
                <w:bottom w:val="none" w:sz="0" w:space="0" w:color="auto"/>
                <w:right w:val="none" w:sz="0" w:space="0" w:color="auto"/>
              </w:divBdr>
            </w:div>
            <w:div w:id="1372221182">
              <w:marLeft w:val="0"/>
              <w:marRight w:val="0"/>
              <w:marTop w:val="0"/>
              <w:marBottom w:val="0"/>
              <w:divBdr>
                <w:top w:val="none" w:sz="0" w:space="0" w:color="auto"/>
                <w:left w:val="none" w:sz="0" w:space="0" w:color="auto"/>
                <w:bottom w:val="none" w:sz="0" w:space="0" w:color="auto"/>
                <w:right w:val="none" w:sz="0" w:space="0" w:color="auto"/>
              </w:divBdr>
            </w:div>
            <w:div w:id="604655335">
              <w:marLeft w:val="0"/>
              <w:marRight w:val="0"/>
              <w:marTop w:val="0"/>
              <w:marBottom w:val="0"/>
              <w:divBdr>
                <w:top w:val="none" w:sz="0" w:space="0" w:color="auto"/>
                <w:left w:val="none" w:sz="0" w:space="0" w:color="auto"/>
                <w:bottom w:val="none" w:sz="0" w:space="0" w:color="auto"/>
                <w:right w:val="none" w:sz="0" w:space="0" w:color="auto"/>
              </w:divBdr>
            </w:div>
            <w:div w:id="313487197">
              <w:marLeft w:val="0"/>
              <w:marRight w:val="0"/>
              <w:marTop w:val="0"/>
              <w:marBottom w:val="0"/>
              <w:divBdr>
                <w:top w:val="none" w:sz="0" w:space="0" w:color="auto"/>
                <w:left w:val="none" w:sz="0" w:space="0" w:color="auto"/>
                <w:bottom w:val="none" w:sz="0" w:space="0" w:color="auto"/>
                <w:right w:val="none" w:sz="0" w:space="0" w:color="auto"/>
              </w:divBdr>
            </w:div>
            <w:div w:id="1614943065">
              <w:marLeft w:val="0"/>
              <w:marRight w:val="0"/>
              <w:marTop w:val="0"/>
              <w:marBottom w:val="0"/>
              <w:divBdr>
                <w:top w:val="none" w:sz="0" w:space="0" w:color="auto"/>
                <w:left w:val="none" w:sz="0" w:space="0" w:color="auto"/>
                <w:bottom w:val="none" w:sz="0" w:space="0" w:color="auto"/>
                <w:right w:val="none" w:sz="0" w:space="0" w:color="auto"/>
              </w:divBdr>
            </w:div>
            <w:div w:id="1171871211">
              <w:marLeft w:val="0"/>
              <w:marRight w:val="0"/>
              <w:marTop w:val="0"/>
              <w:marBottom w:val="0"/>
              <w:divBdr>
                <w:top w:val="none" w:sz="0" w:space="0" w:color="auto"/>
                <w:left w:val="none" w:sz="0" w:space="0" w:color="auto"/>
                <w:bottom w:val="none" w:sz="0" w:space="0" w:color="auto"/>
                <w:right w:val="none" w:sz="0" w:space="0" w:color="auto"/>
              </w:divBdr>
            </w:div>
            <w:div w:id="810828238">
              <w:marLeft w:val="0"/>
              <w:marRight w:val="0"/>
              <w:marTop w:val="0"/>
              <w:marBottom w:val="0"/>
              <w:divBdr>
                <w:top w:val="none" w:sz="0" w:space="0" w:color="auto"/>
                <w:left w:val="none" w:sz="0" w:space="0" w:color="auto"/>
                <w:bottom w:val="none" w:sz="0" w:space="0" w:color="auto"/>
                <w:right w:val="none" w:sz="0" w:space="0" w:color="auto"/>
              </w:divBdr>
            </w:div>
            <w:div w:id="400491701">
              <w:marLeft w:val="0"/>
              <w:marRight w:val="0"/>
              <w:marTop w:val="0"/>
              <w:marBottom w:val="0"/>
              <w:divBdr>
                <w:top w:val="none" w:sz="0" w:space="0" w:color="auto"/>
                <w:left w:val="none" w:sz="0" w:space="0" w:color="auto"/>
                <w:bottom w:val="none" w:sz="0" w:space="0" w:color="auto"/>
                <w:right w:val="none" w:sz="0" w:space="0" w:color="auto"/>
              </w:divBdr>
            </w:div>
            <w:div w:id="581455922">
              <w:marLeft w:val="0"/>
              <w:marRight w:val="0"/>
              <w:marTop w:val="0"/>
              <w:marBottom w:val="0"/>
              <w:divBdr>
                <w:top w:val="none" w:sz="0" w:space="0" w:color="auto"/>
                <w:left w:val="none" w:sz="0" w:space="0" w:color="auto"/>
                <w:bottom w:val="none" w:sz="0" w:space="0" w:color="auto"/>
                <w:right w:val="none" w:sz="0" w:space="0" w:color="auto"/>
              </w:divBdr>
            </w:div>
            <w:div w:id="536091389">
              <w:marLeft w:val="0"/>
              <w:marRight w:val="0"/>
              <w:marTop w:val="0"/>
              <w:marBottom w:val="0"/>
              <w:divBdr>
                <w:top w:val="none" w:sz="0" w:space="0" w:color="auto"/>
                <w:left w:val="none" w:sz="0" w:space="0" w:color="auto"/>
                <w:bottom w:val="none" w:sz="0" w:space="0" w:color="auto"/>
                <w:right w:val="none" w:sz="0" w:space="0" w:color="auto"/>
              </w:divBdr>
            </w:div>
            <w:div w:id="2047103196">
              <w:marLeft w:val="0"/>
              <w:marRight w:val="0"/>
              <w:marTop w:val="0"/>
              <w:marBottom w:val="0"/>
              <w:divBdr>
                <w:top w:val="none" w:sz="0" w:space="0" w:color="auto"/>
                <w:left w:val="none" w:sz="0" w:space="0" w:color="auto"/>
                <w:bottom w:val="none" w:sz="0" w:space="0" w:color="auto"/>
                <w:right w:val="none" w:sz="0" w:space="0" w:color="auto"/>
              </w:divBdr>
            </w:div>
            <w:div w:id="853300000">
              <w:marLeft w:val="0"/>
              <w:marRight w:val="0"/>
              <w:marTop w:val="0"/>
              <w:marBottom w:val="0"/>
              <w:divBdr>
                <w:top w:val="none" w:sz="0" w:space="0" w:color="auto"/>
                <w:left w:val="none" w:sz="0" w:space="0" w:color="auto"/>
                <w:bottom w:val="none" w:sz="0" w:space="0" w:color="auto"/>
                <w:right w:val="none" w:sz="0" w:space="0" w:color="auto"/>
              </w:divBdr>
            </w:div>
            <w:div w:id="5468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4885">
      <w:bodyDiv w:val="1"/>
      <w:marLeft w:val="0"/>
      <w:marRight w:val="0"/>
      <w:marTop w:val="0"/>
      <w:marBottom w:val="0"/>
      <w:divBdr>
        <w:top w:val="none" w:sz="0" w:space="0" w:color="auto"/>
        <w:left w:val="none" w:sz="0" w:space="0" w:color="auto"/>
        <w:bottom w:val="none" w:sz="0" w:space="0" w:color="auto"/>
        <w:right w:val="none" w:sz="0" w:space="0" w:color="auto"/>
      </w:divBdr>
      <w:divsChild>
        <w:div w:id="233394194">
          <w:marLeft w:val="0"/>
          <w:marRight w:val="0"/>
          <w:marTop w:val="0"/>
          <w:marBottom w:val="0"/>
          <w:divBdr>
            <w:top w:val="none" w:sz="0" w:space="0" w:color="auto"/>
            <w:left w:val="none" w:sz="0" w:space="0" w:color="auto"/>
            <w:bottom w:val="none" w:sz="0" w:space="0" w:color="auto"/>
            <w:right w:val="none" w:sz="0" w:space="0" w:color="auto"/>
          </w:divBdr>
          <w:divsChild>
            <w:div w:id="111151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6584">
      <w:bodyDiv w:val="1"/>
      <w:marLeft w:val="0"/>
      <w:marRight w:val="0"/>
      <w:marTop w:val="0"/>
      <w:marBottom w:val="0"/>
      <w:divBdr>
        <w:top w:val="none" w:sz="0" w:space="0" w:color="auto"/>
        <w:left w:val="none" w:sz="0" w:space="0" w:color="auto"/>
        <w:bottom w:val="none" w:sz="0" w:space="0" w:color="auto"/>
        <w:right w:val="none" w:sz="0" w:space="0" w:color="auto"/>
      </w:divBdr>
      <w:divsChild>
        <w:div w:id="1042902681">
          <w:marLeft w:val="0"/>
          <w:marRight w:val="0"/>
          <w:marTop w:val="0"/>
          <w:marBottom w:val="0"/>
          <w:divBdr>
            <w:top w:val="none" w:sz="0" w:space="0" w:color="auto"/>
            <w:left w:val="none" w:sz="0" w:space="0" w:color="auto"/>
            <w:bottom w:val="none" w:sz="0" w:space="0" w:color="auto"/>
            <w:right w:val="none" w:sz="0" w:space="0" w:color="auto"/>
          </w:divBdr>
          <w:divsChild>
            <w:div w:id="1524131711">
              <w:marLeft w:val="0"/>
              <w:marRight w:val="0"/>
              <w:marTop w:val="0"/>
              <w:marBottom w:val="0"/>
              <w:divBdr>
                <w:top w:val="none" w:sz="0" w:space="0" w:color="auto"/>
                <w:left w:val="none" w:sz="0" w:space="0" w:color="auto"/>
                <w:bottom w:val="none" w:sz="0" w:space="0" w:color="auto"/>
                <w:right w:val="none" w:sz="0" w:space="0" w:color="auto"/>
              </w:divBdr>
            </w:div>
            <w:div w:id="180357856">
              <w:marLeft w:val="0"/>
              <w:marRight w:val="0"/>
              <w:marTop w:val="0"/>
              <w:marBottom w:val="0"/>
              <w:divBdr>
                <w:top w:val="none" w:sz="0" w:space="0" w:color="auto"/>
                <w:left w:val="none" w:sz="0" w:space="0" w:color="auto"/>
                <w:bottom w:val="none" w:sz="0" w:space="0" w:color="auto"/>
                <w:right w:val="none" w:sz="0" w:space="0" w:color="auto"/>
              </w:divBdr>
            </w:div>
            <w:div w:id="1074739032">
              <w:marLeft w:val="0"/>
              <w:marRight w:val="0"/>
              <w:marTop w:val="0"/>
              <w:marBottom w:val="0"/>
              <w:divBdr>
                <w:top w:val="none" w:sz="0" w:space="0" w:color="auto"/>
                <w:left w:val="none" w:sz="0" w:space="0" w:color="auto"/>
                <w:bottom w:val="none" w:sz="0" w:space="0" w:color="auto"/>
                <w:right w:val="none" w:sz="0" w:space="0" w:color="auto"/>
              </w:divBdr>
            </w:div>
            <w:div w:id="1030495859">
              <w:marLeft w:val="0"/>
              <w:marRight w:val="0"/>
              <w:marTop w:val="0"/>
              <w:marBottom w:val="0"/>
              <w:divBdr>
                <w:top w:val="none" w:sz="0" w:space="0" w:color="auto"/>
                <w:left w:val="none" w:sz="0" w:space="0" w:color="auto"/>
                <w:bottom w:val="none" w:sz="0" w:space="0" w:color="auto"/>
                <w:right w:val="none" w:sz="0" w:space="0" w:color="auto"/>
              </w:divBdr>
            </w:div>
            <w:div w:id="754474013">
              <w:marLeft w:val="0"/>
              <w:marRight w:val="0"/>
              <w:marTop w:val="0"/>
              <w:marBottom w:val="0"/>
              <w:divBdr>
                <w:top w:val="none" w:sz="0" w:space="0" w:color="auto"/>
                <w:left w:val="none" w:sz="0" w:space="0" w:color="auto"/>
                <w:bottom w:val="none" w:sz="0" w:space="0" w:color="auto"/>
                <w:right w:val="none" w:sz="0" w:space="0" w:color="auto"/>
              </w:divBdr>
            </w:div>
            <w:div w:id="2047947703">
              <w:marLeft w:val="0"/>
              <w:marRight w:val="0"/>
              <w:marTop w:val="0"/>
              <w:marBottom w:val="0"/>
              <w:divBdr>
                <w:top w:val="none" w:sz="0" w:space="0" w:color="auto"/>
                <w:left w:val="none" w:sz="0" w:space="0" w:color="auto"/>
                <w:bottom w:val="none" w:sz="0" w:space="0" w:color="auto"/>
                <w:right w:val="none" w:sz="0" w:space="0" w:color="auto"/>
              </w:divBdr>
            </w:div>
            <w:div w:id="217517372">
              <w:marLeft w:val="0"/>
              <w:marRight w:val="0"/>
              <w:marTop w:val="0"/>
              <w:marBottom w:val="0"/>
              <w:divBdr>
                <w:top w:val="none" w:sz="0" w:space="0" w:color="auto"/>
                <w:left w:val="none" w:sz="0" w:space="0" w:color="auto"/>
                <w:bottom w:val="none" w:sz="0" w:space="0" w:color="auto"/>
                <w:right w:val="none" w:sz="0" w:space="0" w:color="auto"/>
              </w:divBdr>
            </w:div>
            <w:div w:id="1313171120">
              <w:marLeft w:val="0"/>
              <w:marRight w:val="0"/>
              <w:marTop w:val="0"/>
              <w:marBottom w:val="0"/>
              <w:divBdr>
                <w:top w:val="none" w:sz="0" w:space="0" w:color="auto"/>
                <w:left w:val="none" w:sz="0" w:space="0" w:color="auto"/>
                <w:bottom w:val="none" w:sz="0" w:space="0" w:color="auto"/>
                <w:right w:val="none" w:sz="0" w:space="0" w:color="auto"/>
              </w:divBdr>
            </w:div>
            <w:div w:id="150292346">
              <w:marLeft w:val="0"/>
              <w:marRight w:val="0"/>
              <w:marTop w:val="0"/>
              <w:marBottom w:val="0"/>
              <w:divBdr>
                <w:top w:val="none" w:sz="0" w:space="0" w:color="auto"/>
                <w:left w:val="none" w:sz="0" w:space="0" w:color="auto"/>
                <w:bottom w:val="none" w:sz="0" w:space="0" w:color="auto"/>
                <w:right w:val="none" w:sz="0" w:space="0" w:color="auto"/>
              </w:divBdr>
            </w:div>
            <w:div w:id="981926358">
              <w:marLeft w:val="0"/>
              <w:marRight w:val="0"/>
              <w:marTop w:val="0"/>
              <w:marBottom w:val="0"/>
              <w:divBdr>
                <w:top w:val="none" w:sz="0" w:space="0" w:color="auto"/>
                <w:left w:val="none" w:sz="0" w:space="0" w:color="auto"/>
                <w:bottom w:val="none" w:sz="0" w:space="0" w:color="auto"/>
                <w:right w:val="none" w:sz="0" w:space="0" w:color="auto"/>
              </w:divBdr>
            </w:div>
            <w:div w:id="1930307900">
              <w:marLeft w:val="0"/>
              <w:marRight w:val="0"/>
              <w:marTop w:val="0"/>
              <w:marBottom w:val="0"/>
              <w:divBdr>
                <w:top w:val="none" w:sz="0" w:space="0" w:color="auto"/>
                <w:left w:val="none" w:sz="0" w:space="0" w:color="auto"/>
                <w:bottom w:val="none" w:sz="0" w:space="0" w:color="auto"/>
                <w:right w:val="none" w:sz="0" w:space="0" w:color="auto"/>
              </w:divBdr>
            </w:div>
            <w:div w:id="1826629274">
              <w:marLeft w:val="0"/>
              <w:marRight w:val="0"/>
              <w:marTop w:val="0"/>
              <w:marBottom w:val="0"/>
              <w:divBdr>
                <w:top w:val="none" w:sz="0" w:space="0" w:color="auto"/>
                <w:left w:val="none" w:sz="0" w:space="0" w:color="auto"/>
                <w:bottom w:val="none" w:sz="0" w:space="0" w:color="auto"/>
                <w:right w:val="none" w:sz="0" w:space="0" w:color="auto"/>
              </w:divBdr>
            </w:div>
            <w:div w:id="1785036623">
              <w:marLeft w:val="0"/>
              <w:marRight w:val="0"/>
              <w:marTop w:val="0"/>
              <w:marBottom w:val="0"/>
              <w:divBdr>
                <w:top w:val="none" w:sz="0" w:space="0" w:color="auto"/>
                <w:left w:val="none" w:sz="0" w:space="0" w:color="auto"/>
                <w:bottom w:val="none" w:sz="0" w:space="0" w:color="auto"/>
                <w:right w:val="none" w:sz="0" w:space="0" w:color="auto"/>
              </w:divBdr>
            </w:div>
            <w:div w:id="954747419">
              <w:marLeft w:val="0"/>
              <w:marRight w:val="0"/>
              <w:marTop w:val="0"/>
              <w:marBottom w:val="0"/>
              <w:divBdr>
                <w:top w:val="none" w:sz="0" w:space="0" w:color="auto"/>
                <w:left w:val="none" w:sz="0" w:space="0" w:color="auto"/>
                <w:bottom w:val="none" w:sz="0" w:space="0" w:color="auto"/>
                <w:right w:val="none" w:sz="0" w:space="0" w:color="auto"/>
              </w:divBdr>
            </w:div>
            <w:div w:id="2106800872">
              <w:marLeft w:val="0"/>
              <w:marRight w:val="0"/>
              <w:marTop w:val="0"/>
              <w:marBottom w:val="0"/>
              <w:divBdr>
                <w:top w:val="none" w:sz="0" w:space="0" w:color="auto"/>
                <w:left w:val="none" w:sz="0" w:space="0" w:color="auto"/>
                <w:bottom w:val="none" w:sz="0" w:space="0" w:color="auto"/>
                <w:right w:val="none" w:sz="0" w:space="0" w:color="auto"/>
              </w:divBdr>
            </w:div>
            <w:div w:id="1742604777">
              <w:marLeft w:val="0"/>
              <w:marRight w:val="0"/>
              <w:marTop w:val="0"/>
              <w:marBottom w:val="0"/>
              <w:divBdr>
                <w:top w:val="none" w:sz="0" w:space="0" w:color="auto"/>
                <w:left w:val="none" w:sz="0" w:space="0" w:color="auto"/>
                <w:bottom w:val="none" w:sz="0" w:space="0" w:color="auto"/>
                <w:right w:val="none" w:sz="0" w:space="0" w:color="auto"/>
              </w:divBdr>
            </w:div>
            <w:div w:id="8384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i.org/10.1007/BF00337288" TargetMode="External"/><Relationship Id="rId50" Type="http://schemas.openxmlformats.org/officeDocument/2006/relationships/hyperlink" Target="https://www.mathworks.com/products/navigation.html" TargetMode="External"/><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3.png"/><Relationship Id="rId58" Type="http://schemas.microsoft.com/office/2011/relationships/people" Target="peop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msl.cs.uiuc.edu/~lavalle/papers/Lav98c.pdf" TargetMode="External"/><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robot-rolle/path-plan"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267E7-D42B-4266-90C2-25CEFA3A1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122</Pages>
  <Words>17714</Words>
  <Characters>100971</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Electronic Design Automation</vt:lpstr>
    </vt:vector>
  </TitlesOfParts>
  <Company>CMT</Company>
  <LinksUpToDate>false</LinksUpToDate>
  <CharactersWithSpaces>118449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Design Automation</dc:title>
  <dc:subject/>
  <dc:creator>ntpu</dc:creator>
  <cp:keywords/>
  <dc:description/>
  <cp:lastModifiedBy>Farrar, Kyler</cp:lastModifiedBy>
  <cp:revision>137</cp:revision>
  <dcterms:created xsi:type="dcterms:W3CDTF">2023-05-08T19:07:00Z</dcterms:created>
  <dcterms:modified xsi:type="dcterms:W3CDTF">2023-05-10T09:15:00Z</dcterms:modified>
</cp:coreProperties>
</file>